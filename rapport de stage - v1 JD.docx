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proofErr w:type="gramStart"/>
      <w:r>
        <w:rPr>
          <w:rFonts w:ascii="Arial" w:hAnsi="Arial" w:cs="Arial"/>
        </w:rPr>
        <w:t>par</w:t>
      </w:r>
      <w:proofErr w:type="gramEnd"/>
      <w:r>
        <w:rPr>
          <w:rFonts w:ascii="Arial" w:hAnsi="Arial" w:cs="Arial"/>
        </w:rPr>
        <w:t xml:space="preserve">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039A125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3E92024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Pr>
          <w:sz w:val="28"/>
          <w:szCs w:val="28"/>
        </w:rPr>
        <w:t xml:space="preserve">. Nous avons aussi développé une équation permettant de comparer la sélection sur grain individuel et sur épi. Cette équation nous a permis de montrer que la sélection sur grain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15C64ACB" w:rsidR="00110323" w:rsidRPr="00042E9F" w:rsidRDefault="00A83CFC">
      <w:pPr>
        <w:pStyle w:val="603Motscltexte"/>
      </w:pPr>
      <w:r w:rsidRPr="00042E9F">
        <w:t xml:space="preserve">Sélection massale, blé dur, </w:t>
      </w:r>
    </w:p>
    <w:p w14:paraId="125E1F54" w14:textId="70B7CF18" w:rsidR="00110323" w:rsidRPr="00127BA7" w:rsidRDefault="00AE01B7" w:rsidP="004F4EAD">
      <w:pPr>
        <w:pStyle w:val="Corpsdetexte"/>
        <w:rPr>
          <w:szCs w:val="22"/>
          <w:lang w:val="en-GB"/>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proofErr w:type="gramStart"/>
      <w:r w:rsidR="00485B3D" w:rsidRPr="00127BA7">
        <w:rPr>
          <w:szCs w:val="22"/>
          <w:lang w:val="en-GB"/>
        </w:rPr>
        <w:t>53</w:t>
      </w:r>
      <w:proofErr w:type="gramEnd"/>
      <w:r w:rsidR="00485B3D" w:rsidRPr="00127BA7">
        <w:rPr>
          <w:szCs w:val="22"/>
          <w:lang w:val="en-GB"/>
        </w:rPr>
        <w:t xml:space="preserve"> pages.</w:t>
      </w:r>
    </w:p>
    <w:p w14:paraId="3FE49C6D" w14:textId="77777777" w:rsidR="00110323" w:rsidRPr="00127BA7" w:rsidRDefault="00110323">
      <w:pPr>
        <w:pStyle w:val="603Motscltexte"/>
        <w:rPr>
          <w:lang w:val="en-GB"/>
        </w:rPr>
      </w:pPr>
    </w:p>
    <w:p w14:paraId="4051E34E" w14:textId="77777777" w:rsidR="00110323" w:rsidRPr="00127BA7" w:rsidRDefault="00110323">
      <w:pPr>
        <w:rPr>
          <w:lang w:val="en-GB"/>
        </w:rPr>
        <w:sectPr w:rsidR="00110323" w:rsidRPr="00127BA7">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Pr="00127BA7" w:rsidRDefault="00110323">
      <w:pPr>
        <w:pStyle w:val="203Titreliminaire"/>
        <w:rPr>
          <w:lang w:val="en-GB"/>
        </w:rPr>
      </w:pPr>
      <w:r w:rsidRPr="00127BA7">
        <w:rPr>
          <w:lang w:val="en-GB"/>
        </w:rPr>
        <w:lastRenderedPageBreak/>
        <w:t>Abstract</w:t>
      </w:r>
    </w:p>
    <w:p w14:paraId="688CF654" w14:textId="017F05DE" w:rsidR="00B065CB" w:rsidRPr="00127BA7" w:rsidRDefault="00B065CB" w:rsidP="00723ACE">
      <w:pPr>
        <w:pStyle w:val="601Rsumtexte"/>
        <w:ind w:left="0"/>
        <w:rPr>
          <w:lang w:val="en-GB"/>
        </w:rPr>
      </w:pPr>
      <w:proofErr w:type="gramStart"/>
      <w:r w:rsidRPr="00127BA7">
        <w:rPr>
          <w:rFonts w:ascii="Arial" w:hAnsi="Arial"/>
          <w:b/>
          <w:sz w:val="24"/>
          <w:lang w:val="en-GB"/>
        </w:rPr>
        <w:t>Title :</w:t>
      </w:r>
      <w:proofErr w:type="gramEnd"/>
      <w:r w:rsidRPr="00127BA7">
        <w:rPr>
          <w:rFonts w:ascii="Arial" w:hAnsi="Arial"/>
          <w:b/>
          <w:sz w:val="24"/>
          <w:lang w:val="en-GB"/>
        </w:rPr>
        <w:t xml:space="preserve"> </w:t>
      </w:r>
      <w:r w:rsidR="007537FB" w:rsidRPr="00127BA7">
        <w:rPr>
          <w:rFonts w:ascii="Arial" w:hAnsi="Arial" w:cs="Arial"/>
          <w:lang w:val="en-GB"/>
        </w:rPr>
        <w:t xml:space="preserve">Farmer’s mass selection of durum wheat : how to </w:t>
      </w:r>
      <w:r w:rsidR="00B3331A" w:rsidRPr="00127BA7">
        <w:rPr>
          <w:rFonts w:ascii="Arial" w:hAnsi="Arial" w:cs="Arial"/>
          <w:lang w:val="en-GB"/>
        </w:rPr>
        <w:t>look at grains ?</w:t>
      </w:r>
    </w:p>
    <w:p w14:paraId="3A298FBB" w14:textId="6468EC91" w:rsidR="00EB6EB2" w:rsidRPr="00127BA7" w:rsidRDefault="00EB6EB2" w:rsidP="00EB6EB2">
      <w:pPr>
        <w:pStyle w:val="601Rsumtexte"/>
        <w:ind w:left="0"/>
        <w:rPr>
          <w:sz w:val="28"/>
          <w:szCs w:val="28"/>
          <w:lang w:val="en-GB"/>
        </w:rPr>
      </w:pPr>
    </w:p>
    <w:p w14:paraId="2848546A" w14:textId="3CB12AE3" w:rsidR="00EB6EB2" w:rsidRPr="00127BA7" w:rsidRDefault="00EB6EB2" w:rsidP="00EB6EB2">
      <w:pPr>
        <w:pStyle w:val="601Rsumtexte"/>
        <w:ind w:left="0"/>
        <w:rPr>
          <w:sz w:val="28"/>
          <w:szCs w:val="28"/>
          <w:lang w:val="en-GB"/>
        </w:rPr>
      </w:pPr>
      <w:r w:rsidRPr="00127BA7">
        <w:rPr>
          <w:sz w:val="28"/>
          <w:szCs w:val="28"/>
          <w:lang w:val="en-GB"/>
        </w:rPr>
        <w:t>As for many other crops, durum wheat production will have to face climate change and the growing demand of an increasing world population. Thus, a transit</w:t>
      </w:r>
      <w:r w:rsidR="00764022" w:rsidRPr="00127BA7">
        <w:rPr>
          <w:sz w:val="28"/>
          <w:szCs w:val="28"/>
          <w:lang w:val="en-GB"/>
        </w:rPr>
        <w:t xml:space="preserve">ion toward a more </w:t>
      </w:r>
      <w:r w:rsidR="00B61D61" w:rsidRPr="00127BA7">
        <w:rPr>
          <w:sz w:val="28"/>
          <w:szCs w:val="28"/>
          <w:lang w:val="en-GB"/>
        </w:rPr>
        <w:t>environmentally</w:t>
      </w:r>
      <w:r w:rsidRPr="00127BA7">
        <w:rPr>
          <w:sz w:val="28"/>
          <w:szCs w:val="28"/>
          <w:lang w:val="en-GB"/>
        </w:rPr>
        <w:t xml:space="preserve">, </w:t>
      </w:r>
      <w:r w:rsidR="00B61D61" w:rsidRPr="00127BA7">
        <w:rPr>
          <w:sz w:val="28"/>
          <w:szCs w:val="28"/>
          <w:lang w:val="en-GB"/>
        </w:rPr>
        <w:t>socially</w:t>
      </w:r>
      <w:r w:rsidRPr="00127BA7">
        <w:rPr>
          <w:sz w:val="28"/>
          <w:szCs w:val="28"/>
          <w:lang w:val="en-GB"/>
        </w:rPr>
        <w:t xml:space="preserve"> and </w:t>
      </w:r>
      <w:r w:rsidR="00B61D61" w:rsidRPr="00127BA7">
        <w:rPr>
          <w:sz w:val="28"/>
          <w:szCs w:val="28"/>
          <w:lang w:val="en-GB"/>
        </w:rPr>
        <w:t>economically</w:t>
      </w:r>
      <w:r w:rsidRPr="00127BA7">
        <w:rPr>
          <w:sz w:val="28"/>
          <w:szCs w:val="28"/>
          <w:lang w:val="en-GB"/>
        </w:rPr>
        <w:t xml:space="preserve"> sustainable agriculture is needed. Breeding is at the beginning of the </w:t>
      </w:r>
      <w:r w:rsidR="00AA361F" w:rsidRPr="00127BA7">
        <w:rPr>
          <w:sz w:val="28"/>
          <w:szCs w:val="28"/>
          <w:lang w:val="en-GB"/>
        </w:rPr>
        <w:t xml:space="preserve">production line and must provide innovations enabling the transition. In this context, the use of wheat populations and mass selection are interesting because they can be part of a more resilient system and have social and </w:t>
      </w:r>
      <w:r w:rsidR="00B61D61" w:rsidRPr="00127BA7">
        <w:rPr>
          <w:sz w:val="28"/>
          <w:szCs w:val="28"/>
          <w:lang w:val="en-GB"/>
        </w:rPr>
        <w:t>economic</w:t>
      </w:r>
      <w:r w:rsidR="00AA361F" w:rsidRPr="00127BA7">
        <w:rPr>
          <w:sz w:val="28"/>
          <w:szCs w:val="28"/>
          <w:lang w:val="en-GB"/>
        </w:rPr>
        <w:t xml:space="preserve"> implications for farmers. </w:t>
      </w:r>
    </w:p>
    <w:p w14:paraId="0E4BB8BC" w14:textId="5C9462BC" w:rsidR="00EB6EB2" w:rsidRPr="00127BA7" w:rsidRDefault="00EB6EB2" w:rsidP="00EB6EB2">
      <w:pPr>
        <w:pStyle w:val="601Rsumtexte"/>
        <w:ind w:left="0"/>
        <w:rPr>
          <w:sz w:val="28"/>
          <w:szCs w:val="28"/>
          <w:lang w:val="en-GB"/>
        </w:rPr>
      </w:pPr>
    </w:p>
    <w:p w14:paraId="439CB2A5" w14:textId="7E25A353" w:rsidR="00AA361F" w:rsidRPr="00127BA7" w:rsidRDefault="00AA361F" w:rsidP="00EB6EB2">
      <w:pPr>
        <w:pStyle w:val="601Rsumtexte"/>
        <w:ind w:left="0"/>
        <w:rPr>
          <w:sz w:val="28"/>
          <w:szCs w:val="28"/>
          <w:lang w:val="en-GB"/>
        </w:rPr>
      </w:pPr>
      <w:r w:rsidRPr="00127BA7">
        <w:rPr>
          <w:sz w:val="28"/>
          <w:szCs w:val="28"/>
          <w:lang w:val="en-GB"/>
        </w:rPr>
        <w:t xml:space="preserve">Two questions </w:t>
      </w:r>
      <w:proofErr w:type="gramStart"/>
      <w:r w:rsidRPr="00127BA7">
        <w:rPr>
          <w:sz w:val="28"/>
          <w:szCs w:val="28"/>
          <w:lang w:val="en-GB"/>
        </w:rPr>
        <w:t xml:space="preserve">were </w:t>
      </w:r>
      <w:r w:rsidR="00B61D61" w:rsidRPr="00127BA7">
        <w:rPr>
          <w:sz w:val="28"/>
          <w:szCs w:val="28"/>
          <w:lang w:val="en-GB"/>
        </w:rPr>
        <w:t>addressed</w:t>
      </w:r>
      <w:proofErr w:type="gramEnd"/>
      <w:r w:rsidRPr="00127BA7">
        <w:rPr>
          <w:sz w:val="28"/>
          <w:szCs w:val="28"/>
          <w:lang w:val="en-GB"/>
        </w:rPr>
        <w:t xml:space="preserve"> during </w:t>
      </w:r>
      <w:r w:rsidR="00B61D61" w:rsidRPr="00127BA7">
        <w:rPr>
          <w:sz w:val="28"/>
          <w:szCs w:val="28"/>
          <w:lang w:val="en-GB"/>
        </w:rPr>
        <w:t>this</w:t>
      </w:r>
      <w:r w:rsidRPr="00127BA7">
        <w:rPr>
          <w:sz w:val="28"/>
          <w:szCs w:val="28"/>
          <w:lang w:val="en-GB"/>
        </w:rPr>
        <w:t xml:space="preserve"> internship. First, the efficiency of mass selection on grain size (which is important for grain quality) </w:t>
      </w:r>
      <w:proofErr w:type="gramStart"/>
      <w:r w:rsidRPr="00127BA7">
        <w:rPr>
          <w:sz w:val="28"/>
          <w:szCs w:val="28"/>
          <w:lang w:val="en-GB"/>
        </w:rPr>
        <w:t>was investigated</w:t>
      </w:r>
      <w:proofErr w:type="gramEnd"/>
      <w:r w:rsidRPr="00127BA7">
        <w:rPr>
          <w:sz w:val="28"/>
          <w:szCs w:val="28"/>
          <w:lang w:val="en-GB"/>
        </w:rPr>
        <w:t xml:space="preserve">. Then, the scope </w:t>
      </w:r>
      <w:proofErr w:type="gramStart"/>
      <w:r w:rsidR="000C0AA6" w:rsidRPr="00127BA7">
        <w:rPr>
          <w:sz w:val="28"/>
          <w:szCs w:val="28"/>
          <w:lang w:val="en-GB"/>
        </w:rPr>
        <w:t>was</w:t>
      </w:r>
      <w:r w:rsidRPr="00127BA7">
        <w:rPr>
          <w:sz w:val="28"/>
          <w:szCs w:val="28"/>
          <w:lang w:val="en-GB"/>
        </w:rPr>
        <w:t xml:space="preserve"> broadened</w:t>
      </w:r>
      <w:proofErr w:type="gramEnd"/>
      <w:r w:rsidRPr="00127BA7">
        <w:rPr>
          <w:sz w:val="28"/>
          <w:szCs w:val="28"/>
          <w:lang w:val="en-GB"/>
        </w:rPr>
        <w:t xml:space="preserve"> to any trait of the grain, and it was </w:t>
      </w:r>
      <w:r w:rsidR="00B61D61" w:rsidRPr="00127BA7">
        <w:rPr>
          <w:sz w:val="28"/>
          <w:szCs w:val="28"/>
          <w:lang w:val="en-GB"/>
        </w:rPr>
        <w:t>addressed</w:t>
      </w:r>
      <w:r w:rsidRPr="00127BA7">
        <w:rPr>
          <w:sz w:val="28"/>
          <w:szCs w:val="28"/>
          <w:lang w:val="en-GB"/>
        </w:rPr>
        <w:t xml:space="preserve"> </w:t>
      </w:r>
      <w:r w:rsidR="00B61D61" w:rsidRPr="00127BA7">
        <w:rPr>
          <w:sz w:val="28"/>
          <w:szCs w:val="28"/>
          <w:lang w:val="en-GB"/>
        </w:rPr>
        <w:t>whether</w:t>
      </w:r>
      <w:r w:rsidRPr="00127BA7">
        <w:rPr>
          <w:sz w:val="28"/>
          <w:szCs w:val="28"/>
          <w:lang w:val="en-GB"/>
        </w:rPr>
        <w:t xml:space="preserve"> it is better to measure these traits on individual grains or on means of spikes. </w:t>
      </w:r>
    </w:p>
    <w:p w14:paraId="21C360D2" w14:textId="77777777" w:rsidR="00AA361F" w:rsidRPr="00127BA7" w:rsidRDefault="00AA361F" w:rsidP="00EB6EB2">
      <w:pPr>
        <w:pStyle w:val="601Rsumtexte"/>
        <w:ind w:left="0"/>
        <w:rPr>
          <w:sz w:val="28"/>
          <w:szCs w:val="28"/>
          <w:lang w:val="en-GB"/>
        </w:rPr>
      </w:pPr>
    </w:p>
    <w:p w14:paraId="2EBA3FD3" w14:textId="3CDDDA49" w:rsidR="00EB6EB2" w:rsidRPr="00127BA7" w:rsidRDefault="00B61D61" w:rsidP="00EB6EB2">
      <w:pPr>
        <w:pStyle w:val="601Rsumtexte"/>
        <w:ind w:left="0"/>
        <w:rPr>
          <w:sz w:val="28"/>
          <w:szCs w:val="28"/>
          <w:lang w:val="en-GB"/>
        </w:rPr>
      </w:pPr>
      <w:r>
        <w:rPr>
          <w:sz w:val="28"/>
          <w:szCs w:val="28"/>
          <w:lang w:val="en-GB"/>
        </w:rPr>
        <w:t xml:space="preserve">It </w:t>
      </w:r>
      <w:proofErr w:type="gramStart"/>
      <w:r>
        <w:rPr>
          <w:sz w:val="28"/>
          <w:szCs w:val="28"/>
          <w:lang w:val="en-GB"/>
        </w:rPr>
        <w:t>was shown</w:t>
      </w:r>
      <w:proofErr w:type="gramEnd"/>
      <w:r w:rsidR="00C23782" w:rsidRPr="00127BA7">
        <w:rPr>
          <w:sz w:val="28"/>
          <w:szCs w:val="28"/>
          <w:lang w:val="en-GB"/>
        </w:rPr>
        <w:t xml:space="preserve"> that mass selection on wh</w:t>
      </w:r>
      <w:r w:rsidR="00A8053C" w:rsidRPr="00127BA7">
        <w:rPr>
          <w:sz w:val="28"/>
          <w:szCs w:val="28"/>
          <w:lang w:val="en-GB"/>
        </w:rPr>
        <w:t xml:space="preserve">eat grain size </w:t>
      </w:r>
      <w:r w:rsidRPr="00127BA7">
        <w:rPr>
          <w:sz w:val="28"/>
          <w:szCs w:val="28"/>
          <w:lang w:val="en-GB"/>
        </w:rPr>
        <w:t>could</w:t>
      </w:r>
      <w:r w:rsidR="00A8053C" w:rsidRPr="00127BA7">
        <w:rPr>
          <w:sz w:val="28"/>
          <w:szCs w:val="28"/>
          <w:lang w:val="en-GB"/>
        </w:rPr>
        <w:t xml:space="preserve"> be efficient</w:t>
      </w:r>
      <w:r w:rsidR="00C23782" w:rsidRPr="00127BA7">
        <w:rPr>
          <w:sz w:val="28"/>
          <w:szCs w:val="28"/>
          <w:lang w:val="en-GB"/>
        </w:rPr>
        <w:t xml:space="preserve">. An equation to compare selection on individual grains and on spikes </w:t>
      </w:r>
      <w:proofErr w:type="gramStart"/>
      <w:r w:rsidR="00C23782" w:rsidRPr="00127BA7">
        <w:rPr>
          <w:sz w:val="28"/>
          <w:szCs w:val="28"/>
          <w:lang w:val="en-GB"/>
        </w:rPr>
        <w:t xml:space="preserve">was </w:t>
      </w:r>
      <w:r w:rsidRPr="00127BA7">
        <w:rPr>
          <w:sz w:val="28"/>
          <w:szCs w:val="28"/>
          <w:lang w:val="en-GB"/>
        </w:rPr>
        <w:t>developed</w:t>
      </w:r>
      <w:proofErr w:type="gramEnd"/>
      <w:r w:rsidR="00C23782" w:rsidRPr="00127BA7">
        <w:rPr>
          <w:sz w:val="28"/>
          <w:szCs w:val="28"/>
          <w:lang w:val="en-GB"/>
        </w:rPr>
        <w:t>. This equation led us to the conclusion that selecting on individual grains is better in</w:t>
      </w:r>
      <w:r w:rsidR="007705AF" w:rsidRPr="00127BA7">
        <w:rPr>
          <w:sz w:val="28"/>
          <w:szCs w:val="28"/>
          <w:lang w:val="en-GB"/>
        </w:rPr>
        <w:t xml:space="preserve"> most of the situations but</w:t>
      </w:r>
      <w:r w:rsidR="00C23782" w:rsidRPr="00127BA7">
        <w:rPr>
          <w:sz w:val="28"/>
          <w:szCs w:val="28"/>
          <w:lang w:val="en-GB"/>
        </w:rPr>
        <w:t xml:space="preserve"> selection on spikes can be </w:t>
      </w:r>
      <w:r w:rsidR="00933050" w:rsidRPr="00127BA7">
        <w:rPr>
          <w:sz w:val="28"/>
          <w:szCs w:val="28"/>
          <w:lang w:val="en-GB"/>
        </w:rPr>
        <w:t>more efficient</w:t>
      </w:r>
      <w:r w:rsidR="00C23782" w:rsidRPr="00127BA7">
        <w:rPr>
          <w:sz w:val="28"/>
          <w:szCs w:val="28"/>
          <w:lang w:val="en-GB"/>
        </w:rPr>
        <w:t xml:space="preserve"> when only a few plants can be grown, measured and selected. </w:t>
      </w:r>
    </w:p>
    <w:p w14:paraId="26F1C586" w14:textId="77777777" w:rsidR="00EB6EB2" w:rsidRPr="00127BA7" w:rsidRDefault="00EB6EB2" w:rsidP="00EB6EB2">
      <w:pPr>
        <w:pStyle w:val="601Rsumtexte"/>
        <w:ind w:left="0"/>
        <w:rPr>
          <w:sz w:val="28"/>
          <w:szCs w:val="28"/>
          <w:lang w:val="en-GB"/>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C4C166F" w14:textId="55C0DD8E" w:rsidR="00110323" w:rsidRDefault="00110323"/>
    <w:p w14:paraId="63008699" w14:textId="77777777" w:rsidR="00F67D43" w:rsidRDefault="00F67D43">
      <w:pPr>
        <w:sectPr w:rsidR="00F67D43">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Pr="00C10297" w:rsidRDefault="002522D2">
      <w:pPr>
        <w:pStyle w:val="----Corpsdetexte----"/>
        <w:rPr>
          <w:sz w:val="28"/>
          <w:szCs w:val="28"/>
        </w:rPr>
      </w:pPr>
      <w:r w:rsidRPr="00C10297">
        <w:rPr>
          <w:sz w:val="28"/>
          <w:szCs w:val="28"/>
        </w:rPr>
        <w:t xml:space="preserve">Je voudrais en premier lieu remercier mes encadrants Jacques David et Martin </w:t>
      </w:r>
      <w:proofErr w:type="spellStart"/>
      <w:r w:rsidRPr="00C10297">
        <w:rPr>
          <w:sz w:val="28"/>
          <w:szCs w:val="28"/>
        </w:rPr>
        <w:t>Ecarnot</w:t>
      </w:r>
      <w:proofErr w:type="spellEnd"/>
      <w:r w:rsidRPr="00C10297">
        <w:rPr>
          <w:sz w:val="28"/>
          <w:szCs w:val="28"/>
        </w:rPr>
        <w:t xml:space="preserve"> qui ont fait de ce stage une aventure intellectuelle stimulante 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w:t>
      </w:r>
      <w:proofErr w:type="spellStart"/>
      <w:r w:rsidR="00C029D3" w:rsidRPr="00C10297">
        <w:rPr>
          <w:sz w:val="28"/>
          <w:szCs w:val="28"/>
        </w:rPr>
        <w:t>rhumato</w:t>
      </w:r>
      <w:proofErr w:type="spellEnd"/>
      <w:r w:rsidR="00C029D3" w:rsidRPr="00C10297">
        <w:rPr>
          <w:sz w:val="28"/>
          <w:szCs w:val="28"/>
        </w:rPr>
        <w:t xml:space="preserve">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39E80137" w14:textId="0842B8A9" w:rsidR="00A82184"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A82184">
        <w:rPr>
          <w:noProof/>
        </w:rPr>
        <w:t>1</w:t>
      </w:r>
      <w:r w:rsidR="00A82184">
        <w:rPr>
          <w:rFonts w:asciiTheme="minorHAnsi" w:eastAsiaTheme="minorEastAsia" w:hAnsiTheme="minorHAnsi" w:cstheme="minorBidi"/>
          <w:noProof/>
          <w:szCs w:val="22"/>
        </w:rPr>
        <w:tab/>
      </w:r>
      <w:r w:rsidR="00A82184">
        <w:rPr>
          <w:noProof/>
        </w:rPr>
        <w:t>Introduction</w:t>
      </w:r>
      <w:r w:rsidR="00A82184">
        <w:rPr>
          <w:noProof/>
        </w:rPr>
        <w:tab/>
      </w:r>
      <w:r w:rsidR="00A82184">
        <w:rPr>
          <w:noProof/>
        </w:rPr>
        <w:fldChar w:fldCharType="begin"/>
      </w:r>
      <w:r w:rsidR="00A82184">
        <w:rPr>
          <w:noProof/>
        </w:rPr>
        <w:instrText xml:space="preserve"> PAGEREF _Toc144300094 \h </w:instrText>
      </w:r>
      <w:r w:rsidR="00A82184">
        <w:rPr>
          <w:noProof/>
        </w:rPr>
      </w:r>
      <w:r w:rsidR="00A82184">
        <w:rPr>
          <w:noProof/>
        </w:rPr>
        <w:fldChar w:fldCharType="separate"/>
      </w:r>
      <w:r w:rsidR="000A4EBE">
        <w:rPr>
          <w:noProof/>
        </w:rPr>
        <w:t>10</w:t>
      </w:r>
      <w:r w:rsidR="00A82184">
        <w:rPr>
          <w:noProof/>
        </w:rPr>
        <w:fldChar w:fldCharType="end"/>
      </w:r>
    </w:p>
    <w:p w14:paraId="148365FD" w14:textId="255BC8D2" w:rsidR="00A82184" w:rsidRDefault="00A82184">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_Toc144300095 \h </w:instrText>
      </w:r>
      <w:r>
        <w:rPr>
          <w:noProof/>
        </w:rPr>
      </w:r>
      <w:r>
        <w:rPr>
          <w:noProof/>
        </w:rPr>
        <w:fldChar w:fldCharType="separate"/>
      </w:r>
      <w:r w:rsidR="000A4EBE">
        <w:rPr>
          <w:noProof/>
        </w:rPr>
        <w:t>10</w:t>
      </w:r>
      <w:r>
        <w:rPr>
          <w:noProof/>
        </w:rPr>
        <w:fldChar w:fldCharType="end"/>
      </w:r>
    </w:p>
    <w:p w14:paraId="0FEC4792" w14:textId="5B358D83" w:rsidR="00A82184" w:rsidRDefault="00A82184">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_Toc144300096 \h </w:instrText>
      </w:r>
      <w:r>
        <w:rPr>
          <w:noProof/>
        </w:rPr>
      </w:r>
      <w:r>
        <w:rPr>
          <w:noProof/>
        </w:rPr>
        <w:fldChar w:fldCharType="separate"/>
      </w:r>
      <w:r w:rsidR="000A4EBE">
        <w:rPr>
          <w:noProof/>
        </w:rPr>
        <w:t>10</w:t>
      </w:r>
      <w:r>
        <w:rPr>
          <w:noProof/>
        </w:rPr>
        <w:fldChar w:fldCharType="end"/>
      </w:r>
    </w:p>
    <w:p w14:paraId="76826967" w14:textId="21874F2E" w:rsidR="00A82184" w:rsidRDefault="00A82184">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_Toc144300097 \h </w:instrText>
      </w:r>
      <w:r>
        <w:rPr>
          <w:noProof/>
        </w:rPr>
      </w:r>
      <w:r>
        <w:rPr>
          <w:noProof/>
        </w:rPr>
        <w:fldChar w:fldCharType="separate"/>
      </w:r>
      <w:r w:rsidR="000A4EBE">
        <w:rPr>
          <w:noProof/>
        </w:rPr>
        <w:t>12</w:t>
      </w:r>
      <w:r>
        <w:rPr>
          <w:noProof/>
        </w:rPr>
        <w:fldChar w:fldCharType="end"/>
      </w:r>
    </w:p>
    <w:p w14:paraId="04128B8F" w14:textId="0304A59B" w:rsidR="00A82184" w:rsidRDefault="00A82184">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_Toc144300098 \h </w:instrText>
      </w:r>
      <w:r>
        <w:rPr>
          <w:noProof/>
        </w:rPr>
      </w:r>
      <w:r>
        <w:rPr>
          <w:noProof/>
        </w:rPr>
        <w:fldChar w:fldCharType="separate"/>
      </w:r>
      <w:r w:rsidR="000A4EBE">
        <w:rPr>
          <w:noProof/>
        </w:rPr>
        <w:t>13</w:t>
      </w:r>
      <w:r>
        <w:rPr>
          <w:noProof/>
        </w:rPr>
        <w:fldChar w:fldCharType="end"/>
      </w:r>
    </w:p>
    <w:p w14:paraId="5680993B" w14:textId="3338BE11" w:rsidR="00A82184" w:rsidRDefault="00A82184">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_Toc144300099 \h </w:instrText>
      </w:r>
      <w:r>
        <w:rPr>
          <w:noProof/>
        </w:rPr>
      </w:r>
      <w:r>
        <w:rPr>
          <w:noProof/>
        </w:rPr>
        <w:fldChar w:fldCharType="separate"/>
      </w:r>
      <w:r w:rsidR="000A4EBE">
        <w:rPr>
          <w:noProof/>
        </w:rPr>
        <w:t>15</w:t>
      </w:r>
      <w:r>
        <w:rPr>
          <w:noProof/>
        </w:rPr>
        <w:fldChar w:fldCharType="end"/>
      </w:r>
    </w:p>
    <w:p w14:paraId="1E8353B0" w14:textId="14F33A45" w:rsidR="00A82184" w:rsidRDefault="00A82184">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_Toc144300100 \h </w:instrText>
      </w:r>
      <w:r>
        <w:rPr>
          <w:noProof/>
        </w:rPr>
      </w:r>
      <w:r>
        <w:rPr>
          <w:noProof/>
        </w:rPr>
        <w:fldChar w:fldCharType="separate"/>
      </w:r>
      <w:r w:rsidR="000A4EBE">
        <w:rPr>
          <w:noProof/>
        </w:rPr>
        <w:t>15</w:t>
      </w:r>
      <w:r>
        <w:rPr>
          <w:noProof/>
        </w:rPr>
        <w:fldChar w:fldCharType="end"/>
      </w:r>
    </w:p>
    <w:p w14:paraId="2F2E45F4" w14:textId="282019AC" w:rsidR="00A82184" w:rsidRDefault="00A82184">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_Toc144300101 \h </w:instrText>
      </w:r>
      <w:r>
        <w:rPr>
          <w:noProof/>
        </w:rPr>
      </w:r>
      <w:r>
        <w:rPr>
          <w:noProof/>
        </w:rPr>
        <w:fldChar w:fldCharType="separate"/>
      </w:r>
      <w:r w:rsidR="000A4EBE">
        <w:rPr>
          <w:noProof/>
        </w:rPr>
        <w:t>15</w:t>
      </w:r>
      <w:r>
        <w:rPr>
          <w:noProof/>
        </w:rPr>
        <w:fldChar w:fldCharType="end"/>
      </w:r>
    </w:p>
    <w:p w14:paraId="1D3E7244" w14:textId="0A0C368F" w:rsidR="00A82184" w:rsidRDefault="00A82184">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réelle</w:t>
      </w:r>
      <w:r>
        <w:rPr>
          <w:noProof/>
        </w:rPr>
        <w:tab/>
      </w:r>
      <w:r>
        <w:rPr>
          <w:noProof/>
        </w:rPr>
        <w:fldChar w:fldCharType="begin"/>
      </w:r>
      <w:r>
        <w:rPr>
          <w:noProof/>
        </w:rPr>
        <w:instrText xml:space="preserve"> PAGEREF _Toc144300102 \h </w:instrText>
      </w:r>
      <w:r>
        <w:rPr>
          <w:noProof/>
        </w:rPr>
      </w:r>
      <w:r>
        <w:rPr>
          <w:noProof/>
        </w:rPr>
        <w:fldChar w:fldCharType="separate"/>
      </w:r>
      <w:r w:rsidR="000A4EBE">
        <w:rPr>
          <w:noProof/>
        </w:rPr>
        <w:t>15</w:t>
      </w:r>
      <w:r>
        <w:rPr>
          <w:noProof/>
        </w:rPr>
        <w:fldChar w:fldCharType="end"/>
      </w:r>
    </w:p>
    <w:p w14:paraId="7FB25F42" w14:textId="38A40CDB" w:rsidR="00A82184" w:rsidRDefault="00A82184">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_Toc144300103 \h </w:instrText>
      </w:r>
      <w:r>
        <w:rPr>
          <w:noProof/>
        </w:rPr>
      </w:r>
      <w:r>
        <w:rPr>
          <w:noProof/>
        </w:rPr>
        <w:fldChar w:fldCharType="separate"/>
      </w:r>
      <w:r w:rsidR="000A4EBE">
        <w:rPr>
          <w:noProof/>
        </w:rPr>
        <w:t>16</w:t>
      </w:r>
      <w:r>
        <w:rPr>
          <w:noProof/>
        </w:rPr>
        <w:fldChar w:fldCharType="end"/>
      </w:r>
    </w:p>
    <w:p w14:paraId="78FD6EE5" w14:textId="4C87DCAC" w:rsidR="00A82184" w:rsidRDefault="00A82184">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_Toc144300104 \h </w:instrText>
      </w:r>
      <w:r>
        <w:rPr>
          <w:noProof/>
        </w:rPr>
      </w:r>
      <w:r>
        <w:rPr>
          <w:noProof/>
        </w:rPr>
        <w:fldChar w:fldCharType="separate"/>
      </w:r>
      <w:r w:rsidR="000A4EBE">
        <w:rPr>
          <w:noProof/>
        </w:rPr>
        <w:t>17</w:t>
      </w:r>
      <w:r>
        <w:rPr>
          <w:noProof/>
        </w:rPr>
        <w:fldChar w:fldCharType="end"/>
      </w:r>
    </w:p>
    <w:p w14:paraId="2D943437" w14:textId="3EAAFEC9" w:rsidR="00A82184" w:rsidRDefault="00A82184">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réelle</w:t>
      </w:r>
      <w:r>
        <w:rPr>
          <w:noProof/>
        </w:rPr>
        <w:tab/>
      </w:r>
      <w:r>
        <w:rPr>
          <w:noProof/>
        </w:rPr>
        <w:fldChar w:fldCharType="begin"/>
      </w:r>
      <w:r>
        <w:rPr>
          <w:noProof/>
        </w:rPr>
        <w:instrText xml:space="preserve"> PAGEREF _Toc144300105 \h </w:instrText>
      </w:r>
      <w:r>
        <w:rPr>
          <w:noProof/>
        </w:rPr>
      </w:r>
      <w:r>
        <w:rPr>
          <w:noProof/>
        </w:rPr>
        <w:fldChar w:fldCharType="separate"/>
      </w:r>
      <w:r w:rsidR="000A4EBE">
        <w:rPr>
          <w:noProof/>
        </w:rPr>
        <w:t>17</w:t>
      </w:r>
      <w:r>
        <w:rPr>
          <w:noProof/>
        </w:rPr>
        <w:fldChar w:fldCharType="end"/>
      </w:r>
    </w:p>
    <w:p w14:paraId="29A3E08C" w14:textId="4F9201E2" w:rsidR="00A82184" w:rsidRDefault="00A82184">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_Toc144300106 \h </w:instrText>
      </w:r>
      <w:r>
        <w:rPr>
          <w:noProof/>
        </w:rPr>
      </w:r>
      <w:r>
        <w:rPr>
          <w:noProof/>
        </w:rPr>
        <w:fldChar w:fldCharType="separate"/>
      </w:r>
      <w:r w:rsidR="000A4EBE">
        <w:rPr>
          <w:noProof/>
        </w:rPr>
        <w:t>18</w:t>
      </w:r>
      <w:r>
        <w:rPr>
          <w:noProof/>
        </w:rPr>
        <w:fldChar w:fldCharType="end"/>
      </w:r>
    </w:p>
    <w:p w14:paraId="0EEA280A" w14:textId="71288B63" w:rsidR="00A82184" w:rsidRDefault="00A82184">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_Toc144300107 \h </w:instrText>
      </w:r>
      <w:r>
        <w:rPr>
          <w:noProof/>
        </w:rPr>
      </w:r>
      <w:r>
        <w:rPr>
          <w:noProof/>
        </w:rPr>
        <w:fldChar w:fldCharType="separate"/>
      </w:r>
      <w:r w:rsidR="000A4EBE">
        <w:rPr>
          <w:noProof/>
        </w:rPr>
        <w:t>18</w:t>
      </w:r>
      <w:r>
        <w:rPr>
          <w:noProof/>
        </w:rPr>
        <w:fldChar w:fldCharType="end"/>
      </w:r>
    </w:p>
    <w:p w14:paraId="480EBE8E" w14:textId="11D86AD6" w:rsidR="00A82184" w:rsidRDefault="00A82184">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_Toc144300108 \h </w:instrText>
      </w:r>
      <w:r>
        <w:rPr>
          <w:noProof/>
        </w:rPr>
      </w:r>
      <w:r>
        <w:rPr>
          <w:noProof/>
        </w:rPr>
        <w:fldChar w:fldCharType="separate"/>
      </w:r>
      <w:r w:rsidR="000A4EBE">
        <w:rPr>
          <w:noProof/>
        </w:rPr>
        <w:t>19</w:t>
      </w:r>
      <w:r>
        <w:rPr>
          <w:noProof/>
        </w:rPr>
        <w:fldChar w:fldCharType="end"/>
      </w:r>
    </w:p>
    <w:p w14:paraId="78B12CE4" w14:textId="01E03D32" w:rsidR="00A82184" w:rsidRDefault="00A82184">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_Toc144300109 \h </w:instrText>
      </w:r>
      <w:r>
        <w:rPr>
          <w:noProof/>
        </w:rPr>
      </w:r>
      <w:r>
        <w:rPr>
          <w:noProof/>
        </w:rPr>
        <w:fldChar w:fldCharType="separate"/>
      </w:r>
      <w:r w:rsidR="000A4EBE">
        <w:rPr>
          <w:noProof/>
        </w:rPr>
        <w:t>20</w:t>
      </w:r>
      <w:r>
        <w:rPr>
          <w:noProof/>
        </w:rPr>
        <w:fldChar w:fldCharType="end"/>
      </w:r>
    </w:p>
    <w:p w14:paraId="401428D4" w14:textId="7B3027DC" w:rsidR="00A82184" w:rsidRDefault="00A82184">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Point de départ des calculs</w:t>
      </w:r>
      <w:r>
        <w:rPr>
          <w:noProof/>
        </w:rPr>
        <w:tab/>
      </w:r>
      <w:r>
        <w:rPr>
          <w:noProof/>
        </w:rPr>
        <w:fldChar w:fldCharType="begin"/>
      </w:r>
      <w:r>
        <w:rPr>
          <w:noProof/>
        </w:rPr>
        <w:instrText xml:space="preserve"> PAGEREF _Toc144300110 \h </w:instrText>
      </w:r>
      <w:r>
        <w:rPr>
          <w:noProof/>
        </w:rPr>
      </w:r>
      <w:r>
        <w:rPr>
          <w:noProof/>
        </w:rPr>
        <w:fldChar w:fldCharType="separate"/>
      </w:r>
      <w:r w:rsidR="000A4EBE">
        <w:rPr>
          <w:noProof/>
        </w:rPr>
        <w:t>20</w:t>
      </w:r>
      <w:r>
        <w:rPr>
          <w:noProof/>
        </w:rPr>
        <w:fldChar w:fldCharType="end"/>
      </w:r>
    </w:p>
    <w:p w14:paraId="606F2C8C" w14:textId="2B0EE14E" w:rsidR="00A82184" w:rsidRDefault="00A82184">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Validation de l’équation</w:t>
      </w:r>
      <w:r>
        <w:rPr>
          <w:noProof/>
        </w:rPr>
        <w:tab/>
      </w:r>
      <w:r>
        <w:rPr>
          <w:noProof/>
        </w:rPr>
        <w:fldChar w:fldCharType="begin"/>
      </w:r>
      <w:r>
        <w:rPr>
          <w:noProof/>
        </w:rPr>
        <w:instrText xml:space="preserve"> PAGEREF _Toc144300111 \h </w:instrText>
      </w:r>
      <w:r>
        <w:rPr>
          <w:noProof/>
        </w:rPr>
      </w:r>
      <w:r>
        <w:rPr>
          <w:noProof/>
        </w:rPr>
        <w:fldChar w:fldCharType="separate"/>
      </w:r>
      <w:r w:rsidR="000A4EBE">
        <w:rPr>
          <w:noProof/>
        </w:rPr>
        <w:t>22</w:t>
      </w:r>
      <w:r>
        <w:rPr>
          <w:noProof/>
        </w:rPr>
        <w:fldChar w:fldCharType="end"/>
      </w:r>
    </w:p>
    <w:p w14:paraId="240CE767" w14:textId="40C40C57" w:rsidR="00A82184" w:rsidRDefault="00A82184">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_Toc144300112 \h </w:instrText>
      </w:r>
      <w:r>
        <w:rPr>
          <w:noProof/>
        </w:rPr>
      </w:r>
      <w:r>
        <w:rPr>
          <w:noProof/>
        </w:rPr>
        <w:fldChar w:fldCharType="separate"/>
      </w:r>
      <w:r w:rsidR="000A4EBE">
        <w:rPr>
          <w:noProof/>
        </w:rPr>
        <w:t>23</w:t>
      </w:r>
      <w:r>
        <w:rPr>
          <w:noProof/>
        </w:rPr>
        <w:fldChar w:fldCharType="end"/>
      </w:r>
    </w:p>
    <w:p w14:paraId="1E162D84" w14:textId="57317C60" w:rsidR="00A82184" w:rsidRDefault="00A82184">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_Toc144300113 \h </w:instrText>
      </w:r>
      <w:r>
        <w:rPr>
          <w:noProof/>
        </w:rPr>
      </w:r>
      <w:r>
        <w:rPr>
          <w:noProof/>
        </w:rPr>
        <w:fldChar w:fldCharType="separate"/>
      </w:r>
      <w:r w:rsidR="000A4EBE">
        <w:rPr>
          <w:noProof/>
        </w:rPr>
        <w:t>23</w:t>
      </w:r>
      <w:r>
        <w:rPr>
          <w:noProof/>
        </w:rPr>
        <w:fldChar w:fldCharType="end"/>
      </w:r>
    </w:p>
    <w:p w14:paraId="53DCE549" w14:textId="04D0BE53" w:rsidR="00A82184" w:rsidRDefault="00A82184">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_Toc144300114 \h </w:instrText>
      </w:r>
      <w:r>
        <w:rPr>
          <w:noProof/>
        </w:rPr>
      </w:r>
      <w:r>
        <w:rPr>
          <w:noProof/>
        </w:rPr>
        <w:fldChar w:fldCharType="separate"/>
      </w:r>
      <w:r w:rsidR="000A4EBE">
        <w:rPr>
          <w:noProof/>
        </w:rPr>
        <w:t>24</w:t>
      </w:r>
      <w:r>
        <w:rPr>
          <w:noProof/>
        </w:rPr>
        <w:fldChar w:fldCharType="end"/>
      </w:r>
    </w:p>
    <w:p w14:paraId="5C551488" w14:textId="54141DA0" w:rsidR="00A82184" w:rsidRDefault="00A82184">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_Toc144300115 \h </w:instrText>
      </w:r>
      <w:r>
        <w:rPr>
          <w:noProof/>
        </w:rPr>
      </w:r>
      <w:r>
        <w:rPr>
          <w:noProof/>
        </w:rPr>
        <w:fldChar w:fldCharType="separate"/>
      </w:r>
      <w:r w:rsidR="000A4EBE">
        <w:rPr>
          <w:noProof/>
        </w:rPr>
        <w:t>24</w:t>
      </w:r>
      <w:r>
        <w:rPr>
          <w:noProof/>
        </w:rPr>
        <w:fldChar w:fldCharType="end"/>
      </w:r>
    </w:p>
    <w:p w14:paraId="47019EA4" w14:textId="7129299B" w:rsidR="00A82184" w:rsidRDefault="00A82184">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réelle</w:t>
      </w:r>
      <w:r>
        <w:rPr>
          <w:noProof/>
        </w:rPr>
        <w:tab/>
      </w:r>
      <w:r>
        <w:rPr>
          <w:noProof/>
        </w:rPr>
        <w:fldChar w:fldCharType="begin"/>
      </w:r>
      <w:r>
        <w:rPr>
          <w:noProof/>
        </w:rPr>
        <w:instrText xml:space="preserve"> PAGEREF _Toc144300116 \h </w:instrText>
      </w:r>
      <w:r>
        <w:rPr>
          <w:noProof/>
        </w:rPr>
      </w:r>
      <w:r>
        <w:rPr>
          <w:noProof/>
        </w:rPr>
        <w:fldChar w:fldCharType="separate"/>
      </w:r>
      <w:r w:rsidR="000A4EBE">
        <w:rPr>
          <w:noProof/>
        </w:rPr>
        <w:t>24</w:t>
      </w:r>
      <w:r>
        <w:rPr>
          <w:noProof/>
        </w:rPr>
        <w:fldChar w:fldCharType="end"/>
      </w:r>
    </w:p>
    <w:p w14:paraId="242FCF5F" w14:textId="2703A9CF" w:rsidR="00A82184" w:rsidRDefault="00A82184">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_Toc144300117 \h </w:instrText>
      </w:r>
      <w:r>
        <w:rPr>
          <w:noProof/>
        </w:rPr>
      </w:r>
      <w:r>
        <w:rPr>
          <w:noProof/>
        </w:rPr>
        <w:fldChar w:fldCharType="separate"/>
      </w:r>
      <w:r w:rsidR="000A4EBE">
        <w:rPr>
          <w:noProof/>
        </w:rPr>
        <w:t>26</w:t>
      </w:r>
      <w:r>
        <w:rPr>
          <w:noProof/>
        </w:rPr>
        <w:fldChar w:fldCharType="end"/>
      </w:r>
    </w:p>
    <w:p w14:paraId="59334886" w14:textId="694CEA59" w:rsidR="00A82184" w:rsidRDefault="00A82184">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_Toc144300118 \h </w:instrText>
      </w:r>
      <w:r>
        <w:rPr>
          <w:noProof/>
        </w:rPr>
      </w:r>
      <w:r>
        <w:rPr>
          <w:noProof/>
        </w:rPr>
        <w:fldChar w:fldCharType="separate"/>
      </w:r>
      <w:r w:rsidR="000A4EBE">
        <w:rPr>
          <w:noProof/>
        </w:rPr>
        <w:t>28</w:t>
      </w:r>
      <w:r>
        <w:rPr>
          <w:noProof/>
        </w:rPr>
        <w:fldChar w:fldCharType="end"/>
      </w:r>
    </w:p>
    <w:p w14:paraId="1F7234CB" w14:textId="63E227E3" w:rsidR="00A82184" w:rsidRDefault="00A82184">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Résultat des calculs</w:t>
      </w:r>
      <w:r>
        <w:rPr>
          <w:noProof/>
        </w:rPr>
        <w:tab/>
      </w:r>
      <w:r>
        <w:rPr>
          <w:noProof/>
        </w:rPr>
        <w:fldChar w:fldCharType="begin"/>
      </w:r>
      <w:r>
        <w:rPr>
          <w:noProof/>
        </w:rPr>
        <w:instrText xml:space="preserve"> PAGEREF _Toc144300119 \h </w:instrText>
      </w:r>
      <w:r>
        <w:rPr>
          <w:noProof/>
        </w:rPr>
      </w:r>
      <w:r>
        <w:rPr>
          <w:noProof/>
        </w:rPr>
        <w:fldChar w:fldCharType="separate"/>
      </w:r>
      <w:r w:rsidR="000A4EBE">
        <w:rPr>
          <w:noProof/>
        </w:rPr>
        <w:t>28</w:t>
      </w:r>
      <w:r>
        <w:rPr>
          <w:noProof/>
        </w:rPr>
        <w:fldChar w:fldCharType="end"/>
      </w:r>
    </w:p>
    <w:p w14:paraId="7B6009BD" w14:textId="6DA818E9" w:rsidR="00A82184" w:rsidRDefault="00A82184">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_Toc144300120 \h </w:instrText>
      </w:r>
      <w:r>
        <w:rPr>
          <w:noProof/>
        </w:rPr>
      </w:r>
      <w:r>
        <w:rPr>
          <w:noProof/>
        </w:rPr>
        <w:fldChar w:fldCharType="separate"/>
      </w:r>
      <w:r w:rsidR="000A4EBE">
        <w:rPr>
          <w:noProof/>
        </w:rPr>
        <w:t>29</w:t>
      </w:r>
      <w:r>
        <w:rPr>
          <w:noProof/>
        </w:rPr>
        <w:fldChar w:fldCharType="end"/>
      </w:r>
    </w:p>
    <w:p w14:paraId="2E628821" w14:textId="2EE2602C" w:rsidR="00A82184" w:rsidRDefault="00A82184">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_Toc144300121 \h </w:instrText>
      </w:r>
      <w:r>
        <w:rPr>
          <w:noProof/>
        </w:rPr>
      </w:r>
      <w:r>
        <w:rPr>
          <w:noProof/>
        </w:rPr>
        <w:fldChar w:fldCharType="separate"/>
      </w:r>
      <w:r w:rsidR="000A4EBE">
        <w:rPr>
          <w:noProof/>
        </w:rPr>
        <w:t>30</w:t>
      </w:r>
      <w:r>
        <w:rPr>
          <w:noProof/>
        </w:rPr>
        <w:fldChar w:fldCharType="end"/>
      </w:r>
    </w:p>
    <w:p w14:paraId="150D2631" w14:textId="62E8111C" w:rsidR="00A82184" w:rsidRDefault="00A82184">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_Toc144300122 \h </w:instrText>
      </w:r>
      <w:r>
        <w:rPr>
          <w:noProof/>
        </w:rPr>
      </w:r>
      <w:r>
        <w:rPr>
          <w:noProof/>
        </w:rPr>
        <w:fldChar w:fldCharType="separate"/>
      </w:r>
      <w:r w:rsidR="000A4EBE">
        <w:rPr>
          <w:noProof/>
        </w:rPr>
        <w:t>33</w:t>
      </w:r>
      <w:r>
        <w:rPr>
          <w:noProof/>
        </w:rPr>
        <w:fldChar w:fldCharType="end"/>
      </w:r>
    </w:p>
    <w:p w14:paraId="347EF53A" w14:textId="2638BDB3" w:rsidR="00A82184" w:rsidRDefault="00A82184">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_Toc144300123 \h </w:instrText>
      </w:r>
      <w:r>
        <w:rPr>
          <w:noProof/>
        </w:rPr>
      </w:r>
      <w:r>
        <w:rPr>
          <w:noProof/>
        </w:rPr>
        <w:fldChar w:fldCharType="separate"/>
      </w:r>
      <w:r w:rsidR="000A4EBE">
        <w:rPr>
          <w:noProof/>
        </w:rPr>
        <w:t>33</w:t>
      </w:r>
      <w:r>
        <w:rPr>
          <w:noProof/>
        </w:rPr>
        <w:fldChar w:fldCharType="end"/>
      </w:r>
    </w:p>
    <w:p w14:paraId="05927A3B" w14:textId="435D8C88" w:rsidR="00A82184" w:rsidRDefault="00A82184">
      <w:pPr>
        <w:pStyle w:val="TM2"/>
        <w:tabs>
          <w:tab w:val="left" w:pos="849"/>
        </w:tabs>
        <w:rPr>
          <w:rFonts w:asciiTheme="minorHAnsi" w:eastAsiaTheme="minorEastAsia" w:hAnsiTheme="minorHAnsi" w:cstheme="minorBidi"/>
          <w:noProof/>
          <w:szCs w:val="22"/>
        </w:rPr>
      </w:pPr>
      <w:r>
        <w:rPr>
          <w:noProof/>
        </w:rPr>
        <w:lastRenderedPageBreak/>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_Toc144300124 \h </w:instrText>
      </w:r>
      <w:r>
        <w:rPr>
          <w:noProof/>
        </w:rPr>
      </w:r>
      <w:r>
        <w:rPr>
          <w:noProof/>
        </w:rPr>
        <w:fldChar w:fldCharType="separate"/>
      </w:r>
      <w:r w:rsidR="000A4EBE">
        <w:rPr>
          <w:noProof/>
        </w:rPr>
        <w:t>35</w:t>
      </w:r>
      <w:r>
        <w:rPr>
          <w:noProof/>
        </w:rPr>
        <w:fldChar w:fldCharType="end"/>
      </w:r>
    </w:p>
    <w:p w14:paraId="5F67D9D6" w14:textId="4B74F7AF" w:rsidR="00A82184" w:rsidRDefault="00A82184">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_Toc144300125 \h </w:instrText>
      </w:r>
      <w:r>
        <w:rPr>
          <w:noProof/>
        </w:rPr>
      </w:r>
      <w:r>
        <w:rPr>
          <w:noProof/>
        </w:rPr>
        <w:fldChar w:fldCharType="separate"/>
      </w:r>
      <w:r w:rsidR="000A4EBE">
        <w:rPr>
          <w:noProof/>
        </w:rPr>
        <w:t>38</w:t>
      </w:r>
      <w:r>
        <w:rPr>
          <w:noProof/>
        </w:rPr>
        <w:fldChar w:fldCharType="end"/>
      </w:r>
    </w:p>
    <w:p w14:paraId="2E1CCD9F" w14:textId="25859EE0" w:rsidR="00A82184" w:rsidRDefault="00A82184">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_Toc144300126 \h </w:instrText>
      </w:r>
      <w:r>
        <w:rPr>
          <w:noProof/>
        </w:rPr>
      </w:r>
      <w:r>
        <w:rPr>
          <w:noProof/>
        </w:rPr>
        <w:fldChar w:fldCharType="separate"/>
      </w:r>
      <w:r w:rsidR="000A4EBE">
        <w:rPr>
          <w:noProof/>
        </w:rPr>
        <w:t>38</w:t>
      </w:r>
      <w:r>
        <w:rPr>
          <w:noProof/>
        </w:rPr>
        <w:fldChar w:fldCharType="end"/>
      </w:r>
    </w:p>
    <w:p w14:paraId="22090F4D" w14:textId="57A5F33A" w:rsidR="00A82184" w:rsidRDefault="00A82184">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Prise de recul sur le dispositif expérimental</w:t>
      </w:r>
      <w:r>
        <w:rPr>
          <w:noProof/>
        </w:rPr>
        <w:tab/>
      </w:r>
      <w:r>
        <w:rPr>
          <w:noProof/>
        </w:rPr>
        <w:fldChar w:fldCharType="begin"/>
      </w:r>
      <w:r>
        <w:rPr>
          <w:noProof/>
        </w:rPr>
        <w:instrText xml:space="preserve"> PAGEREF _Toc144300127 \h </w:instrText>
      </w:r>
      <w:r>
        <w:rPr>
          <w:noProof/>
        </w:rPr>
      </w:r>
      <w:r>
        <w:rPr>
          <w:noProof/>
        </w:rPr>
        <w:fldChar w:fldCharType="separate"/>
      </w:r>
      <w:r w:rsidR="000A4EBE">
        <w:rPr>
          <w:noProof/>
        </w:rPr>
        <w:t>40</w:t>
      </w:r>
      <w:r>
        <w:rPr>
          <w:noProof/>
        </w:rPr>
        <w:fldChar w:fldCharType="end"/>
      </w:r>
    </w:p>
    <w:p w14:paraId="0AE2C960" w14:textId="3A85CBCB"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11ED7F9" w:rsidR="006631EF" w:rsidRDefault="005A6727">
      <w:pPr>
        <w:pStyle w:val="----Corpsdetexte----"/>
        <w:rPr>
          <w:sz w:val="28"/>
          <w:szCs w:val="28"/>
        </w:rPr>
      </w:pPr>
      <w:r>
        <w:rPr>
          <w:sz w:val="28"/>
          <w:szCs w:val="28"/>
        </w:rPr>
        <w:t xml:space="preserve">Ce mémoire se place dans le cadre de l’obtention de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w:t>
      </w:r>
      <w:proofErr w:type="spellStart"/>
      <w:r>
        <w:rPr>
          <w:sz w:val="28"/>
          <w:szCs w:val="28"/>
        </w:rPr>
        <w:t>INRAe</w:t>
      </w:r>
      <w:proofErr w:type="spellEnd"/>
      <w:r>
        <w:rPr>
          <w:sz w:val="28"/>
          <w:szCs w:val="28"/>
        </w:rPr>
        <w:t>.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Pr="005A6727">
        <w:rPr>
          <w:sz w:val="28"/>
          <w:szCs w:val="28"/>
        </w:rPr>
        <w:t>L'interprofession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4AA266A6"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Default="004C0E2E">
      <w:pPr>
        <w:pStyle w:val="----Corpsdetexte----"/>
        <w:rPr>
          <w:rFonts w:ascii="Arial" w:hAnsi="Arial" w:cs="Arial"/>
        </w:rPr>
      </w:pPr>
      <w:r w:rsidRPr="00910B17">
        <w:rPr>
          <w:rFonts w:ascii="Arial" w:hAnsi="Arial" w:cs="Arial"/>
          <w:b/>
        </w:rPr>
        <w:t>Espèce autogame :</w:t>
      </w:r>
      <w:r w:rsidR="00FF3015">
        <w:rPr>
          <w:rFonts w:ascii="Arial" w:hAnsi="Arial" w:cs="Arial"/>
        </w:rPr>
        <w:t xml:space="preserve"> Espèce se reproduisant majoritairement par autogamie, </w:t>
      </w:r>
      <w:r w:rsidR="00FF3015" w:rsidRPr="00FF3015">
        <w:rPr>
          <w:rFonts w:ascii="Arial" w:hAnsi="Arial" w:cs="Arial"/>
        </w:rPr>
        <w:t>un mod</w:t>
      </w:r>
      <w:r w:rsidR="00FF3015">
        <w:rPr>
          <w:rFonts w:ascii="Arial" w:hAnsi="Arial" w:cs="Arial"/>
        </w:rPr>
        <w:t>e de reproduction sexuée dans lequel</w:t>
      </w:r>
      <w:r w:rsidR="00FF3015" w:rsidRPr="00FF3015">
        <w:rPr>
          <w:rFonts w:ascii="Arial" w:hAnsi="Arial" w:cs="Arial"/>
        </w:rPr>
        <w:t xml:space="preserve"> les deux gamètes sont issus du même individu</w:t>
      </w:r>
      <w:r w:rsidR="00FF3015">
        <w:rPr>
          <w:rFonts w:ascii="Arial" w:hAnsi="Arial" w:cs="Arial"/>
        </w:rPr>
        <w:t>.</w:t>
      </w:r>
    </w:p>
    <w:p w14:paraId="1406DB36" w14:textId="505C5E89" w:rsidR="00110323" w:rsidRPr="00910B17" w:rsidRDefault="003C22F7" w:rsidP="003C22F7">
      <w:pPr>
        <w:pStyle w:val="----Corpsdetexte----"/>
        <w:rPr>
          <w:rFonts w:ascii="Arial" w:hAnsi="Arial" w:cs="Arial"/>
        </w:rPr>
      </w:pPr>
      <w:r w:rsidRPr="00910B17">
        <w:rPr>
          <w:rFonts w:ascii="Arial" w:hAnsi="Arial" w:cs="Arial"/>
          <w:b/>
        </w:rPr>
        <w:t>Valeur génétique :</w:t>
      </w:r>
      <w:r w:rsidR="00910B17">
        <w:rPr>
          <w:rFonts w:ascii="Arial" w:hAnsi="Arial" w:cs="Arial"/>
        </w:rPr>
        <w:t xml:space="preserve"> Pour un trait donné, cel</w:t>
      </w:r>
      <w:r w:rsidR="00910B17" w:rsidRPr="00910B17">
        <w:rPr>
          <w:rFonts w:ascii="Arial" w:hAnsi="Arial" w:cs="Arial"/>
        </w:rPr>
        <w:t xml:space="preserve">a </w:t>
      </w:r>
      <w:r w:rsidR="00910B17">
        <w:rPr>
          <w:rFonts w:ascii="Arial" w:hAnsi="Arial" w:cs="Arial"/>
        </w:rPr>
        <w:t xml:space="preserve">correspond à la </w:t>
      </w:r>
      <w:r w:rsidR="00910B17" w:rsidRPr="00910B17">
        <w:rPr>
          <w:rFonts w:ascii="Arial" w:hAnsi="Arial" w:cs="Arial"/>
        </w:rPr>
        <w:t>somme des effets des gènes que porte un individu, qui est transmise à ses descendants.</w:t>
      </w:r>
    </w:p>
    <w:p w14:paraId="2274A7F6" w14:textId="199D417A" w:rsidR="003B2ADD" w:rsidRDefault="003B2ADD">
      <w:pPr>
        <w:pStyle w:val="----Corpsdetexte----"/>
        <w:rPr>
          <w:rFonts w:ascii="Arial" w:hAnsi="Arial" w:cs="Arial"/>
        </w:rPr>
      </w:pPr>
      <w:r w:rsidRPr="00910B17">
        <w:rPr>
          <w:rFonts w:ascii="Arial" w:hAnsi="Arial" w:cs="Arial"/>
          <w:b/>
        </w:rPr>
        <w:t>Héritabilité :</w:t>
      </w:r>
      <w:r w:rsidR="003C22F7">
        <w:rPr>
          <w:rFonts w:ascii="Arial" w:hAnsi="Arial" w:cs="Arial"/>
        </w:rPr>
        <w:t xml:space="preserve"> Grandeur </w:t>
      </w:r>
      <w:r w:rsidR="00E41FAC">
        <w:rPr>
          <w:rFonts w:ascii="Arial" w:hAnsi="Arial" w:cs="Arial"/>
        </w:rPr>
        <w:t xml:space="preserve">se calculant comme </w:t>
      </w:r>
      <w:r w:rsidR="003C22F7">
        <w:rPr>
          <w:rFonts w:ascii="Arial" w:hAnsi="Arial" w:cs="Arial"/>
        </w:rPr>
        <w:t>la p</w:t>
      </w:r>
      <w:r w:rsidR="00107608">
        <w:rPr>
          <w:rFonts w:ascii="Arial" w:hAnsi="Arial" w:cs="Arial"/>
        </w:rPr>
        <w:t xml:space="preserve">art de </w:t>
      </w:r>
      <w:r w:rsidR="003C22F7">
        <w:rPr>
          <w:rFonts w:ascii="Arial" w:hAnsi="Arial" w:cs="Arial"/>
        </w:rPr>
        <w:t xml:space="preserve">variance </w:t>
      </w:r>
      <w:r w:rsidR="00107608">
        <w:rPr>
          <w:rFonts w:ascii="Arial" w:hAnsi="Arial" w:cs="Arial"/>
        </w:rPr>
        <w:t xml:space="preserve">génétique dans la variance </w:t>
      </w:r>
      <w:r w:rsidR="003C22F7">
        <w:rPr>
          <w:rFonts w:ascii="Arial" w:hAnsi="Arial" w:cs="Arial"/>
        </w:rPr>
        <w:t>phénotypique. On peut interpréter cette grandeur comme la p</w:t>
      </w:r>
      <w:r w:rsidR="003C22F7" w:rsidRPr="003C22F7">
        <w:rPr>
          <w:rFonts w:ascii="Arial" w:hAnsi="Arial" w:cs="Arial"/>
        </w:rPr>
        <w:t>robabilité pour qu'une caractéristique apparente, manifeste d'un individu soit transmise héréditairement par les facteurs génétiques</w:t>
      </w:r>
      <w:r w:rsidR="00107608">
        <w:rPr>
          <w:rFonts w:ascii="Arial" w:hAnsi="Arial" w:cs="Arial"/>
        </w:rPr>
        <w:t xml:space="preserve">. </w:t>
      </w:r>
      <w:r w:rsidR="00977767">
        <w:rPr>
          <w:rFonts w:ascii="Arial" w:hAnsi="Arial" w:cs="Arial"/>
        </w:rPr>
        <w:t>On peut aussi interpréter cette grandeur comme la corrélation entre la valeur phénotypique et la valeur génétique d’un individu.</w:t>
      </w:r>
    </w:p>
    <w:p w14:paraId="2BF03295" w14:textId="5D36A12E" w:rsidR="00E0672B" w:rsidRPr="00910B17" w:rsidRDefault="00E0672B">
      <w:pPr>
        <w:pStyle w:val="----Corpsdetexte----"/>
        <w:rPr>
          <w:rFonts w:ascii="Arial" w:hAnsi="Arial" w:cs="Arial"/>
          <w:b/>
        </w:rPr>
      </w:pPr>
      <w:r w:rsidRPr="00910B17">
        <w:rPr>
          <w:rFonts w:ascii="Arial" w:hAnsi="Arial" w:cs="Arial"/>
          <w:b/>
        </w:rPr>
        <w:t>Variété :</w:t>
      </w:r>
      <w:r w:rsidR="00A55608" w:rsidRPr="00A55608">
        <w:t xml:space="preserve"> </w:t>
      </w:r>
      <w:r w:rsidR="00A55608">
        <w:rPr>
          <w:rFonts w:ascii="Arial" w:hAnsi="Arial" w:cs="Arial"/>
        </w:rPr>
        <w:t>P</w:t>
      </w:r>
      <w:r w:rsidR="00A55608" w:rsidRPr="00A55608">
        <w:rPr>
          <w:rFonts w:ascii="Arial" w:hAnsi="Arial" w:cs="Arial"/>
        </w:rPr>
        <w:t>opulation de plantes d’une espèce données qui a été sélectionnée</w:t>
      </w:r>
      <w:r w:rsidR="00A55608">
        <w:rPr>
          <w:rFonts w:ascii="Arial" w:hAnsi="Arial" w:cs="Arial"/>
        </w:rPr>
        <w:t xml:space="preserve"> pour la production agricole</w:t>
      </w:r>
      <w:r w:rsidR="00A55608" w:rsidRPr="00A55608">
        <w:rPr>
          <w:rFonts w:ascii="Arial" w:hAnsi="Arial" w:cs="Arial"/>
        </w:rPr>
        <w:t xml:space="preserve"> et cultivée</w:t>
      </w:r>
      <w:r w:rsidR="00A55608">
        <w:rPr>
          <w:rFonts w:ascii="Arial" w:hAnsi="Arial" w:cs="Arial"/>
        </w:rPr>
        <w:t xml:space="preserve">. </w:t>
      </w:r>
      <w:r w:rsidR="009F0EE9">
        <w:rPr>
          <w:rFonts w:ascii="Arial" w:hAnsi="Arial" w:cs="Arial"/>
        </w:rPr>
        <w:t>Au sens juridique</w:t>
      </w:r>
      <w:r w:rsidR="00A55608">
        <w:rPr>
          <w:rFonts w:ascii="Arial" w:hAnsi="Arial" w:cs="Arial"/>
        </w:rPr>
        <w:t>, une variété est considérée comme telle si elle est distincte (on peut la différencier des autres variétés), homogène (tous les individus de la variété sont identiques), stable (il est possible de reproduire la variété à l’identique de génération en génération).</w:t>
      </w:r>
      <w:r w:rsidR="0081253E">
        <w:rPr>
          <w:rFonts w:ascii="Arial" w:hAnsi="Arial" w:cs="Arial"/>
        </w:rPr>
        <w:t xml:space="preserve"> Ces conditions sont généralement résumées sous de terme de critère DHS.</w:t>
      </w:r>
    </w:p>
    <w:p w14:paraId="2B957AA5" w14:textId="23887784" w:rsidR="0081253E" w:rsidRDefault="0081253E">
      <w:pPr>
        <w:pStyle w:val="----Corpsdetexte----"/>
        <w:rPr>
          <w:rFonts w:ascii="Arial" w:hAnsi="Arial" w:cs="Arial"/>
          <w:b/>
        </w:rPr>
      </w:pPr>
      <w:r w:rsidRPr="00910B17">
        <w:rPr>
          <w:rFonts w:ascii="Arial" w:hAnsi="Arial" w:cs="Arial"/>
          <w:b/>
        </w:rPr>
        <w:t>Population / Variété population :</w:t>
      </w:r>
      <w:r w:rsidRPr="0081253E">
        <w:t xml:space="preserve"> </w:t>
      </w:r>
      <w:r w:rsidRPr="0081253E">
        <w:rPr>
          <w:rFonts w:ascii="Arial" w:hAnsi="Arial" w:cs="Arial"/>
        </w:rPr>
        <w:t>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Pr>
          <w:rFonts w:ascii="Arial" w:hAnsi="Arial" w:cs="Arial"/>
        </w:rPr>
        <w:t xml:space="preserve">ées en pollinisation libre </w:t>
      </w:r>
      <w:r w:rsidRPr="0081253E">
        <w:rPr>
          <w:rFonts w:ascii="Arial" w:hAnsi="Arial" w:cs="Arial"/>
        </w:rPr>
        <w:t>et sélectionnées par sélection massale. Ce ne so</w:t>
      </w:r>
      <w:r w:rsidR="00C50458">
        <w:rPr>
          <w:rFonts w:ascii="Arial" w:hAnsi="Arial" w:cs="Arial"/>
        </w:rPr>
        <w:t xml:space="preserve">nt pas des variétés </w:t>
      </w:r>
      <w:r w:rsidRPr="0081253E">
        <w:rPr>
          <w:rFonts w:ascii="Arial" w:hAnsi="Arial" w:cs="Arial"/>
        </w:rPr>
        <w:t>au sens juridique du terme car elle</w:t>
      </w:r>
      <w:r>
        <w:rPr>
          <w:rFonts w:ascii="Arial" w:hAnsi="Arial" w:cs="Arial"/>
        </w:rPr>
        <w:t>s</w:t>
      </w:r>
      <w:r w:rsidRPr="0081253E">
        <w:rPr>
          <w:rFonts w:ascii="Arial" w:hAnsi="Arial" w:cs="Arial"/>
        </w:rPr>
        <w:t xml:space="preserve"> ne répondent pas aux critères DHS (distinction, homogénéité et stabilité)</w:t>
      </w:r>
      <w:r>
        <w:rPr>
          <w:rFonts w:ascii="Arial" w:hAnsi="Arial" w:cs="Arial"/>
        </w:rPr>
        <w:t>.</w:t>
      </w:r>
    </w:p>
    <w:p w14:paraId="250D7C36" w14:textId="7E6C88DB" w:rsidR="00C24C58" w:rsidRPr="00C136E8" w:rsidRDefault="00C24C58">
      <w:pPr>
        <w:pStyle w:val="----Corpsdetexte----"/>
        <w:rPr>
          <w:rFonts w:ascii="Arial" w:hAnsi="Arial" w:cs="Arial"/>
        </w:rPr>
      </w:pPr>
      <w:r w:rsidRPr="00910B17">
        <w:rPr>
          <w:rFonts w:ascii="Arial" w:hAnsi="Arial" w:cs="Arial"/>
          <w:b/>
        </w:rPr>
        <w:t>Sélection variétale :</w:t>
      </w:r>
      <w:r w:rsidR="00C136E8">
        <w:rPr>
          <w:rFonts w:ascii="Arial" w:hAnsi="Arial" w:cs="Arial"/>
          <w:b/>
        </w:rPr>
        <w:t xml:space="preserve"> </w:t>
      </w:r>
      <w:r w:rsidR="00C136E8">
        <w:rPr>
          <w:rFonts w:ascii="Arial" w:hAnsi="Arial" w:cs="Arial"/>
        </w:rPr>
        <w:t xml:space="preserve">Processus par lequel une variété est créée. </w:t>
      </w:r>
      <w:r w:rsidR="00C136E8" w:rsidRPr="00C136E8">
        <w:rPr>
          <w:rFonts w:ascii="Arial" w:hAnsi="Arial" w:cs="Arial"/>
        </w:rPr>
        <w:t>La sélection, encore appelée amélioration des plantes, consiste à créer et choisir des plantes qui présentent les caractéristiques souhaitées et répondent à des besoins ciblés (agricoles, alimentaires, médicaux, industriels, technologiques…).</w:t>
      </w:r>
      <w:r w:rsidR="00134D92">
        <w:rPr>
          <w:rFonts w:ascii="Arial" w:hAnsi="Arial" w:cs="Arial"/>
        </w:rPr>
        <w:t xml:space="preserve"> La sélection </w:t>
      </w:r>
      <w:r w:rsidR="00134D92" w:rsidRPr="00134D92">
        <w:rPr>
          <w:rFonts w:ascii="Arial" w:hAnsi="Arial" w:cs="Arial"/>
        </w:rPr>
        <w:t>a pour objectif de trouver des variétés combinant plusieurs caractères</w:t>
      </w:r>
      <w:r w:rsidR="00134D92">
        <w:rPr>
          <w:rFonts w:ascii="Arial" w:hAnsi="Arial" w:cs="Arial"/>
        </w:rPr>
        <w:t xml:space="preserve"> favorables. Pour cela</w:t>
      </w:r>
      <w:r w:rsidR="00134D92" w:rsidRPr="00134D92">
        <w:rPr>
          <w:rFonts w:ascii="Arial" w:hAnsi="Arial" w:cs="Arial"/>
        </w:rPr>
        <w:t xml:space="preserve"> un grand nombre de plantes </w:t>
      </w:r>
      <w:r w:rsidR="00134D92">
        <w:rPr>
          <w:rFonts w:ascii="Arial" w:hAnsi="Arial" w:cs="Arial"/>
        </w:rPr>
        <w:t xml:space="preserve">sont étudiées et </w:t>
      </w:r>
      <w:r w:rsidR="00134D92" w:rsidRPr="00134D92">
        <w:rPr>
          <w:rFonts w:ascii="Arial" w:hAnsi="Arial" w:cs="Arial"/>
        </w:rPr>
        <w:t xml:space="preserve">les plus intéressantes </w:t>
      </w:r>
      <w:r w:rsidR="00134D92">
        <w:rPr>
          <w:rFonts w:ascii="Arial" w:hAnsi="Arial" w:cs="Arial"/>
        </w:rPr>
        <w:t xml:space="preserve">sont croisées </w:t>
      </w:r>
      <w:r w:rsidR="00134D92" w:rsidRPr="00134D92">
        <w:rPr>
          <w:rFonts w:ascii="Arial" w:hAnsi="Arial" w:cs="Arial"/>
        </w:rPr>
        <w:t>entre elles.</w:t>
      </w:r>
      <w:r w:rsidR="00134D92">
        <w:rPr>
          <w:rFonts w:ascii="Arial" w:hAnsi="Arial" w:cs="Arial"/>
        </w:rPr>
        <w:t xml:space="preserve"> La descendance des croisements est testée dans un grand nombre d’environnements et un grand nombre de caractères sont étudiés afin de sélectionner les meilleurs pour en faire des nouvelles variétés. </w:t>
      </w:r>
    </w:p>
    <w:p w14:paraId="661474D7" w14:textId="0F66094F" w:rsidR="00110323" w:rsidRPr="00EA76C3" w:rsidRDefault="003B2ADD">
      <w:pPr>
        <w:pStyle w:val="----Corpsdetexte----"/>
        <w:rPr>
          <w:rFonts w:ascii="Arial" w:hAnsi="Arial" w:cs="Arial"/>
        </w:rPr>
      </w:pPr>
      <w:r w:rsidRPr="00910B17">
        <w:rPr>
          <w:rFonts w:ascii="Arial" w:hAnsi="Arial" w:cs="Arial"/>
          <w:b/>
        </w:rPr>
        <w:t>Sélection massale :</w:t>
      </w:r>
      <w:r w:rsidR="00A0350A">
        <w:rPr>
          <w:rFonts w:ascii="Arial" w:hAnsi="Arial" w:cs="Arial"/>
          <w:b/>
        </w:rPr>
        <w:t xml:space="preserve"> </w:t>
      </w:r>
      <w:r w:rsidR="00A0350A">
        <w:rPr>
          <w:rFonts w:ascii="Arial" w:hAnsi="Arial" w:cs="Arial"/>
        </w:rPr>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Default="001F6AF6">
      <w:pPr>
        <w:pStyle w:val="----Corpsdetexte----"/>
        <w:rPr>
          <w:rFonts w:ascii="Arial" w:hAnsi="Arial" w:cs="Arial"/>
        </w:rPr>
      </w:pPr>
      <w:r w:rsidRPr="005F4A9D">
        <w:rPr>
          <w:rFonts w:ascii="Arial" w:hAnsi="Arial" w:cs="Arial"/>
          <w:b/>
        </w:rPr>
        <w:t>Vg</w:t>
      </w:r>
      <w:r w:rsidR="008245EB">
        <w:rPr>
          <w:rFonts w:ascii="Arial" w:hAnsi="Arial" w:cs="Arial"/>
        </w:rPr>
        <w:t xml:space="preserve"> = Variance génétique</w:t>
      </w:r>
    </w:p>
    <w:p w14:paraId="37FEF50C" w14:textId="40F35B7A" w:rsidR="001F6AF6" w:rsidRDefault="001F6AF6">
      <w:pPr>
        <w:pStyle w:val="----Corpsdetexte----"/>
        <w:rPr>
          <w:rFonts w:ascii="Arial" w:hAnsi="Arial" w:cs="Arial"/>
        </w:rPr>
      </w:pPr>
      <w:r w:rsidRPr="005F4A9D">
        <w:rPr>
          <w:rFonts w:ascii="Arial" w:hAnsi="Arial" w:cs="Arial"/>
          <w:b/>
        </w:rPr>
        <w:t>Vinter</w:t>
      </w:r>
      <w:r w:rsidR="008245EB">
        <w:rPr>
          <w:rFonts w:ascii="Arial" w:hAnsi="Arial" w:cs="Arial"/>
        </w:rPr>
        <w:t xml:space="preserve"> = Variance inter-épi</w:t>
      </w:r>
    </w:p>
    <w:p w14:paraId="597794D3" w14:textId="40F1CBC0" w:rsidR="001F6AF6" w:rsidRDefault="00FB72B5">
      <w:pPr>
        <w:pStyle w:val="----Corpsdetexte----"/>
        <w:rPr>
          <w:rFonts w:ascii="Arial" w:hAnsi="Arial" w:cs="Arial"/>
        </w:rPr>
      </w:pPr>
      <w:r>
        <w:rPr>
          <w:rFonts w:ascii="Arial" w:hAnsi="Arial" w:cs="Arial"/>
          <w:b/>
        </w:rPr>
        <w:t>V</w:t>
      </w:r>
      <w:r w:rsidR="001F6AF6" w:rsidRPr="005F4A9D">
        <w:rPr>
          <w:rFonts w:ascii="Arial" w:hAnsi="Arial" w:cs="Arial"/>
          <w:b/>
        </w:rPr>
        <w:t>e</w:t>
      </w:r>
      <w:r w:rsidR="008245EB">
        <w:rPr>
          <w:rFonts w:ascii="Arial" w:hAnsi="Arial" w:cs="Arial"/>
        </w:rPr>
        <w:t xml:space="preserve"> = Variance environnementale </w:t>
      </w:r>
    </w:p>
    <w:p w14:paraId="541D5ADB" w14:textId="5C293B00" w:rsidR="001F6AF6" w:rsidRDefault="001F6AF6">
      <w:pPr>
        <w:pStyle w:val="----Corpsdetexte----"/>
        <w:rPr>
          <w:rFonts w:ascii="Arial" w:hAnsi="Arial" w:cs="Arial"/>
        </w:rPr>
      </w:pPr>
      <w:r w:rsidRPr="005F4A9D">
        <w:rPr>
          <w:rFonts w:ascii="Arial" w:hAnsi="Arial" w:cs="Arial"/>
          <w:b/>
        </w:rPr>
        <w:t>Vintra</w:t>
      </w:r>
      <w:r w:rsidR="008245EB">
        <w:rPr>
          <w:rFonts w:ascii="Arial" w:hAnsi="Arial" w:cs="Arial"/>
        </w:rPr>
        <w:t xml:space="preserve"> = Variance intra-épi</w:t>
      </w:r>
      <w:r w:rsidR="00656F35">
        <w:rPr>
          <w:rFonts w:ascii="Arial" w:hAnsi="Arial" w:cs="Arial"/>
        </w:rPr>
        <w:t xml:space="preserve"> </w:t>
      </w:r>
    </w:p>
    <w:p w14:paraId="2126C279" w14:textId="524064CF" w:rsidR="001F6AF6" w:rsidRDefault="001F6AF6">
      <w:pPr>
        <w:pStyle w:val="----Corpsdetexte----"/>
        <w:rPr>
          <w:rFonts w:ascii="Arial" w:hAnsi="Arial" w:cs="Arial"/>
        </w:rPr>
      </w:pPr>
      <w:r w:rsidRPr="005F4A9D">
        <w:rPr>
          <w:rFonts w:ascii="Arial" w:hAnsi="Arial" w:cs="Arial"/>
          <w:b/>
        </w:rPr>
        <w:t>NGO</w:t>
      </w:r>
      <w:r w:rsidR="008245EB">
        <w:rPr>
          <w:rFonts w:ascii="Arial" w:hAnsi="Arial" w:cs="Arial"/>
        </w:rPr>
        <w:t xml:space="preserve"> = Nombre de grains observés</w:t>
      </w:r>
    </w:p>
    <w:p w14:paraId="5D38D93D" w14:textId="18CDA3E9" w:rsidR="001F6AF6" w:rsidRDefault="001F6AF6">
      <w:pPr>
        <w:pStyle w:val="----Corpsdetexte----"/>
        <w:rPr>
          <w:rFonts w:ascii="Arial" w:hAnsi="Arial" w:cs="Arial"/>
        </w:rPr>
      </w:pPr>
      <w:r w:rsidRPr="005F4A9D">
        <w:rPr>
          <w:rFonts w:ascii="Arial" w:hAnsi="Arial" w:cs="Arial"/>
          <w:b/>
        </w:rPr>
        <w:t>NGE</w:t>
      </w:r>
      <w:r w:rsidR="008245EB">
        <w:rPr>
          <w:rFonts w:ascii="Arial" w:hAnsi="Arial" w:cs="Arial"/>
        </w:rPr>
        <w:t xml:space="preserve"> = Nombre de grains par épi</w:t>
      </w:r>
    </w:p>
    <w:p w14:paraId="37064B02" w14:textId="4D7581A3" w:rsidR="001F6AF6" w:rsidRDefault="001F6AF6">
      <w:pPr>
        <w:pStyle w:val="----Corpsdetexte----"/>
        <w:rPr>
          <w:rFonts w:ascii="Arial" w:hAnsi="Arial" w:cs="Arial"/>
        </w:rPr>
      </w:pPr>
      <w:r w:rsidRPr="005F4A9D">
        <w:rPr>
          <w:rFonts w:ascii="Arial" w:hAnsi="Arial" w:cs="Arial"/>
          <w:b/>
        </w:rPr>
        <w:t>NEO</w:t>
      </w:r>
      <w:r w:rsidR="008245EB">
        <w:rPr>
          <w:rFonts w:ascii="Arial" w:hAnsi="Arial" w:cs="Arial"/>
        </w:rPr>
        <w:t xml:space="preserve"> = Nombre d’épis observés</w:t>
      </w:r>
    </w:p>
    <w:p w14:paraId="7FE87EBB" w14:textId="2586C091" w:rsidR="001F6AF6" w:rsidRDefault="005F4A9D">
      <w:pPr>
        <w:pStyle w:val="----Corpsdetexte----"/>
        <w:rPr>
          <w:rFonts w:ascii="Arial" w:hAnsi="Arial" w:cs="Arial"/>
        </w:rPr>
      </w:pPr>
      <w:proofErr w:type="spellStart"/>
      <w:proofErr w:type="gramStart"/>
      <w:r>
        <w:rPr>
          <w:rFonts w:ascii="Arial" w:hAnsi="Arial" w:cs="Arial"/>
          <w:b/>
        </w:rPr>
        <w:t>n</w:t>
      </w:r>
      <w:r w:rsidR="001F6AF6" w:rsidRPr="005F4A9D">
        <w:rPr>
          <w:rFonts w:ascii="Arial" w:hAnsi="Arial" w:cs="Arial"/>
          <w:b/>
        </w:rPr>
        <w:t>sel</w:t>
      </w:r>
      <w:proofErr w:type="spellEnd"/>
      <w:proofErr w:type="gramEnd"/>
      <w:r w:rsidR="008245EB">
        <w:rPr>
          <w:rFonts w:ascii="Arial" w:hAnsi="Arial" w:cs="Arial"/>
        </w:rPr>
        <w:t xml:space="preserve"> = nombre de grains sélectionnés</w:t>
      </w:r>
    </w:p>
    <w:p w14:paraId="4AB6C26A" w14:textId="540001C0" w:rsidR="001F6AF6" w:rsidRDefault="001F6AF6" w:rsidP="001F6AF6">
      <w:pPr>
        <w:pStyle w:val="----Corpsdetexte----"/>
        <w:rPr>
          <w:rFonts w:ascii="Arial" w:hAnsi="Arial" w:cs="Arial"/>
        </w:rPr>
      </w:pPr>
      <w:r w:rsidRPr="00BF1D45">
        <w:rPr>
          <w:rFonts w:ascii="Arial" w:hAnsi="Arial" w:cs="Arial"/>
          <w:b/>
        </w:rPr>
        <w:t>GSV</w:t>
      </w:r>
      <w:r w:rsidR="008245EB">
        <w:rPr>
          <w:rFonts w:ascii="Arial" w:hAnsi="Arial" w:cs="Arial"/>
        </w:rPr>
        <w:t xml:space="preserve"> = Variance intra épi lorsqu’on la considère comme un trait mesurable (GSV pour Grain Size variance)</w:t>
      </w:r>
    </w:p>
    <w:p w14:paraId="604D421C" w14:textId="4791CBF3" w:rsidR="001F6AF6" w:rsidRDefault="001F6AF6" w:rsidP="001F6AF6">
      <w:pPr>
        <w:pStyle w:val="----Corpsdetexte----"/>
        <w:rPr>
          <w:rFonts w:ascii="Arial" w:hAnsi="Arial" w:cs="Arial"/>
        </w:rPr>
      </w:pPr>
      <w:r w:rsidRPr="005F4A9D">
        <w:rPr>
          <w:rFonts w:ascii="Arial" w:hAnsi="Arial" w:cs="Arial"/>
          <w:b/>
        </w:rPr>
        <w:t>PMG</w:t>
      </w:r>
      <w:r w:rsidR="008245EB">
        <w:rPr>
          <w:rFonts w:ascii="Arial" w:hAnsi="Arial" w:cs="Arial"/>
        </w:rPr>
        <w:t xml:space="preserve"> = Poids de mille grains</w:t>
      </w:r>
    </w:p>
    <w:p w14:paraId="44173489" w14:textId="7E27911D" w:rsidR="001F6AF6" w:rsidRPr="00037313" w:rsidRDefault="00037313">
      <w:pPr>
        <w:pStyle w:val="----Corpsdetexte----"/>
        <w:rPr>
          <w:rFonts w:ascii="Arial" w:hAnsi="Arial" w:cs="Arial"/>
        </w:rPr>
      </w:pPr>
      <w:r>
        <w:rPr>
          <w:rFonts w:ascii="Arial" w:hAnsi="Arial" w:cs="Arial"/>
          <w:b/>
        </w:rPr>
        <w:t>NIRS</w:t>
      </w:r>
      <w:r>
        <w:rPr>
          <w:rFonts w:ascii="Arial" w:hAnsi="Arial" w:cs="Arial"/>
        </w:rPr>
        <w:t xml:space="preserve"> : Near </w:t>
      </w:r>
      <w:proofErr w:type="spellStart"/>
      <w:r>
        <w:rPr>
          <w:rFonts w:ascii="Arial" w:hAnsi="Arial" w:cs="Arial"/>
        </w:rPr>
        <w:t>I</w:t>
      </w:r>
      <w:r w:rsidR="00AD6E11">
        <w:rPr>
          <w:rFonts w:ascii="Arial" w:hAnsi="Arial" w:cs="Arial"/>
        </w:rPr>
        <w:t>nfraR</w:t>
      </w:r>
      <w:r>
        <w:rPr>
          <w:rFonts w:ascii="Arial" w:hAnsi="Arial" w:cs="Arial"/>
        </w:rPr>
        <w:t>ed</w:t>
      </w:r>
      <w:proofErr w:type="spellEnd"/>
      <w:r>
        <w:rPr>
          <w:rFonts w:ascii="Arial" w:hAnsi="Arial" w:cs="Arial"/>
        </w:rPr>
        <w:t xml:space="preserve"> </w:t>
      </w:r>
      <w:proofErr w:type="spellStart"/>
      <w:r>
        <w:rPr>
          <w:rFonts w:ascii="Arial" w:hAnsi="Arial" w:cs="Arial"/>
        </w:rPr>
        <w:t>S</w:t>
      </w:r>
      <w:r w:rsidR="00AD6E11">
        <w:rPr>
          <w:rFonts w:ascii="Arial" w:hAnsi="Arial" w:cs="Arial"/>
        </w:rPr>
        <w:t>pectroscopy</w:t>
      </w:r>
      <w:proofErr w:type="spellEnd"/>
      <w:r w:rsidR="00AB6FB3">
        <w:rPr>
          <w:rFonts w:ascii="Arial" w:hAnsi="Arial" w:cs="Arial"/>
        </w:rPr>
        <w:t xml:space="preserve"> (</w:t>
      </w:r>
      <w:proofErr w:type="spellStart"/>
      <w:r w:rsidR="00AD6E11">
        <w:rPr>
          <w:rFonts w:ascii="Arial" w:hAnsi="Arial" w:cs="Arial"/>
        </w:rPr>
        <w:t>s</w:t>
      </w:r>
      <w:r w:rsidR="00AB6FB3">
        <w:rPr>
          <w:rFonts w:ascii="Arial" w:hAnsi="Arial" w:cs="Arial"/>
        </w:rPr>
        <w:t>p</w:t>
      </w:r>
      <w:r w:rsidR="00AD6E11">
        <w:rPr>
          <w:rFonts w:ascii="Arial" w:hAnsi="Arial" w:cs="Arial"/>
        </w:rPr>
        <w:t>esctroscopie</w:t>
      </w:r>
      <w:proofErr w:type="spellEnd"/>
      <w:r w:rsidR="00AD6E11">
        <w:rPr>
          <w:rFonts w:ascii="Arial" w:hAnsi="Arial" w:cs="Arial"/>
        </w:rPr>
        <w:t xml:space="preserve"> proche infrarouge)</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300094"/>
      <w:r>
        <w:lastRenderedPageBreak/>
        <w:t>Introduction</w:t>
      </w:r>
      <w:bookmarkEnd w:id="0"/>
    </w:p>
    <w:p w14:paraId="088BE4C7" w14:textId="77777777" w:rsidR="0015743B" w:rsidRPr="00A071D2" w:rsidRDefault="0015743B" w:rsidP="0015743B">
      <w:pPr>
        <w:pStyle w:val="Titre2"/>
      </w:pPr>
      <w:bookmarkStart w:id="1" w:name="_Toc144300095"/>
      <w:r>
        <w:t>Le changement climatique</w:t>
      </w:r>
      <w:bookmarkEnd w:id="1"/>
    </w:p>
    <w:p w14:paraId="79D46D3F" w14:textId="5853A51E"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994DAD">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Pr="00A071D2">
        <w:t>P</w:t>
      </w:r>
      <w:r w:rsidR="00D7637C">
        <w:t>ar exemple, p</w:t>
      </w:r>
      <w:r w:rsidRPr="00A071D2">
        <w:t xml:space="preserve">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77777777"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300096"/>
      <w:r>
        <w:t>Sélection massale et diversité génétique</w:t>
      </w:r>
      <w:bookmarkEnd w:id="2"/>
    </w:p>
    <w:p w14:paraId="303A5077" w14:textId="2E0B034F"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 xml:space="preserve">Il est souvent déploré que cette façon de produire des variétés rend les agriculteurs dépendants à l’industrie semencière et n’est pas adaptée aux enjeux du changement climatique ou aux enjeux sociaux et aux attentes des agriculteurs soucieux de préserver l’environnement. Certains auteurs et agriculteurs parlent par exemple d’un "vide variétal" pour le blé en agriculture biologique </w:t>
      </w:r>
      <w:r>
        <w:fldChar w:fldCharType="begin"/>
      </w:r>
      <w:r>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1FD1EC2A"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interspécifiques par des cultures associées, variétés populations, ou des plantes compagnes par exemple</w:t>
      </w:r>
      <w:r w:rsidRPr="00A071D2">
        <w:t>. Son utilisation offre de nombreux avantages : prolongation de l’efficacité de gènes de résistance, effet tampon contre les stress biotiques et abiotiques, et maintien de la diversité dans l’écosystème et des services écosystémiques associés</w:t>
      </w:r>
      <w:r w:rsidR="009E69D8">
        <w:t xml:space="preserve"> </w:t>
      </w:r>
      <w:r w:rsidR="009E69D8">
        <w:fldChar w:fldCharType="begin"/>
      </w:r>
      <w:r w:rsidR="009E69D8">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9E69D8">
        <w:instrText xml:space="preserve"> ADDIN ZOTERO_ITEM CSL_CITATION {"citationID":"4IWC5cyY","properties":{"formattedCitation":"(Dawson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1702C9DB"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associations la promouvant (comme le Réseau Semences Paysannes) et soutenu par certaines équipes </w:t>
      </w:r>
      <w:r w:rsidR="001B347A">
        <w:lastRenderedPageBreak/>
        <w:t xml:space="preserve">de recherche à travers des programmes de sélection participative </w:t>
      </w:r>
      <w:r w:rsidR="001B347A">
        <w:fldChar w:fldCharType="begin"/>
      </w:r>
      <w:r w:rsidR="00A01E59">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proofErr w:type="spellStart"/>
      <w:r w:rsidR="002F3CDA">
        <w:rPr>
          <w:i/>
        </w:rPr>
        <w:t>Triticum</w:t>
      </w:r>
      <w:proofErr w:type="spellEnd"/>
      <w:r w:rsidR="002F3CDA">
        <w:rPr>
          <w:i/>
        </w:rPr>
        <w:t xml:space="preserve"> </w:t>
      </w:r>
      <w:proofErr w:type="spellStart"/>
      <w:r w:rsidR="002F3CDA">
        <w:rPr>
          <w:i/>
        </w:rPr>
        <w:t>turgidum</w:t>
      </w:r>
      <w:proofErr w:type="spellEnd"/>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300097"/>
      <w:r>
        <w:t>L’importance de la qualité des grains chez le blé dur</w:t>
      </w:r>
      <w:bookmarkEnd w:id="3"/>
    </w:p>
    <w:p w14:paraId="7C773670" w14:textId="37BF6357"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Pr="00A071D2">
        <w:t xml:space="preserve">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33645060" w:rsidR="002A66D1" w:rsidRDefault="002A66D1" w:rsidP="00B84EA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 xml:space="preserve">C’est donc un trait intéressant à sélectionner dans un contexte d’agriculture à bas intrants et de sélection massale car c’est une sélection </w:t>
      </w:r>
      <w:r w:rsidR="00DE6E41">
        <w:t xml:space="preserve">indirecte </w:t>
      </w:r>
      <w:r>
        <w:t xml:space="preserve">sur le rendement, la résistance à un stress et </w:t>
      </w:r>
      <w:r w:rsidR="00DE6E41">
        <w:t xml:space="preserve">directe </w:t>
      </w:r>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1F3918">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1F3918">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300098"/>
      <w:r>
        <w:lastRenderedPageBreak/>
        <w:t>Les pratiques de sélection massale chez le blé dur</w:t>
      </w:r>
      <w:bookmarkEnd w:id="4"/>
    </w:p>
    <w:p w14:paraId="2BA1DCA9" w14:textId="26FF83E1" w:rsidR="002A66D1" w:rsidRDefault="001E4B92" w:rsidP="002A66D1">
      <w:r>
        <w:t>Pour le blé, la sélection m</w:t>
      </w:r>
      <w:r w:rsidR="0022004C">
        <w:t>assale s’opère en conservant les</w:t>
      </w:r>
      <w:r>
        <w:t xml:space="preserve"> plus beaux épis</w:t>
      </w:r>
      <w:r w:rsidR="00A52107">
        <w:t>, ou les épis des plus belles plantes</w:t>
      </w:r>
      <w:r>
        <w:t xml:space="preserve"> </w:t>
      </w:r>
      <w:r w:rsidR="00281B7C">
        <w:t>et en semant</w:t>
      </w:r>
      <w:r w:rsidR="001F3918">
        <w:t xml:space="preserve"> leurs grains </w:t>
      </w:r>
      <w:r w:rsidR="001F3918">
        <w:fldChar w:fldCharType="begin"/>
      </w:r>
      <w:r w:rsidR="00BD192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ins w:id="5" w:author="Jacques DAVID" w:date="2023-08-31T07:39:00Z">
        <w:r w:rsidR="00127BA7">
          <w:t xml:space="preserve">Cette pratique permet </w:t>
        </w:r>
        <w:proofErr w:type="spellStart"/>
        <w:r w:rsidR="00127BA7">
          <w:t>ed</w:t>
        </w:r>
        <w:proofErr w:type="spellEnd"/>
        <w:r w:rsidR="00127BA7">
          <w:t xml:space="preserve"> sélectionner sur la partie végétative de la plante (vigueur, aspect sanitaire, productivité)</w:t>
        </w:r>
      </w:ins>
      <w:ins w:id="6" w:author="Jacques DAVID" w:date="2023-08-31T07:40:00Z">
        <w:r w:rsidR="00127BA7">
          <w:t xml:space="preserve"> mais elle ne donne pas accès directement à l’aspect des grains à moins d’effectuer un battage épi par épi. </w:t>
        </w:r>
      </w:ins>
      <w:ins w:id="7" w:author="Jacques DAVID" w:date="2023-08-31T07:39:00Z">
        <w:r w:rsidR="00127BA7">
          <w:t xml:space="preserve"> </w:t>
        </w:r>
      </w:ins>
      <w:r w:rsidR="00A52107">
        <w:t>L’observation des épis n’est à notre connaissance pas réalisable à haut débit. C’est donc une méthode coûteuse en temps et qui ne permet pas d’observer beaucoup de plantes</w:t>
      </w:r>
      <w:del w:id="8" w:author="Jacques DAVID" w:date="2023-08-31T07:40:00Z">
        <w:r w:rsidR="00A52107" w:rsidDel="00127BA7">
          <w:delText>,</w:delText>
        </w:r>
      </w:del>
      <w:r w:rsidR="00A52107">
        <w:t xml:space="preserve"> </w:t>
      </w:r>
      <w:r w:rsidR="00F55426">
        <w:t>ce qui limite le</w:t>
      </w:r>
      <w:bookmarkStart w:id="9" w:name="_GoBack"/>
      <w:bookmarkEnd w:id="9"/>
      <w:r w:rsidR="00F55426">
        <w:t xml:space="preserve">s possibilités de </w:t>
      </w:r>
      <w:proofErr w:type="gramStart"/>
      <w:r w:rsidR="00F55426">
        <w:t>sélection</w:t>
      </w:r>
      <w:proofErr w:type="gramEnd"/>
      <w:ins w:id="10" w:author="Jacques DAVID" w:date="2023-08-31T07:40:00Z">
        <w:r w:rsidR="00127BA7">
          <w:t xml:space="preserve"> pour la qualité des grains</w:t>
        </w:r>
      </w:ins>
      <w:r w:rsidR="00F55426">
        <w:t xml:space="preserve">. Etant donné que les caractéristiques des grains sont importantes, on pourrait proposer de faire la sélection en observant les grains </w:t>
      </w:r>
      <w:ins w:id="11" w:author="Jacques DAVID" w:date="2023-08-31T07:41:00Z">
        <w:r w:rsidR="00127BA7">
          <w:t xml:space="preserve">individuellement </w:t>
        </w:r>
      </w:ins>
      <w:r w:rsidR="00F55426">
        <w:t xml:space="preserve">plutôt que les épis. </w:t>
      </w:r>
      <w:r w:rsidR="00D45711">
        <w:t>En effet, l’observation</w:t>
      </w:r>
      <w:ins w:id="12" w:author="Jacques DAVID" w:date="2023-08-31T07:41:00Z">
        <w:r w:rsidR="00127BA7">
          <w:t xml:space="preserve"> (ou le </w:t>
        </w:r>
        <w:proofErr w:type="gramStart"/>
        <w:r w:rsidR="00127BA7">
          <w:t xml:space="preserve">tri) </w:t>
        </w:r>
      </w:ins>
      <w:r w:rsidR="00D45711">
        <w:t xml:space="preserve"> d</w:t>
      </w:r>
      <w:ins w:id="13" w:author="Jacques DAVID" w:date="2023-08-31T07:41:00Z">
        <w:r w:rsidR="00127BA7">
          <w:t>’</w:t>
        </w:r>
      </w:ins>
      <w:r w:rsidR="00D45711">
        <w:t>u</w:t>
      </w:r>
      <w:ins w:id="14" w:author="Jacques DAVID" w:date="2023-08-31T07:41:00Z">
        <w:r w:rsidR="00127BA7">
          <w:t>n</w:t>
        </w:r>
      </w:ins>
      <w:proofErr w:type="gramEnd"/>
      <w:r w:rsidR="00D45711">
        <w:t xml:space="preserve">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est le plus facile à observer à haut débit (en triant sur la taille avec un tamis</w:t>
      </w:r>
      <w:r w:rsidR="00301C3B">
        <w:t xml:space="preserve"> ou sur le taux de protéine avec un trieur optique</w:t>
      </w:r>
      <w:r w:rsidR="00776BB5">
        <w:t xml:space="preserve"> </w:t>
      </w:r>
      <w:ins w:id="15" w:author="Jacques DAVID" w:date="2023-08-31T07:42:00Z">
        <w:r w:rsidR="00127BA7">
          <w:t xml:space="preserve">équipe d’infra-rouge </w:t>
        </w:r>
      </w:ins>
      <w:r w:rsidR="00776BB5">
        <w:t xml:space="preserve">par exemple), ce qui est important si l’on </w:t>
      </w:r>
      <w:r w:rsidR="00B140E7">
        <w:t>veut observer un grand nombre de génotypes</w:t>
      </w:r>
      <w:r w:rsidR="00776BB5">
        <w:t>.</w:t>
      </w:r>
      <w:r w:rsidR="00521483">
        <w:t xml:space="preserve"> Enfin, c’est le produit de la récolte</w:t>
      </w:r>
      <w:ins w:id="16" w:author="Jacques DAVID" w:date="2023-08-31T07:42:00Z">
        <w:r w:rsidR="00127BA7">
          <w:t xml:space="preserve">. </w:t>
        </w:r>
      </w:ins>
      <w:del w:id="17" w:author="Jacques DAVID" w:date="2023-08-31T07:42:00Z">
        <w:r w:rsidR="00521483" w:rsidDel="00127BA7">
          <w:delText xml:space="preserve">, ce qui </w:delText>
        </w:r>
        <w:commentRangeStart w:id="18"/>
        <w:r w:rsidR="00521483" w:rsidDel="00127BA7">
          <w:delText xml:space="preserve">implique </w:delText>
        </w:r>
      </w:del>
      <w:commentRangeEnd w:id="18"/>
      <w:r w:rsidR="00983D8F">
        <w:rPr>
          <w:rStyle w:val="Marquedecommentaire"/>
          <w:rFonts w:asciiTheme="minorHAnsi" w:eastAsiaTheme="minorHAnsi" w:hAnsiTheme="minorHAnsi" w:cstheme="minorBidi"/>
          <w:lang w:eastAsia="en-US"/>
        </w:rPr>
        <w:commentReference w:id="18"/>
      </w:r>
      <w:del w:id="19" w:author="Jacques DAVID" w:date="2023-08-31T07:42:00Z">
        <w:r w:rsidR="00521483" w:rsidDel="00127BA7">
          <w:delText>que l’o</w:delText>
        </w:r>
      </w:del>
      <w:r w:rsidR="00521483">
        <w:t xml:space="preserve">n </w:t>
      </w:r>
      <w:ins w:id="20" w:author="Jacques DAVID" w:date="2023-08-31T07:42:00Z">
        <w:r w:rsidR="00127BA7">
          <w:t xml:space="preserve">On </w:t>
        </w:r>
      </w:ins>
      <w:r w:rsidR="00521483">
        <w:t xml:space="preserve">peut </w:t>
      </w:r>
      <w:ins w:id="21" w:author="Jacques DAVID" w:date="2023-08-31T07:42:00Z">
        <w:r w:rsidR="00127BA7">
          <w:t xml:space="preserve">le </w:t>
        </w:r>
      </w:ins>
      <w:r w:rsidR="00521483">
        <w:t xml:space="preserve">sélectionner après la moisson et </w:t>
      </w:r>
      <w:del w:id="22" w:author="Jacques DAVID" w:date="2023-08-31T07:42:00Z">
        <w:r w:rsidR="00CE7735" w:rsidDel="00127BA7">
          <w:delText xml:space="preserve">que cela </w:delText>
        </w:r>
      </w:del>
      <w:r w:rsidR="00521483">
        <w:t xml:space="preserve">ne nécessite pas </w:t>
      </w:r>
      <w:del w:id="23" w:author="Jacques DAVID" w:date="2023-08-31T07:43:00Z">
        <w:r w:rsidR="00521483" w:rsidDel="00127BA7">
          <w:delText xml:space="preserve">nécessairement </w:delText>
        </w:r>
      </w:del>
      <w:r w:rsidR="00521483">
        <w:t xml:space="preserve">une observation </w:t>
      </w:r>
      <w:del w:id="24" w:author="Jacques DAVID" w:date="2023-08-31T07:43:00Z">
        <w:r w:rsidR="00521483" w:rsidDel="00127BA7">
          <w:delText xml:space="preserve">des plantes </w:delText>
        </w:r>
      </w:del>
      <w:r w:rsidR="00521483">
        <w:t>au</w:t>
      </w:r>
      <w:del w:id="25" w:author="Jacques DAVID" w:date="2023-08-31T07:43:00Z">
        <w:r w:rsidR="00521483" w:rsidDel="00127BA7">
          <w:delText>x</w:delText>
        </w:r>
      </w:del>
      <w:r w:rsidR="00521483">
        <w:t xml:space="preserve"> champ. </w:t>
      </w:r>
      <w:ins w:id="26" w:author="Jacques DAVID" w:date="2023-08-31T07:43:00Z">
        <w:r w:rsidR="00983D8F">
          <w:t xml:space="preserve">Par contre, une sélection sur le seul grain </w:t>
        </w:r>
      </w:ins>
      <w:del w:id="27" w:author="Jacques DAVID" w:date="2023-08-31T07:44:00Z">
        <w:r w:rsidR="00521483" w:rsidDel="00983D8F">
          <w:delText xml:space="preserve">Cela </w:delText>
        </w:r>
      </w:del>
      <w:r w:rsidR="00521483">
        <w:t xml:space="preserve">implique </w:t>
      </w:r>
      <w:del w:id="28" w:author="Jacques DAVID" w:date="2023-08-31T07:44:00Z">
        <w:r w:rsidR="00521483" w:rsidDel="00983D8F">
          <w:delText xml:space="preserve">également </w:delText>
        </w:r>
      </w:del>
      <w:r w:rsidR="00521483">
        <w:t xml:space="preserve">qu’on ne peut </w:t>
      </w:r>
      <w:r w:rsidR="00521483">
        <w:rPr>
          <w:i/>
        </w:rPr>
        <w:t>a priori</w:t>
      </w:r>
      <w:r w:rsidR="00521483">
        <w:t xml:space="preserve"> pas sélectionner directement sur des traits </w:t>
      </w:r>
      <w:del w:id="29" w:author="Jacques DAVID" w:date="2023-08-31T07:44:00Z">
        <w:r w:rsidR="00521483" w:rsidDel="00983D8F">
          <w:delText xml:space="preserve">extérieurs au grain comme </w:delText>
        </w:r>
      </w:del>
      <w:ins w:id="30" w:author="Jacques DAVID" w:date="2023-08-31T07:44:00Z">
        <w:r w:rsidR="00983D8F">
          <w:t xml:space="preserve">végétatifs </w:t>
        </w:r>
      </w:ins>
      <w:r w:rsidR="00521483">
        <w:t xml:space="preserve">par exemple la hauteur de la plante ou la résistance aux maladies. Cependant la morphologie du grain est liée à l’histoire de vie de la plante et il existe des corrélations </w:t>
      </w:r>
      <w:del w:id="31" w:author="Jacques DAVID" w:date="2023-08-31T07:45:00Z">
        <w:r w:rsidR="00521483" w:rsidDel="00A12A60">
          <w:delText xml:space="preserve">avec </w:delText>
        </w:r>
      </w:del>
      <w:ins w:id="32" w:author="Jacques DAVID" w:date="2023-08-31T07:45:00Z">
        <w:r w:rsidR="00A12A60">
          <w:t xml:space="preserve">entre </w:t>
        </w:r>
      </w:ins>
      <w:r w:rsidR="00521483">
        <w:t xml:space="preserve">ces traits </w:t>
      </w:r>
      <w:del w:id="33" w:author="Jacques DAVID" w:date="2023-08-31T07:45:00Z">
        <w:r w:rsidR="00521483" w:rsidDel="00A12A60">
          <w:delText xml:space="preserve">extérieurs aux </w:delText>
        </w:r>
      </w:del>
      <w:ins w:id="34" w:author="Jacques DAVID" w:date="2023-08-31T07:45:00Z">
        <w:r w:rsidR="00A12A60">
          <w:t xml:space="preserve">et ceux du </w:t>
        </w:r>
      </w:ins>
      <w:r w:rsidR="00521483">
        <w:t>grains</w:t>
      </w:r>
      <w:ins w:id="35" w:author="Jacques DAVID" w:date="2023-08-31T07:45:00Z">
        <w:r w:rsidR="00A12A60">
          <w:t xml:space="preserve">, ouvrant des possibilités </w:t>
        </w:r>
      </w:ins>
      <w:del w:id="36" w:author="Jacques DAVID" w:date="2023-08-31T07:45:00Z">
        <w:r w:rsidR="00521483" w:rsidDel="00A12A60">
          <w:delText xml:space="preserve"> ce qui peut mener à une </w:delText>
        </w:r>
      </w:del>
      <w:ins w:id="37" w:author="Jacques DAVID" w:date="2023-08-31T07:45:00Z">
        <w:r w:rsidR="00A12A60">
          <w:t xml:space="preserve">de </w:t>
        </w:r>
      </w:ins>
      <w:r w:rsidR="00521483">
        <w:t xml:space="preserve">sélection indirecte. </w:t>
      </w:r>
    </w:p>
    <w:p w14:paraId="3EB7BD18" w14:textId="60868C4D" w:rsidR="005878C7" w:rsidRDefault="005878C7" w:rsidP="002A66D1"/>
    <w:p w14:paraId="24C15A30" w14:textId="2CB7B505" w:rsidR="005878C7" w:rsidRDefault="005878C7" w:rsidP="002A66D1">
      <w:del w:id="38" w:author="Jacques DAVID" w:date="2023-08-31T07:46:00Z">
        <w:r w:rsidDel="00A12A60">
          <w:delText xml:space="preserve">On peut alors se demander si la sélection sur grains peut être efficace pour améliorer les caractéristiques du grain et il </w:delText>
        </w:r>
      </w:del>
      <w:ins w:id="39" w:author="Jacques DAVID" w:date="2023-08-31T07:46:00Z">
        <w:r w:rsidR="00A12A60">
          <w:t xml:space="preserve">Il </w:t>
        </w:r>
      </w:ins>
      <w:r>
        <w:t xml:space="preserve">serait utile de pouvoir comparer </w:t>
      </w:r>
      <w:del w:id="40" w:author="Jacques DAVID" w:date="2023-08-31T07:46:00Z">
        <w:r w:rsidDel="00A12A60">
          <w:delText xml:space="preserve">cette </w:delText>
        </w:r>
      </w:del>
      <w:ins w:id="41" w:author="Jacques DAVID" w:date="2023-08-31T07:46:00Z">
        <w:r w:rsidR="00A12A60">
          <w:t>l’</w:t>
        </w:r>
      </w:ins>
      <w:r>
        <w:t xml:space="preserve">efficacité </w:t>
      </w:r>
      <w:ins w:id="42" w:author="Jacques DAVID" w:date="2023-08-31T07:46:00Z">
        <w:r w:rsidR="00A12A60">
          <w:t xml:space="preserve">d’une sélection sur grain individuel </w:t>
        </w:r>
      </w:ins>
      <w:r>
        <w:t>à celle d</w:t>
      </w:r>
      <w:del w:id="43" w:author="Jacques DAVID" w:date="2023-08-31T07:46:00Z">
        <w:r w:rsidDel="00A12A60">
          <w:delText xml:space="preserve">e la </w:delText>
        </w:r>
      </w:del>
      <w:ins w:id="44" w:author="Jacques DAVID" w:date="2023-08-31T07:46:00Z">
        <w:r w:rsidR="00A12A60">
          <w:t xml:space="preserve">‘une </w:t>
        </w:r>
      </w:ins>
      <w:r>
        <w:t xml:space="preserve">sélection </w:t>
      </w:r>
      <w:ins w:id="45" w:author="Jacques DAVID" w:date="2023-08-31T07:46:00Z">
        <w:r w:rsidR="00A12A60">
          <w:t xml:space="preserve">sur la valeur moyenne des grains </w:t>
        </w:r>
      </w:ins>
      <w:del w:id="46" w:author="Jacques DAVID" w:date="2023-08-31T07:46:00Z">
        <w:r w:rsidDel="00A12A60">
          <w:delText xml:space="preserve">sur </w:delText>
        </w:r>
      </w:del>
      <w:ins w:id="47" w:author="Jacques DAVID" w:date="2023-08-31T07:46:00Z">
        <w:r w:rsidR="00A12A60">
          <w:t xml:space="preserve">d’un </w:t>
        </w:r>
      </w:ins>
      <w:r>
        <w:t>épi</w:t>
      </w:r>
      <w:r w:rsidR="00950706">
        <w:t xml:space="preserve"> pour </w:t>
      </w:r>
      <w:del w:id="48" w:author="Jacques DAVID" w:date="2023-08-31T07:47:00Z">
        <w:r w:rsidR="00950706" w:rsidDel="00A12A60">
          <w:delText xml:space="preserve">savoir comment opérer </w:delText>
        </w:r>
      </w:del>
      <w:ins w:id="49" w:author="Jacques DAVID" w:date="2023-08-31T07:47:00Z">
        <w:r w:rsidR="00A12A60">
          <w:t xml:space="preserve">optimiser </w:t>
        </w:r>
      </w:ins>
      <w:r w:rsidR="00950706">
        <w:t>une sélection massale</w:t>
      </w:r>
      <w:ins w:id="50" w:author="Jacques DAVID" w:date="2023-08-31T07:47:00Z">
        <w:r w:rsidR="00A12A60">
          <w:t xml:space="preserve"> pour la qualité du </w:t>
        </w:r>
        <w:proofErr w:type="spellStart"/>
        <w:r w:rsidR="00A12A60">
          <w:t>grain</w:t>
        </w:r>
      </w:ins>
      <w:r>
        <w:t>.</w:t>
      </w:r>
      <w:del w:id="51" w:author="Jacques DAVID" w:date="2023-08-31T07:47:00Z">
        <w:r w:rsidDel="00A12A60">
          <w:delText xml:space="preserve"> En reprenant l’exemple de </w:delText>
        </w:r>
      </w:del>
      <w:ins w:id="52" w:author="Jacques DAVID" w:date="2023-08-31T07:47:00Z">
        <w:r w:rsidR="00A12A60">
          <w:t>Sur</w:t>
        </w:r>
        <w:proofErr w:type="spellEnd"/>
        <w:r w:rsidR="00A12A60">
          <w:t xml:space="preserve"> </w:t>
        </w:r>
      </w:ins>
      <w:r>
        <w:t>la taille des grains, o</w:t>
      </w:r>
      <w:ins w:id="53" w:author="Jacques DAVID" w:date="2023-08-31T07:47:00Z">
        <w:r w:rsidR="00A12A60">
          <w:t>n</w:t>
        </w:r>
      </w:ins>
      <w:del w:id="54" w:author="Jacques DAVID" w:date="2023-08-31T07:47:00Z">
        <w:r w:rsidDel="00A12A60">
          <w:delText>u</w:delText>
        </w:r>
      </w:del>
      <w:r>
        <w:t xml:space="preserve"> pourrait intuitivement penser que la sélection sur épi est toujours </w:t>
      </w:r>
      <w:del w:id="55" w:author="Jacques DAVID" w:date="2023-08-31T07:48:00Z">
        <w:r w:rsidDel="00A12A60">
          <w:delText xml:space="preserve">meilleure </w:delText>
        </w:r>
      </w:del>
      <w:ins w:id="56" w:author="Jacques DAVID" w:date="2023-08-31T07:48:00Z">
        <w:r w:rsidR="00A12A60">
          <w:t xml:space="preserve">plus efficace </w:t>
        </w:r>
      </w:ins>
      <w:r>
        <w:t xml:space="preserve">que la sélection sur grain. En effet, </w:t>
      </w:r>
      <w:del w:id="57" w:author="Jacques DAVID" w:date="2023-08-31T07:48:00Z">
        <w:r w:rsidR="000922CB" w:rsidDel="00A12A60">
          <w:delText xml:space="preserve">même si les </w:delText>
        </w:r>
      </w:del>
      <w:r>
        <w:t xml:space="preserve">il existe toujours une </w:t>
      </w:r>
      <w:ins w:id="58" w:author="Jacques DAVID" w:date="2023-08-31T07:48:00Z">
        <w:r w:rsidR="00A12A60">
          <w:t xml:space="preserve">forte </w:t>
        </w:r>
      </w:ins>
      <w:r>
        <w:t xml:space="preserve">variabilité de la taille des grains au sein d’un épi </w:t>
      </w:r>
      <w:r>
        <w:fldChar w:fldCharType="begin"/>
      </w:r>
      <w:r>
        <w:instrText xml:space="preserve"> ADDIN ZOTERO_ITEM CSL_CITATION {"citationID":"FClZKfTX","properties":{"formattedCitation":"(Beral,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5878C7">
        <w:t>(Beral, 2020)</w:t>
      </w:r>
      <w:r>
        <w:fldChar w:fldCharType="end"/>
      </w:r>
      <w:ins w:id="59" w:author="Jacques DAVID" w:date="2023-08-31T07:48:00Z">
        <w:r w:rsidR="00A12A60">
          <w:t xml:space="preserve">, c’est-à-dire que </w:t>
        </w:r>
      </w:ins>
      <w:del w:id="60" w:author="Jacques DAVID" w:date="2023-08-31T07:48:00Z">
        <w:r w:rsidR="00B16E2A" w:rsidDel="00A12A60">
          <w:delText>. L</w:delText>
        </w:r>
      </w:del>
      <w:ins w:id="61" w:author="Jacques DAVID" w:date="2023-08-31T07:48:00Z">
        <w:r w:rsidR="00A12A60">
          <w:t>l</w:t>
        </w:r>
      </w:ins>
      <w:r w:rsidR="00B16E2A">
        <w:t>es</w:t>
      </w:r>
      <w:r w:rsidR="00B16E2A" w:rsidRPr="00B16E2A">
        <w:t xml:space="preserve"> génotypes </w:t>
      </w:r>
      <w:r w:rsidR="00B16E2A">
        <w:t>à gros grains font des épis contenant de très gros grains, des grains moyens et</w:t>
      </w:r>
      <w:r w:rsidR="00B16E2A" w:rsidRPr="00B16E2A">
        <w:t xml:space="preserve"> des</w:t>
      </w:r>
      <w:r w:rsidR="00A75F08">
        <w:t xml:space="preserve"> grains plus petits transmettant tous une grosse taille aux grains de la génération suivante</w:t>
      </w:r>
      <w:r w:rsidR="00CB3D3F">
        <w:t xml:space="preserve"> (c’est-à-dire ayant tous une bonne valeur génétique</w:t>
      </w:r>
      <w:commentRangeStart w:id="62"/>
      <w:r w:rsidR="00CB3D3F">
        <w:t>)</w:t>
      </w:r>
      <w:ins w:id="63" w:author="Jacques DAVID" w:date="2023-08-31T07:49:00Z">
        <w:r w:rsidR="00A12A60">
          <w:t>, illustrant en cela les résultats historiques de Johannsen (1904)</w:t>
        </w:r>
      </w:ins>
      <w:ins w:id="64" w:author="Jacques DAVID" w:date="2023-08-31T07:50:00Z">
        <w:r w:rsidR="00A12A60">
          <w:t xml:space="preserve"> sur les notions de génotypes et de phénotypes</w:t>
        </w:r>
      </w:ins>
      <w:ins w:id="65" w:author="Jacques DAVID" w:date="2023-08-31T07:49:00Z">
        <w:r w:rsidR="00A12A60">
          <w:t xml:space="preserve"> </w:t>
        </w:r>
        <w:commentRangeEnd w:id="62"/>
        <w:r w:rsidR="00A12A60">
          <w:rPr>
            <w:rStyle w:val="Marquedecommentaire"/>
            <w:rFonts w:asciiTheme="minorHAnsi" w:eastAsiaTheme="minorHAnsi" w:hAnsiTheme="minorHAnsi" w:cstheme="minorBidi"/>
            <w:lang w:eastAsia="en-US"/>
          </w:rPr>
          <w:commentReference w:id="62"/>
        </w:r>
      </w:ins>
      <w:r w:rsidR="00B16E2A" w:rsidRPr="00B16E2A">
        <w:t>.</w:t>
      </w:r>
      <w:r w:rsidR="00B16E2A">
        <w:t xml:space="preserve"> Les génotypes à plus petits grains </w:t>
      </w:r>
      <w:del w:id="66" w:author="Jacques DAVID" w:date="2023-08-31T07:50:00Z">
        <w:r w:rsidR="00B16E2A" w:rsidDel="00A12A60">
          <w:delText xml:space="preserve">font </w:delText>
        </w:r>
      </w:del>
      <w:ins w:id="67" w:author="Jacques DAVID" w:date="2023-08-31T07:50:00Z">
        <w:r w:rsidR="00A12A60">
          <w:t xml:space="preserve">produisent dans le même </w:t>
        </w:r>
      </w:ins>
      <w:del w:id="68" w:author="Jacques DAVID" w:date="2023-08-31T07:50:00Z">
        <w:r w:rsidR="00B16E2A" w:rsidDel="00A12A60">
          <w:delText xml:space="preserve">des </w:delText>
        </w:r>
      </w:del>
      <w:r w:rsidR="00B16E2A">
        <w:t xml:space="preserve">épis </w:t>
      </w:r>
      <w:del w:id="69" w:author="Jacques DAVID" w:date="2023-08-31T07:50:00Z">
        <w:r w:rsidR="00B16E2A" w:rsidDel="00A12A60">
          <w:delText xml:space="preserve">avec </w:delText>
        </w:r>
      </w:del>
      <w:r w:rsidR="00B16E2A">
        <w:t xml:space="preserve">des grains </w:t>
      </w:r>
      <w:ins w:id="70" w:author="Jacques DAVID" w:date="2023-08-31T07:51:00Z">
        <w:r w:rsidR="00A12A60">
          <w:t xml:space="preserve">se répartissant entre </w:t>
        </w:r>
      </w:ins>
      <w:r w:rsidR="00B16E2A">
        <w:t>moyens</w:t>
      </w:r>
      <w:ins w:id="71" w:author="Jacques DAVID" w:date="2023-08-31T07:50:00Z">
        <w:r w:rsidR="00A12A60">
          <w:t xml:space="preserve"> </w:t>
        </w:r>
      </w:ins>
      <w:del w:id="72" w:author="Jacques DAVID" w:date="2023-08-31T07:50:00Z">
        <w:r w:rsidR="00067FB8" w:rsidDel="00A12A60">
          <w:delText>/</w:delText>
        </w:r>
      </w:del>
      <w:r w:rsidR="00067FB8">
        <w:t>gros</w:t>
      </w:r>
      <w:r w:rsidR="00B16E2A">
        <w:t xml:space="preserve"> et </w:t>
      </w:r>
      <w:del w:id="73" w:author="Jacques DAVID" w:date="2023-08-31T07:51:00Z">
        <w:r w:rsidR="00B16E2A" w:rsidDel="00A12A60">
          <w:delText>de</w:delText>
        </w:r>
        <w:r w:rsidR="00A75F08" w:rsidDel="00A12A60">
          <w:delText>s</w:delText>
        </w:r>
        <w:r w:rsidR="00B16E2A" w:rsidDel="00A12A60">
          <w:delText xml:space="preserve"> </w:delText>
        </w:r>
      </w:del>
      <w:ins w:id="74" w:author="Jacques DAVID" w:date="2023-08-31T07:50:00Z">
        <w:r w:rsidR="00A12A60">
          <w:t xml:space="preserve">petits </w:t>
        </w:r>
      </w:ins>
      <w:del w:id="75" w:author="Jacques DAVID" w:date="2023-08-31T07:51:00Z">
        <w:r w:rsidR="00B16E2A" w:rsidDel="00A12A60">
          <w:delText xml:space="preserve">grains </w:delText>
        </w:r>
        <w:r w:rsidR="00A75F08" w:rsidDel="00A12A60">
          <w:delText>petits</w:delText>
        </w:r>
        <w:r w:rsidR="00950706" w:rsidDel="00A12A60">
          <w:delText xml:space="preserve"> </w:delText>
        </w:r>
      </w:del>
      <w:r w:rsidR="00950706">
        <w:t xml:space="preserve">qui transmettent </w:t>
      </w:r>
      <w:r w:rsidR="00A75F08">
        <w:t xml:space="preserve">tous </w:t>
      </w:r>
      <w:r w:rsidR="000922CB">
        <w:t xml:space="preserve">une </w:t>
      </w:r>
      <w:r w:rsidR="00B16E2A" w:rsidRPr="00B16E2A">
        <w:t>petite taille au grains de la génération suivante</w:t>
      </w:r>
      <w:r w:rsidR="00A75F08">
        <w:t xml:space="preserve">. </w:t>
      </w:r>
      <w:r w:rsidR="000922CB">
        <w:t xml:space="preserve">Ainsi, en faisant une sélection massale sur les grains pour en augmenter la taille, la majorité des gros grains </w:t>
      </w:r>
      <w:r w:rsidR="000922CB" w:rsidRPr="000922CB">
        <w:t>proviendront de génotype à gros grains mais certains proviendront</w:t>
      </w:r>
      <w:r w:rsidR="000922CB">
        <w:t xml:space="preserve"> aussi de génotypes à petits </w:t>
      </w:r>
      <w:r w:rsidR="000922CB">
        <w:lastRenderedPageBreak/>
        <w:t>grains</w:t>
      </w:r>
      <w:r w:rsidR="00CB3D3F">
        <w:t>. En faisant une sélection sur épi, on sélectionne</w:t>
      </w:r>
      <w:ins w:id="76" w:author="Jacques DAVID" w:date="2023-08-31T07:52:00Z">
        <w:r w:rsidR="00A12A60">
          <w:t xml:space="preserve"> sur la moyenne </w:t>
        </w:r>
      </w:ins>
      <w:del w:id="77" w:author="Jacques DAVID" w:date="2023-08-31T07:52:00Z">
        <w:r w:rsidR="00CB3D3F" w:rsidDel="00A12A60">
          <w:delText xml:space="preserve">rait </w:delText>
        </w:r>
      </w:del>
      <w:r w:rsidR="00CB3D3F">
        <w:t>d</w:t>
      </w:r>
      <w:ins w:id="78" w:author="Jacques DAVID" w:date="2023-08-31T07:52:00Z">
        <w:r w:rsidR="00A12A60">
          <w:t xml:space="preserve">’une </w:t>
        </w:r>
      </w:ins>
      <w:del w:id="79" w:author="Jacques DAVID" w:date="2023-08-31T07:52:00Z">
        <w:r w:rsidR="00CB3D3F" w:rsidDel="00A12A60">
          <w:delText xml:space="preserve">es </w:delText>
        </w:r>
      </w:del>
      <w:r w:rsidR="00CB3D3F">
        <w:t>famille</w:t>
      </w:r>
      <w:ins w:id="80" w:author="Jacques DAVID" w:date="2023-08-31T07:52:00Z">
        <w:r w:rsidR="00A12A60">
          <w:t xml:space="preserve"> </w:t>
        </w:r>
        <w:proofErr w:type="spellStart"/>
        <w:r w:rsidR="00A12A60">
          <w:t>apparentée</w:t>
        </w:r>
      </w:ins>
      <w:del w:id="81" w:author="Jacques DAVID" w:date="2023-08-31T07:52:00Z">
        <w:r w:rsidR="00CB3D3F" w:rsidDel="00A12A60">
          <w:delText xml:space="preserve">s </w:delText>
        </w:r>
      </w:del>
      <w:r w:rsidR="00CB3D3F">
        <w:t>de</w:t>
      </w:r>
      <w:proofErr w:type="spellEnd"/>
      <w:r w:rsidR="00CB3D3F">
        <w:t xml:space="preserve"> grains </w:t>
      </w:r>
      <w:ins w:id="82" w:author="Jacques DAVID" w:date="2023-08-31T07:52:00Z">
        <w:r w:rsidR="00A12A60">
          <w:t>et cette moyenne est bien plus prédictive de la valeur génétique que celle des grains individuels.</w:t>
        </w:r>
      </w:ins>
      <w:del w:id="83" w:author="Jacques DAVID" w:date="2023-08-31T07:53:00Z">
        <w:r w:rsidR="00CB3D3F" w:rsidDel="00A12A60">
          <w:delText>ayant tous de bonnes valeurs génétiques quelle</w:delText>
        </w:r>
        <w:r w:rsidR="00D860C6" w:rsidDel="00A12A60">
          <w:delText>s</w:delText>
        </w:r>
        <w:r w:rsidR="00CB3D3F" w:rsidDel="00A12A60">
          <w:delText xml:space="preserve"> que soi</w:delText>
        </w:r>
        <w:r w:rsidR="00D860C6" w:rsidDel="00A12A60">
          <w:delText>ent leurs</w:delText>
        </w:r>
        <w:r w:rsidR="00CB3D3F" w:rsidDel="00A12A60">
          <w:delText xml:space="preserve"> taille</w:delText>
        </w:r>
        <w:r w:rsidR="00D860C6" w:rsidDel="00A12A60">
          <w:delText>s</w:delText>
        </w:r>
        <w:r w:rsidR="00CB3D3F" w:rsidDel="00A12A60">
          <w:delText xml:space="preserve"> individuelle</w:delText>
        </w:r>
        <w:r w:rsidR="00D860C6" w:rsidDel="00A12A60">
          <w:delText>s</w:delText>
        </w:r>
      </w:del>
      <w:r w:rsidR="00CB3D3F">
        <w:t>.</w:t>
      </w:r>
      <w:del w:id="84" w:author="Jacques DAVID" w:date="2023-08-31T07:53:00Z">
        <w:r w:rsidR="00CB3D3F" w:rsidDel="00A12A60">
          <w:delText xml:space="preserve">  </w:delText>
        </w:r>
        <w:r w:rsidR="00A66BE6" w:rsidDel="00A12A60">
          <w:delText>On est donc dans un cas où l’on estime mieux la valeur génétique de chaque grain en sélectionnant sur l’épi</w:delText>
        </w:r>
      </w:del>
      <w:r w:rsidR="00A66BE6">
        <w:t>.</w:t>
      </w:r>
      <w:r w:rsidR="003D4C17">
        <w:t xml:space="preserve"> </w:t>
      </w:r>
      <w:del w:id="85" w:author="Jacques DAVID" w:date="2023-08-31T07:54:00Z">
        <w:r w:rsidR="003D4C17" w:rsidDel="00A12A60">
          <w:delText>Cette intuition se vérifie par une modélisation des composantes de la variance pour un trait du grain. Les calculs sont disponibles en annexe 1.</w:delText>
        </w:r>
      </w:del>
      <w:ins w:id="86" w:author="Jacques DAVID" w:date="2023-08-31T07:54:00Z">
        <w:r w:rsidR="00A12A60">
          <w:t xml:space="preserve"> Cette opposition est classique en théorie de la sélection, une moyenne familiale prédit mieux la valeur des </w:t>
        </w:r>
        <w:proofErr w:type="spellStart"/>
        <w:r w:rsidR="00A12A60">
          <w:t>indivdus</w:t>
        </w:r>
        <w:proofErr w:type="spellEnd"/>
        <w:r w:rsidR="00A12A60">
          <w:t xml:space="preserve"> que leur valeur individuelle. </w:t>
        </w:r>
      </w:ins>
      <w:ins w:id="87" w:author="Jacques DAVID" w:date="2023-08-31T07:55:00Z">
        <w:r w:rsidR="00A12A60">
          <w:t xml:space="preserve">A notre connaissance, peu de travaux se sont </w:t>
        </w:r>
      </w:ins>
      <w:ins w:id="88" w:author="Jacques DAVID" w:date="2023-08-31T07:56:00Z">
        <w:r w:rsidR="005B55B2">
          <w:t>intéressés</w:t>
        </w:r>
      </w:ins>
      <w:ins w:id="89" w:author="Jacques DAVID" w:date="2023-08-31T07:55:00Z">
        <w:r w:rsidR="00A12A60">
          <w:t xml:space="preserve"> à la modélisation théorique de </w:t>
        </w:r>
      </w:ins>
      <w:proofErr w:type="gramStart"/>
      <w:ins w:id="90" w:author="Jacques DAVID" w:date="2023-08-31T07:56:00Z">
        <w:r w:rsidR="005B55B2">
          <w:t xml:space="preserve">la </w:t>
        </w:r>
      </w:ins>
      <w:ins w:id="91" w:author="Jacques DAVID" w:date="2023-08-31T07:55:00Z">
        <w:r w:rsidR="00A12A60">
          <w:t xml:space="preserve"> situation</w:t>
        </w:r>
        <w:proofErr w:type="gramEnd"/>
        <w:r w:rsidR="00A12A60">
          <w:t xml:space="preserve"> </w:t>
        </w:r>
      </w:ins>
      <w:ins w:id="92" w:author="Jacques DAVID" w:date="2023-08-31T07:56:00Z">
        <w:r w:rsidR="005B55B2">
          <w:t xml:space="preserve">grain vs. </w:t>
        </w:r>
        <w:proofErr w:type="gramStart"/>
        <w:r w:rsidR="005B55B2">
          <w:t>épi</w:t>
        </w:r>
      </w:ins>
      <w:proofErr w:type="gramEnd"/>
      <w:ins w:id="93" w:author="Jacques DAVID" w:date="2023-08-31T07:55:00Z">
        <w:r w:rsidR="00A12A60">
          <w:t xml:space="preserve">. </w:t>
        </w:r>
      </w:ins>
    </w:p>
    <w:p w14:paraId="2745FC6C" w14:textId="765178AA" w:rsidR="00F41581" w:rsidRDefault="00F41581" w:rsidP="002A66D1"/>
    <w:p w14:paraId="1574857B" w14:textId="4DC805DD" w:rsidR="00F41581" w:rsidRPr="00F41581" w:rsidRDefault="00F41581" w:rsidP="00F41581">
      <w:r w:rsidRPr="005B55B2">
        <w:rPr>
          <w:i/>
          <w:rPrChange w:id="94" w:author="Jacques DAVID" w:date="2023-08-31T07:56:00Z">
            <w:rPr/>
          </w:rPrChange>
        </w:rPr>
        <w:t>A priori</w:t>
      </w:r>
      <w:r w:rsidRPr="00F41581">
        <w:t xml:space="preserve"> la sélection sur épi apparait comme la meilleure des deux méthodes</w:t>
      </w:r>
      <w:ins w:id="95" w:author="Jacques DAVID" w:date="2023-08-31T07:56:00Z">
        <w:r w:rsidR="005B55B2">
          <w:t xml:space="preserve"> puisque plus précise</w:t>
        </w:r>
      </w:ins>
      <w:r w:rsidRPr="00F41581">
        <w:t xml:space="preserve">. Cependant, en </w:t>
      </w:r>
      <w:ins w:id="96" w:author="Jacques DAVID" w:date="2023-08-31T07:57:00Z">
        <w:r w:rsidR="005B55B2">
          <w:t xml:space="preserve">la </w:t>
        </w:r>
      </w:ins>
      <w:r w:rsidRPr="00F41581">
        <w:t xml:space="preserve">replaçant </w:t>
      </w:r>
      <w:del w:id="97" w:author="Jacques DAVID" w:date="2023-08-31T07:57:00Z">
        <w:r w:rsidRPr="00F41581" w:rsidDel="005B55B2">
          <w:delText xml:space="preserve">cela </w:delText>
        </w:r>
      </w:del>
      <w:r w:rsidRPr="00F41581">
        <w:t>dans un contexte où</w:t>
      </w:r>
      <w:r>
        <w:t xml:space="preserve"> </w:t>
      </w:r>
      <w:r w:rsidRPr="00F41581">
        <w:t xml:space="preserve">un nombre de grain fixé doit être sélectionné (lorsqu’un un agriculteur ou un sélectionneur alloue une partie de sa surface à sa sélection massale), on peut </w:t>
      </w:r>
      <w:del w:id="98" w:author="Jacques DAVID" w:date="2023-08-31T07:57:00Z">
        <w:r w:rsidRPr="00F41581" w:rsidDel="005B55B2">
          <w:delText xml:space="preserve">faire </w:delText>
        </w:r>
      </w:del>
      <w:ins w:id="99" w:author="Jacques DAVID" w:date="2023-08-31T07:57:00Z">
        <w:r w:rsidR="005B55B2">
          <w:t xml:space="preserve">ajouter les arguments </w:t>
        </w:r>
      </w:ins>
      <w:del w:id="100" w:author="Jacques DAVID" w:date="2023-08-31T07:57:00Z">
        <w:r w:rsidRPr="00F41581" w:rsidDel="005B55B2">
          <w:delText xml:space="preserve">le raisonnement </w:delText>
        </w:r>
      </w:del>
      <w:r w:rsidRPr="00F41581">
        <w:t>suivant</w:t>
      </w:r>
      <w:ins w:id="101" w:author="Jacques DAVID" w:date="2023-08-31T07:57:00Z">
        <w:r w:rsidR="005B55B2">
          <w:t>s</w:t>
        </w:r>
      </w:ins>
      <w:r w:rsidRPr="00F41581">
        <w:t> </w:t>
      </w:r>
      <w:del w:id="102" w:author="Jacques DAVID" w:date="2023-08-31T07:57:00Z">
        <w:r w:rsidRPr="00F41581" w:rsidDel="005B55B2">
          <w:delText>:</w:delText>
        </w:r>
      </w:del>
      <w:r w:rsidRPr="00F41581">
        <w:t xml:space="preserve"> </w:t>
      </w:r>
    </w:p>
    <w:p w14:paraId="52A82BA7" w14:textId="1938D3F1" w:rsidR="00EC3AB3" w:rsidRPr="00EC3AB3" w:rsidRDefault="00EC3AB3" w:rsidP="00EC3AB3">
      <w:r w:rsidRPr="00EC3AB3">
        <w:t xml:space="preserve">En sélection sur grain individuel, il est aisé de traiter un très grand nombre de grains, par exemple avec un tamis pour sélectionner sur la taille du grain, ou bien en </w:t>
      </w:r>
      <w:r w:rsidR="00654866" w:rsidRPr="00EC3AB3">
        <w:t>utilisant un</w:t>
      </w:r>
      <w:r w:rsidRPr="00EC3AB3">
        <w:t xml:space="preserve"> trieur optique. A l’extrême, une récolte entière pourrait passer au tamis pour ne récupérer que les des grains souhaités. Appelons </w:t>
      </w:r>
      <w:proofErr w:type="spellStart"/>
      <w:r w:rsidRPr="00EC3AB3">
        <w:t>nsel</w:t>
      </w:r>
      <w:proofErr w:type="spellEnd"/>
      <w:r w:rsidRPr="00EC3AB3">
        <w:t xml:space="preserve"> le nombre de grains sélectionnés et NGO le nombre de grains observés, la proportion de grains sélectionnés dans la population totale de grains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0D4DAE48" w:rsidR="00EC3AB3" w:rsidRDefault="00EC3AB3" w:rsidP="00EC3AB3">
      <w:r w:rsidRPr="00EC3AB3">
        <w:t xml:space="preserve">En revanche, observer les grains à l’échelle de l’épi est beaucoup plus fastidieux. Il n’existe pas à notre connaissance d’équipement permettant d’automatiser le battage </w:t>
      </w:r>
      <w:del w:id="103" w:author="Jacques DAVID" w:date="2023-08-31T07:58:00Z">
        <w:r w:rsidRPr="00EC3AB3" w:rsidDel="005B55B2">
          <w:delText xml:space="preserve">puis </w:delText>
        </w:r>
      </w:del>
      <w:ins w:id="104" w:author="Jacques DAVID" w:date="2023-08-31T07:58:00Z">
        <w:r w:rsidR="005B55B2">
          <w:t>et</w:t>
        </w:r>
        <w:r w:rsidR="005B55B2" w:rsidRPr="00EC3AB3">
          <w:t xml:space="preserve"> </w:t>
        </w:r>
      </w:ins>
      <w:r w:rsidRPr="00EC3AB3">
        <w:t>la mesure de</w:t>
      </w:r>
      <w:ins w:id="105" w:author="Jacques DAVID" w:date="2023-08-31T07:58:00Z">
        <w:r w:rsidR="005B55B2">
          <w:t xml:space="preserve"> la moyenne des </w:t>
        </w:r>
      </w:ins>
      <w:del w:id="106" w:author="Jacques DAVID" w:date="2023-08-31T07:58:00Z">
        <w:r w:rsidRPr="00EC3AB3" w:rsidDel="005B55B2">
          <w:delText xml:space="preserve">s grains épi </w:delText>
        </w:r>
      </w:del>
      <w:r w:rsidRPr="00EC3AB3">
        <w:t xml:space="preserve">par épi sur de </w:t>
      </w:r>
      <w:del w:id="107" w:author="Jacques DAVID" w:date="2023-08-31T07:58:00Z">
        <w:r w:rsidRPr="00EC3AB3" w:rsidDel="005B55B2">
          <w:delText xml:space="preserve">très </w:delText>
        </w:r>
      </w:del>
      <w:r w:rsidRPr="00EC3AB3">
        <w:t>grands effectifs. Sans équipement, la sélection sur épi se ferait plutôt de façon visuelle, et même de cette façon, il paraît infaisable d’observer tous les épis d’un champ pour sélectionner. Il faut donc échantillonner un certain nombre d’épis dans la population</w:t>
      </w:r>
      <w:ins w:id="108" w:author="Jacques DAVID" w:date="2023-08-31T07:59:00Z">
        <w:r w:rsidR="005B55B2">
          <w:t xml:space="preserve"> pour les observer</w:t>
        </w:r>
      </w:ins>
      <w:del w:id="109" w:author="Jacques DAVID" w:date="2023-08-31T07:59:00Z">
        <w:r w:rsidRPr="00EC3AB3" w:rsidDel="005B55B2">
          <w:delText>,</w:delText>
        </w:r>
      </w:del>
      <w:r w:rsidRPr="00EC3AB3">
        <w:t xml:space="preserve"> et la sélection ne s’opérera que sur cet effectif. Appelons NEO le nombre d’épis observés. Pour sélectionner </w:t>
      </w:r>
      <w:proofErr w:type="spellStart"/>
      <w:r w:rsidRPr="00EC3AB3">
        <w:t>nsel</w:t>
      </w:r>
      <w:proofErr w:type="spellEnd"/>
      <w:r w:rsidRPr="00EC3AB3">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54E37E3" w:rsidR="00BD192E" w:rsidRDefault="00BD192E" w:rsidP="00BD192E">
      <w:r w:rsidRPr="00BD192E">
        <w:t>En imaginant un exemple réaliste de sélection sur la taille du grain par tamis, mettons qu’un agriculteur alloue chaque année une surface constante de 100 m² pour améliorer sa population. Avec une densité de semis de 250 grains par m², il lui faut chaque année sélectionner 25.000 grains (</w:t>
      </w:r>
      <w:proofErr w:type="spellStart"/>
      <w:r w:rsidRPr="00BD192E">
        <w:t>nsel</w:t>
      </w:r>
      <w:proofErr w:type="spellEnd"/>
      <w:r w:rsidRPr="00BD192E">
        <w:t xml:space="preserve"> = 25.000) pour </w:t>
      </w:r>
      <w:del w:id="110" w:author="Jacques DAVID" w:date="2023-08-31T08:00:00Z">
        <w:r w:rsidRPr="00BD192E" w:rsidDel="005B55B2">
          <w:delText>replanter</w:delText>
        </w:r>
      </w:del>
      <w:ins w:id="111" w:author="Jacques DAVID" w:date="2023-08-31T08:00:00Z">
        <w:r w:rsidR="005B55B2">
          <w:t>ressemer</w:t>
        </w:r>
      </w:ins>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w:t>
      </w:r>
      <w:del w:id="112" w:author="Jacques DAVID" w:date="2023-08-31T08:00:00Z">
        <w:r w:rsidRPr="00BD192E" w:rsidDel="005B55B2">
          <w:delText xml:space="preserve">En supposant </w:delText>
        </w:r>
        <w:r w:rsidR="00C2039A" w:rsidDel="005B55B2">
          <w:delText>qu’on puisse passer aisément 80</w:delText>
        </w:r>
        <w:r w:rsidRPr="00BD192E" w:rsidDel="005B55B2">
          <w:delText xml:space="preserve"> kg de grains au tamis, et que</w:delText>
        </w:r>
      </w:del>
      <w:ins w:id="113" w:author="Jacques DAVID" w:date="2023-08-31T08:00:00Z">
        <w:r w:rsidR="005B55B2">
          <w:t xml:space="preserve">Imaginons que </w:t>
        </w:r>
      </w:ins>
      <w:del w:id="114" w:author="Jacques DAVID" w:date="2023-08-31T08:00:00Z">
        <w:r w:rsidRPr="00BD192E" w:rsidDel="005B55B2">
          <w:delText xml:space="preserve"> </w:delText>
        </w:r>
      </w:del>
      <w:del w:id="115" w:author="Jacques DAVID" w:date="2023-08-31T08:01:00Z">
        <w:r w:rsidRPr="00BD192E" w:rsidDel="005B55B2">
          <w:delText xml:space="preserve">l’on </w:delText>
        </w:r>
      </w:del>
      <w:ins w:id="116" w:author="Jacques DAVID" w:date="2023-08-31T08:01:00Z">
        <w:r w:rsidR="005B55B2">
          <w:t xml:space="preserve">le paysan ou le sélectionneur </w:t>
        </w:r>
      </w:ins>
      <w:del w:id="117" w:author="Jacques DAVID" w:date="2023-08-31T08:01:00Z">
        <w:r w:rsidRPr="00BD192E" w:rsidDel="005B55B2">
          <w:delText xml:space="preserve">puisse </w:delText>
        </w:r>
      </w:del>
      <w:r w:rsidRPr="00BD192E">
        <w:t>observe</w:t>
      </w:r>
      <w:del w:id="118" w:author="Jacques DAVID" w:date="2023-08-31T08:01:00Z">
        <w:r w:rsidRPr="00BD192E" w:rsidDel="005B55B2">
          <w:delText>r</w:delText>
        </w:r>
      </w:del>
      <w:r w:rsidRPr="00BD192E">
        <w:t xml:space="preserve"> 1.000 épis en tout (NEO = 1000, </w:t>
      </w:r>
      <w:r w:rsidRPr="00BD192E">
        <w:lastRenderedPageBreak/>
        <w:t>ce qui est déjà un travail conséquent)</w:t>
      </w:r>
      <w:ins w:id="119" w:author="Jacques DAVID" w:date="2023-08-31T08:01:00Z">
        <w:r w:rsidR="005B55B2">
          <w:t xml:space="preserve">, </w:t>
        </w:r>
      </w:ins>
      <w:del w:id="120" w:author="Jacques DAVID" w:date="2023-08-31T08:01:00Z">
        <w:r w:rsidRPr="00BD192E" w:rsidDel="005B55B2">
          <w:delText xml:space="preserve">. </w:delText>
        </w:r>
      </w:del>
      <w:ins w:id="121" w:author="Jacques DAVID" w:date="2023-08-31T08:01:00Z">
        <w:r w:rsidR="005B55B2">
          <w:t>o</w:t>
        </w:r>
      </w:ins>
      <w:del w:id="122" w:author="Jacques DAVID" w:date="2023-08-31T08:01:00Z">
        <w:r w:rsidRPr="00BD192E" w:rsidDel="005B55B2">
          <w:delText>O</w:delText>
        </w:r>
      </w:del>
      <w:r w:rsidRPr="00BD192E">
        <w:t xml:space="preserve">n obtient alors </w:t>
      </w:r>
      <w:del w:id="123" w:author="Jacques DAVID" w:date="2023-08-31T08:01:00Z">
        <w:r w:rsidRPr="00BD192E" w:rsidDel="005B55B2">
          <w:delText xml:space="preserve">que </w:delText>
        </w:r>
      </w:del>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Pr="00BD192E">
        <w:t xml:space="preserve"> et </w:t>
      </w:r>
      <w:del w:id="124" w:author="Jacques DAVID" w:date="2023-08-31T08:01:00Z">
        <w:r w:rsidRPr="00BD192E" w:rsidDel="005B55B2">
          <w:delText xml:space="preserve">que </w:delText>
        </w:r>
      </w:del>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52A69EEA" w:rsidR="00A410AC" w:rsidDel="005B55B2" w:rsidRDefault="00A410AC" w:rsidP="005B55B2">
      <w:pPr>
        <w:rPr>
          <w:del w:id="125" w:author="Jacques DAVID" w:date="2023-08-31T08:02:00Z"/>
        </w:rPr>
      </w:pPr>
      <w:r>
        <w:t xml:space="preserve">Replaçons maintenant ces deux parties de raisonnement dans l’équation du sélectionneur :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w:t>
      </w:r>
      <w:ins w:id="126" w:author="Jacques DAVID" w:date="2023-08-31T08:02:00Z">
        <w:r w:rsidR="005B55B2">
          <w:t>(</w:t>
        </w:r>
        <w:proofErr w:type="spellStart"/>
        <w:r w:rsidR="005B55B2">
          <w:t>ref</w:t>
        </w:r>
        <w:proofErr w:type="spellEnd"/>
        <w:r w:rsidR="005B55B2">
          <w:t xml:space="preserve"> ? ) </w:t>
        </w:r>
      </w:ins>
      <w:r w:rsidRPr="000572DB">
        <w:t xml:space="preserve">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ins w:id="127" w:author="Jacques DAVID" w:date="2023-08-31T08:02:00Z">
        <w:r w:rsidR="005B55B2">
          <w:t xml:space="preserve">Pour les deux méthodes, H², i et </w:t>
        </w:r>
      </w:ins>
      <m:oMath>
        <m:sSub>
          <m:sSubPr>
            <m:ctrlPr>
              <w:ins w:id="128" w:author="Jacques DAVID" w:date="2023-08-31T08:03:00Z">
                <w:rPr>
                  <w:rFonts w:ascii="Cambria Math" w:hAnsi="Cambria Math"/>
                  <w:i/>
                </w:rPr>
              </w:ins>
            </m:ctrlPr>
          </m:sSubPr>
          <m:e>
            <m:r>
              <w:ins w:id="129" w:author="Jacques DAVID" w:date="2023-08-31T08:03:00Z">
                <w:rPr>
                  <w:rFonts w:ascii="Cambria Math" w:hAnsi="Cambria Math"/>
                </w:rPr>
                <m:t>σ</m:t>
              </w:ins>
            </m:r>
          </m:e>
          <m:sub>
            <m:r>
              <w:ins w:id="130" w:author="Jacques DAVID" w:date="2023-08-31T08:03:00Z">
                <w:rPr>
                  <w:rFonts w:ascii="Cambria Math" w:hAnsi="Cambria Math"/>
                </w:rPr>
                <m:t>p</m:t>
              </w:ins>
            </m:r>
          </m:sub>
        </m:sSub>
      </m:oMath>
      <w:ins w:id="131" w:author="Jacques DAVID" w:date="2023-08-31T08:03:00Z">
        <w:r w:rsidR="005B55B2">
          <w:t xml:space="preserve"> ont des valeurs différentes. </w:t>
        </w:r>
      </w:ins>
    </w:p>
    <w:p w14:paraId="210B6B8F" w14:textId="5B666541" w:rsidR="000572DB" w:rsidRDefault="00B7447C" w:rsidP="005B55B2">
      <w:del w:id="132" w:author="Jacques DAVID" w:date="2023-08-31T08:03:00Z">
        <w:r w:rsidDel="005B55B2">
          <w:delText xml:space="preserve">Bien estimer la valeur génétique des grains revient à avoir une </w:delText>
        </w:r>
      </w:del>
      <w:ins w:id="133" w:author="Jacques DAVID" w:date="2023-08-31T08:03:00Z">
        <w:r w:rsidR="005B55B2">
          <w:t xml:space="preserve">Les moyenne par épi auront une plus </w:t>
        </w:r>
      </w:ins>
      <w:r>
        <w:t xml:space="preserve">forte héritabilité </w:t>
      </w:r>
      <w:ins w:id="134" w:author="Jacques DAVID" w:date="2023-08-31T08:03:00Z">
        <w:r w:rsidR="005B55B2">
          <w:t>que sur les grains mais l</w:t>
        </w:r>
      </w:ins>
      <w:ins w:id="135" w:author="Jacques DAVID" w:date="2023-08-31T08:04:00Z">
        <w:r w:rsidR="005B55B2">
          <w:t>’intensité de sélection sur les grains individuels est bien plus élevée.</w:t>
        </w:r>
      </w:ins>
      <w:ins w:id="136" w:author="Jacques DAVID" w:date="2023-08-31T08:05:00Z">
        <w:r w:rsidR="005B55B2">
          <w:t xml:space="preserve"> </w:t>
        </w:r>
      </w:ins>
      <w:ins w:id="137" w:author="Jacques DAVID" w:date="2023-08-31T08:06:00Z">
        <w:r w:rsidR="005B55B2">
          <w:t>Etudier</w:t>
        </w:r>
      </w:ins>
      <w:ins w:id="138" w:author="Jacques DAVID" w:date="2023-08-31T08:05:00Z">
        <w:r w:rsidR="005B55B2">
          <w:t xml:space="preserve"> de manière analytique cette contradiction</w:t>
        </w:r>
      </w:ins>
      <w:ins w:id="139" w:author="Jacques DAVID" w:date="2023-08-31T08:06:00Z">
        <w:r w:rsidR="005B55B2">
          <w:t xml:space="preserve"> donnerait des bases pour explorer l’intérêt respectif des deux modes de sélection.</w:t>
        </w:r>
      </w:ins>
      <w:del w:id="140" w:author="Jacques DAVID" w:date="2023-08-31T08:04:00Z">
        <w:r w:rsidDel="005B55B2">
          <w:delText xml:space="preserve">et </w:delText>
        </w:r>
        <w:r w:rsidR="00D93644" w:rsidDel="005B55B2">
          <w:delText xml:space="preserve">sélectionner une faible proportion des grains parmi les grains </w:delText>
        </w:r>
        <w:r w:rsidR="00B43243" w:rsidDel="005B55B2">
          <w:delText xml:space="preserve">observés </w:delText>
        </w:r>
        <w:r w:rsidR="00D93644" w:rsidDel="005B55B2">
          <w:delText>(avoir une P% faible) revient à avoir une forte intensité de sélection</w:delText>
        </w:r>
      </w:del>
      <w:r w:rsidR="00D93644">
        <w:t xml:space="preserve">. </w:t>
      </w:r>
      <w:del w:id="141" w:author="Jacques DAVID" w:date="2023-08-31T08:04:00Z">
        <w:r w:rsidR="000572DB" w:rsidRPr="000572DB" w:rsidDel="005B55B2">
          <w:delText xml:space="preserve">On arrive donc au constat suivant : en sélection sur épi, H² est élevé mais i est faible tandis qu’en sélection sur grain H² est faible tandis que i est élevée. </w:delText>
        </w:r>
      </w:del>
      <w:del w:id="142" w:author="Jacques DAVID" w:date="2023-08-31T08:05:00Z">
        <w:r w:rsidR="000572DB" w:rsidRPr="000572DB" w:rsidDel="005B55B2">
          <w:delText>L’équation du sélectionneur fait apparaître un compromis entre l’héritabilité et l’intensité de sélection lorsque l’on compare la sélection sur grain et la sélection sur</w:delText>
        </w:r>
        <w:r w:rsidR="0034013A" w:rsidDel="005B55B2">
          <w:delText xml:space="preserve"> épi.</w:delText>
        </w:r>
      </w:del>
      <w:ins w:id="143" w:author="Jacques DAVID" w:date="2023-08-31T08:05:00Z">
        <w:r w:rsidR="005B55B2">
          <w:t xml:space="preserve"> </w:t>
        </w:r>
      </w:ins>
    </w:p>
    <w:p w14:paraId="1C6984E1" w14:textId="221EC7AA" w:rsidR="00E111F6" w:rsidRDefault="00E111F6" w:rsidP="000572DB"/>
    <w:p w14:paraId="13332C88" w14:textId="77777777" w:rsidR="00E111F6" w:rsidRPr="00E111F6" w:rsidRDefault="00E111F6" w:rsidP="00E111F6">
      <w:r w:rsidRPr="00E111F6">
        <w:t>Durant le stage, nous avons donc tenté de répondre aux questions suivantes :</w:t>
      </w:r>
    </w:p>
    <w:p w14:paraId="2D4015FB" w14:textId="77777777" w:rsidR="00E111F6" w:rsidRPr="00E111F6" w:rsidRDefault="00E111F6" w:rsidP="00E111F6">
      <w:pPr>
        <w:numPr>
          <w:ilvl w:val="0"/>
          <w:numId w:val="12"/>
        </w:numPr>
      </w:pPr>
      <w:r w:rsidRPr="00E111F6">
        <w:t>Quel est l’effet d’une sélection massale sur la taille du grain ?</w:t>
      </w:r>
    </w:p>
    <w:p w14:paraId="0E97F6FC" w14:textId="77777777" w:rsidR="00E111F6" w:rsidRPr="00E111F6" w:rsidRDefault="00E111F6" w:rsidP="00E111F6">
      <w:pPr>
        <w:numPr>
          <w:ilvl w:val="0"/>
          <w:numId w:val="12"/>
        </w:numPr>
      </w:pPr>
      <w:r w:rsidRPr="00E111F6">
        <w:t>Dans quelles conditions est-il préférable de sélectionner sur grain ou sur épi ?</w:t>
      </w:r>
    </w:p>
    <w:p w14:paraId="7D7CF25C" w14:textId="68E4B604" w:rsidR="00065447" w:rsidRDefault="00065447" w:rsidP="00065447">
      <w:pPr>
        <w:rPr>
          <w:ins w:id="144" w:author="Jacques DAVID" w:date="2023-08-31T08:06:00Z"/>
        </w:rPr>
      </w:pPr>
    </w:p>
    <w:p w14:paraId="29279471" w14:textId="3F3CB2CC" w:rsidR="00E01A21" w:rsidRDefault="00E01A21" w:rsidP="00065447">
      <w:pPr>
        <w:rPr>
          <w:ins w:id="145" w:author="Jacques DAVID" w:date="2023-08-31T08:06:00Z"/>
        </w:rPr>
      </w:pPr>
      <w:ins w:id="146" w:author="Jacques DAVID" w:date="2023-08-31T08:06:00Z">
        <w:r>
          <w:t xml:space="preserve">Pour cela, </w:t>
        </w:r>
      </w:ins>
      <w:ins w:id="147" w:author="Jacques DAVID" w:date="2023-08-31T08:07:00Z">
        <w:r>
          <w:t>deux expérimentations ont été réalisées, la première est l’étude au champ des effets a posteriori d’une sélection sur la taille individuelle des grains, la seconde une étude en condition contr</w:t>
        </w:r>
      </w:ins>
      <w:ins w:id="148" w:author="Jacques DAVID" w:date="2023-08-31T08:08:00Z">
        <w:r>
          <w:t>ôlées où les descendances de plusieurs centaines de grains dont le génotype et le phénotype sont connus sont étudiées pour mesurer les effets d</w:t>
        </w:r>
      </w:ins>
      <w:ins w:id="149" w:author="Jacques DAVID" w:date="2023-08-31T08:09:00Z">
        <w:r>
          <w:t xml:space="preserve">’une sélection </w:t>
        </w:r>
        <w:r w:rsidRPr="00E01A21">
          <w:rPr>
            <w:i/>
            <w:rPrChange w:id="150" w:author="Jacques DAVID" w:date="2023-08-31T08:09:00Z">
              <w:rPr/>
            </w:rPrChange>
          </w:rPr>
          <w:t>a prior</w:t>
        </w:r>
      </w:ins>
      <w:ins w:id="151" w:author="Jacques DAVID" w:date="2023-08-31T08:11:00Z">
        <w:r w:rsidR="00FD71CE">
          <w:rPr>
            <w:i/>
          </w:rPr>
          <w:t>i</w:t>
        </w:r>
      </w:ins>
      <w:ins w:id="152" w:author="Jacques DAVID" w:date="2023-08-31T08:09:00Z">
        <w:r w:rsidRPr="00FD71CE">
          <w:rPr>
            <w:rPrChange w:id="153" w:author="Jacques DAVID" w:date="2023-08-31T08:11:00Z">
              <w:rPr>
                <w:i/>
              </w:rPr>
            </w:rPrChange>
          </w:rPr>
          <w:t>. Enfin une approche analytique a été conduite pour formaliser les gains relatifs d</w:t>
        </w:r>
      </w:ins>
      <w:ins w:id="154" w:author="Jacques DAVID" w:date="2023-08-31T08:10:00Z">
        <w:r w:rsidRPr="00FD71CE">
          <w:rPr>
            <w:rPrChange w:id="155" w:author="Jacques DAVID" w:date="2023-08-31T08:11:00Z">
              <w:rPr>
                <w:i/>
              </w:rPr>
            </w:rPrChange>
          </w:rPr>
          <w:t xml:space="preserve">’une sélection sur grains vs. Epi, et son application utilisera les paramètres </w:t>
        </w:r>
      </w:ins>
      <w:ins w:id="156" w:author="Jacques DAVID" w:date="2023-08-31T08:11:00Z">
        <w:r w:rsidRPr="00FD71CE">
          <w:rPr>
            <w:rPrChange w:id="157" w:author="Jacques DAVID" w:date="2023-08-31T08:11:00Z">
              <w:rPr>
                <w:i/>
              </w:rPr>
            </w:rPrChange>
          </w:rPr>
          <w:t>d’héritabilité et de variances issus de la seconde expérimentation.</w:t>
        </w:r>
        <w:r>
          <w:rPr>
            <w:i/>
          </w:rPr>
          <w:t xml:space="preserve"> </w:t>
        </w:r>
      </w:ins>
    </w:p>
    <w:p w14:paraId="1B89CDEE" w14:textId="15591E59" w:rsidR="00E01A21" w:rsidRDefault="00E01A21" w:rsidP="00065447">
      <w:pPr>
        <w:rPr>
          <w:ins w:id="158" w:author="Jacques DAVID" w:date="2023-08-31T08:12:00Z"/>
        </w:rPr>
      </w:pPr>
    </w:p>
    <w:p w14:paraId="16EDF907" w14:textId="359BFDEE" w:rsidR="00C80FFD" w:rsidRPr="00065447" w:rsidRDefault="00C80FFD" w:rsidP="00065447">
      <w:proofErr w:type="gramStart"/>
      <w:ins w:id="159" w:author="Jacques DAVID" w:date="2023-08-31T08:12:00Z">
        <w:r>
          <w:t>Ok ,</w:t>
        </w:r>
        <w:proofErr w:type="gramEnd"/>
        <w:r>
          <w:t xml:space="preserve"> pardon, je n’avais pas vu le texte d’après (en jaune, il faut le remonter d’un cran pour le mettre dans l’intro</w:t>
        </w:r>
      </w:ins>
      <w:ins w:id="160" w:author="Jacques DAVID" w:date="2023-08-31T08:13:00Z">
        <w:r>
          <w:t>, ou hybrider avec ce que j’ai écrit</w:t>
        </w:r>
      </w:ins>
    </w:p>
    <w:p w14:paraId="7E854013" w14:textId="19CC8A9F" w:rsidR="001E07CB" w:rsidRDefault="001E07CB" w:rsidP="001E07CB">
      <w:pPr>
        <w:pStyle w:val="Titre1"/>
      </w:pPr>
      <w:bookmarkStart w:id="161" w:name="_Toc144300099"/>
      <w:r>
        <w:t>Matériel et méthodes</w:t>
      </w:r>
      <w:bookmarkEnd w:id="161"/>
    </w:p>
    <w:p w14:paraId="55C4FDEC" w14:textId="6474C4A4" w:rsidR="005B26B6" w:rsidRPr="00C80FFD" w:rsidRDefault="005B26B6" w:rsidP="005B26B6">
      <w:pPr>
        <w:rPr>
          <w:highlight w:val="yellow"/>
          <w:rPrChange w:id="162" w:author="Jacques DAVID" w:date="2023-08-31T08:12:00Z">
            <w:rPr/>
          </w:rPrChange>
        </w:rPr>
      </w:pPr>
      <w:r w:rsidRPr="00C80FFD">
        <w:rPr>
          <w:highlight w:val="yellow"/>
          <w:rPrChange w:id="163" w:author="Jacques DAVID" w:date="2023-08-31T08:12:00Z">
            <w:rPr/>
          </w:rPrChange>
        </w:rPr>
        <w:t xml:space="preserve">Deux dispositifs ont été utilisés dans ce travail. Dans le premier, des parcelles </w:t>
      </w:r>
      <w:r w:rsidR="00047BF3" w:rsidRPr="00C80FFD">
        <w:rPr>
          <w:highlight w:val="yellow"/>
          <w:rPrChange w:id="164" w:author="Jacques DAVID" w:date="2023-08-31T08:12:00Z">
            <w:rPr/>
          </w:rPrChange>
        </w:rPr>
        <w:t>ont é</w:t>
      </w:r>
      <w:r w:rsidRPr="00C80FFD">
        <w:rPr>
          <w:highlight w:val="yellow"/>
          <w:rPrChange w:id="165" w:author="Jacques DAVID" w:date="2023-08-31T08:12:00Z">
            <w:rPr/>
          </w:rPrChange>
        </w:rPr>
        <w:t xml:space="preserve">té implantées avec des grains soumis </w:t>
      </w:r>
      <w:r w:rsidR="00047BF3" w:rsidRPr="00C80FFD">
        <w:rPr>
          <w:highlight w:val="yellow"/>
          <w:rPrChange w:id="166" w:author="Jacques DAVID" w:date="2023-08-31T08:12:00Z">
            <w:rPr/>
          </w:rPrChange>
        </w:rPr>
        <w:t>une sélection pour différentes</w:t>
      </w:r>
      <w:r w:rsidRPr="00C80FFD">
        <w:rPr>
          <w:highlight w:val="yellow"/>
          <w:rPrChange w:id="167" w:author="Jacques DAVID" w:date="2023-08-31T08:12:00Z">
            <w:rPr/>
          </w:rPrChange>
        </w:rPr>
        <w:t xml:space="preserve"> valeurs de taille de grains pour regarder l’efficacité de cette sélection sur la génération suivante. </w:t>
      </w:r>
      <w:r w:rsidR="00047BF3" w:rsidRPr="00C80FFD">
        <w:rPr>
          <w:highlight w:val="yellow"/>
          <w:rPrChange w:id="168" w:author="Jacques DAVID" w:date="2023-08-31T08:12:00Z">
            <w:rPr/>
          </w:rPrChange>
        </w:rPr>
        <w:t>D</w:t>
      </w:r>
      <w:r w:rsidRPr="00C80FFD">
        <w:rPr>
          <w:highlight w:val="yellow"/>
          <w:rPrChange w:id="169" w:author="Jacques DAVID" w:date="2023-08-31T08:12:00Z">
            <w:rPr/>
          </w:rPrChange>
        </w:rPr>
        <w:t xml:space="preserve">ans le second, </w:t>
      </w:r>
      <w:r w:rsidR="00047BF3" w:rsidRPr="00C80FFD">
        <w:rPr>
          <w:highlight w:val="yellow"/>
          <w:rPrChange w:id="170" w:author="Jacques DAVID" w:date="2023-08-31T08:12:00Z">
            <w:rPr/>
          </w:rPrChange>
        </w:rPr>
        <w:t>1248</w:t>
      </w:r>
      <w:r w:rsidRPr="00C80FFD">
        <w:rPr>
          <w:highlight w:val="yellow"/>
          <w:rPrChange w:id="171" w:author="Jacques DAVID" w:date="2023-08-31T08:12:00Z">
            <w:rPr/>
          </w:rPrChange>
        </w:rPr>
        <w:t xml:space="preserve"> plantes issues de grains décrits pour de nombreux traits mais non sélectionnées ont été implantées dans des bacs et leurs performances mesurées. A partir de ces données, des simulations </w:t>
      </w:r>
      <w:r w:rsidRPr="00C80FFD">
        <w:rPr>
          <w:i/>
          <w:highlight w:val="yellow"/>
          <w:rPrChange w:id="172" w:author="Jacques DAVID" w:date="2023-08-31T08:12:00Z">
            <w:rPr>
              <w:i/>
            </w:rPr>
          </w:rPrChange>
        </w:rPr>
        <w:t xml:space="preserve">in silico </w:t>
      </w:r>
      <w:r w:rsidRPr="00C80FFD">
        <w:rPr>
          <w:highlight w:val="yellow"/>
          <w:rPrChange w:id="173" w:author="Jacques DAVID" w:date="2023-08-31T08:12:00Z">
            <w:rPr/>
          </w:rPrChange>
        </w:rPr>
        <w:t>de sélection sur les grains semés ont été effectuées.</w:t>
      </w:r>
    </w:p>
    <w:p w14:paraId="014E3C9A" w14:textId="034DF303" w:rsidR="005B26B6" w:rsidRDefault="005B26B6" w:rsidP="005B26B6">
      <w:r w:rsidRPr="00C80FFD">
        <w:rPr>
          <w:highlight w:val="yellow"/>
          <w:rPrChange w:id="174" w:author="Jacques DAVID" w:date="2023-08-31T08:12:00Z">
            <w:rPr/>
          </w:rPrChange>
        </w:rPr>
        <w:lastRenderedPageBreak/>
        <w:t>Enfin, pour intégrer ces données dans une approche comparative de l’efficacité des sélection</w:t>
      </w:r>
      <w:r w:rsidR="0016608A" w:rsidRPr="00C80FFD">
        <w:rPr>
          <w:highlight w:val="yellow"/>
          <w:rPrChange w:id="175" w:author="Jacques DAVID" w:date="2023-08-31T08:12:00Z">
            <w:rPr/>
          </w:rPrChange>
        </w:rPr>
        <w:t>s</w:t>
      </w:r>
      <w:r w:rsidRPr="00C80FFD">
        <w:rPr>
          <w:highlight w:val="yellow"/>
          <w:rPrChange w:id="176" w:author="Jacques DAVID" w:date="2023-08-31T08:12:00Z">
            <w:rPr/>
          </w:rPrChange>
        </w:rPr>
        <w:t xml:space="preserve"> sur grain et sur épi, une approche analytique a été menée</w:t>
      </w:r>
      <w:r w:rsidR="0016608A" w:rsidRPr="00C80FFD">
        <w:rPr>
          <w:highlight w:val="yellow"/>
          <w:rPrChange w:id="177" w:author="Jacques DAVID" w:date="2023-08-31T08:12:00Z">
            <w:rPr/>
          </w:rPrChange>
        </w:rPr>
        <w:t>.</w:t>
      </w:r>
      <w:r w:rsidRPr="00C80FFD">
        <w:rPr>
          <w:highlight w:val="yellow"/>
          <w:rPrChange w:id="178" w:author="Jacques DAVID" w:date="2023-08-31T08:12:00Z">
            <w:rPr/>
          </w:rPrChange>
        </w:rPr>
        <w:t xml:space="preserve"> La formule théorique obtenue </w:t>
      </w:r>
      <w:r w:rsidR="00E83FD1" w:rsidRPr="00C80FFD">
        <w:rPr>
          <w:highlight w:val="yellow"/>
          <w:rPrChange w:id="179" w:author="Jacques DAVID" w:date="2023-08-31T08:12:00Z">
            <w:rPr/>
          </w:rPrChange>
        </w:rPr>
        <w:t xml:space="preserve">a </w:t>
      </w:r>
      <w:r w:rsidRPr="00C80FFD">
        <w:rPr>
          <w:highlight w:val="yellow"/>
          <w:rPrChange w:id="180" w:author="Jacques DAVID" w:date="2023-08-31T08:12:00Z">
            <w:rPr/>
          </w:rPrChange>
        </w:rPr>
        <w:t xml:space="preserve">été utilisée pour explorer les domaines de supériorité des deux types de sélection. </w:t>
      </w:r>
      <w:r w:rsidR="00FE4491" w:rsidRPr="00C80FFD">
        <w:rPr>
          <w:highlight w:val="yellow"/>
          <w:rPrChange w:id="181" w:author="Jacques DAVID" w:date="2023-08-31T08:12:00Z">
            <w:rPr/>
          </w:rPrChange>
        </w:rPr>
        <w:t xml:space="preserve">Toutes les analyses statistiques ont été réalisées avec le logiciel R </w:t>
      </w:r>
      <w:r w:rsidR="00FE4491" w:rsidRPr="00C80FFD">
        <w:rPr>
          <w:highlight w:val="yellow"/>
          <w:rPrChange w:id="182" w:author="Jacques DAVID" w:date="2023-08-31T08:12:00Z">
            <w:rPr/>
          </w:rPrChange>
        </w:rPr>
        <w:fldChar w:fldCharType="begin"/>
      </w:r>
      <w:r w:rsidR="00FE4491" w:rsidRPr="00C80FFD">
        <w:rPr>
          <w:highlight w:val="yellow"/>
          <w:rPrChange w:id="183" w:author="Jacques DAVID" w:date="2023-08-31T08:12:00Z">
            <w:rPr/>
          </w:rPrChange>
        </w:rPr>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00FE4491" w:rsidRPr="00C80FFD">
        <w:rPr>
          <w:highlight w:val="yellow"/>
          <w:rPrChange w:id="184" w:author="Jacques DAVID" w:date="2023-08-31T08:12:00Z">
            <w:rPr/>
          </w:rPrChange>
        </w:rPr>
        <w:fldChar w:fldCharType="separate"/>
      </w:r>
      <w:r w:rsidR="00FE4491" w:rsidRPr="00C80FFD">
        <w:rPr>
          <w:highlight w:val="yellow"/>
          <w:rPrChange w:id="185" w:author="Jacques DAVID" w:date="2023-08-31T08:12:00Z">
            <w:rPr/>
          </w:rPrChange>
        </w:rPr>
        <w:t>(R Core Team, 2022)</w:t>
      </w:r>
      <w:r w:rsidR="00FE4491" w:rsidRPr="00C80FFD">
        <w:rPr>
          <w:highlight w:val="yellow"/>
          <w:rPrChange w:id="186" w:author="Jacques DAVID" w:date="2023-08-31T08:12:00Z">
            <w:rPr/>
          </w:rPrChange>
        </w:rPr>
        <w:fldChar w:fldCharType="end"/>
      </w:r>
      <w:r w:rsidR="00FE4491" w:rsidRPr="00C80FFD">
        <w:rPr>
          <w:highlight w:val="yellow"/>
          <w:rPrChange w:id="187" w:author="Jacques DAVID" w:date="2023-08-31T08:12:00Z">
            <w:rPr/>
          </w:rPrChange>
        </w:rPr>
        <w:t>.</w:t>
      </w:r>
    </w:p>
    <w:p w14:paraId="2E40AB5C" w14:textId="77777777" w:rsidR="009E3A0A" w:rsidRPr="001E07CB" w:rsidRDefault="009E3A0A" w:rsidP="009E3A0A">
      <w:pPr>
        <w:pStyle w:val="Titre2"/>
      </w:pPr>
      <w:bookmarkStart w:id="188" w:name="_Toc144300100"/>
      <w:r>
        <w:t>Matériel végétal</w:t>
      </w:r>
      <w:bookmarkEnd w:id="188"/>
    </w:p>
    <w:p w14:paraId="0EA660E4" w14:textId="4381DED7"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r w:rsidR="008E1AB3" w:rsidRPr="001E07CB">
        <w:t>ségrége</w:t>
      </w:r>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r>
        <w:t xml:space="preserve"> </w:t>
      </w:r>
      <w:r>
        <w:fldChar w:fldCharType="begin"/>
      </w:r>
      <w:r>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ins w:id="189" w:author="Jacques DAVID" w:date="2023-08-31T08:13:00Z">
        <w:r w:rsidR="00D821F3">
          <w:t xml:space="preserve">, </w:t>
        </w:r>
      </w:ins>
      <w:ins w:id="190" w:author="Jacques DAVID" w:date="2023-08-31T08:14:00Z">
        <w:r w:rsidR="00D821F3">
          <w:t xml:space="preserve">) Cette population a servi à plusieurs études de génétique et renferme une large diversité génétique pour de nombreux caractères </w:t>
        </w:r>
      </w:ins>
      <w:ins w:id="191" w:author="Jacques DAVID" w:date="2023-08-31T08:13:00Z">
        <w:r w:rsidR="00D821F3">
          <w:t>Ballini , Montazeud, Colombo</w:t>
        </w:r>
      </w:ins>
      <w:r w:rsidRPr="00107672">
        <w:t>)</w:t>
      </w:r>
      <w:r>
        <w:fldChar w:fldCharType="end"/>
      </w:r>
      <w:r w:rsidRPr="001E07CB">
        <w:t>. 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192" w:name="_Toc144300101"/>
      <w:r>
        <w:t>Dispositif</w:t>
      </w:r>
      <w:r w:rsidR="005D69C8">
        <w:t>s</w:t>
      </w:r>
      <w:r>
        <w:t xml:space="preserve"> expériment</w:t>
      </w:r>
      <w:r w:rsidR="005D69C8">
        <w:t>aux</w:t>
      </w:r>
      <w:bookmarkEnd w:id="192"/>
    </w:p>
    <w:p w14:paraId="3609664E" w14:textId="549CEFFB" w:rsidR="003B4665" w:rsidRDefault="003B4665" w:rsidP="003B4665">
      <w:pPr>
        <w:pStyle w:val="Titre3"/>
      </w:pPr>
      <w:bookmarkStart w:id="193" w:name="_Toc144300102"/>
      <w:r>
        <w:t xml:space="preserve">Dispositif de sélection </w:t>
      </w:r>
      <w:commentRangeStart w:id="194"/>
      <w:r>
        <w:t>réelle</w:t>
      </w:r>
      <w:bookmarkEnd w:id="193"/>
      <w:r>
        <w:t xml:space="preserve"> </w:t>
      </w:r>
      <w:commentRangeEnd w:id="194"/>
      <w:r w:rsidR="00D821F3">
        <w:rPr>
          <w:rStyle w:val="Marquedecommentaire"/>
          <w:rFonts w:asciiTheme="minorHAnsi" w:eastAsiaTheme="minorHAnsi" w:hAnsiTheme="minorHAnsi" w:cstheme="minorBidi"/>
          <w:b w:val="0"/>
          <w:bCs w:val="0"/>
          <w:i w:val="0"/>
          <w:lang w:eastAsia="en-US"/>
        </w:rPr>
        <w:commentReference w:id="194"/>
      </w:r>
    </w:p>
    <w:p w14:paraId="57F2A387" w14:textId="445EB044" w:rsidR="003A118B" w:rsidRDefault="00614EC0" w:rsidP="003A118B">
      <w:del w:id="195" w:author="Jacques DAVID" w:date="2023-08-31T08:15:00Z">
        <w:r w:rsidRPr="001E07CB" w:rsidDel="00D821F3">
          <w:delText xml:space="preserve">A </w:delText>
        </w:r>
      </w:del>
      <w:ins w:id="196" w:author="Jacques DAVID" w:date="2023-08-31T08:15:00Z">
        <w:r w:rsidR="00D821F3">
          <w:t xml:space="preserve">Sur l’unité expérimentale </w:t>
        </w:r>
        <w:proofErr w:type="spellStart"/>
        <w:r w:rsidR="00D821F3">
          <w:t>INRae</w:t>
        </w:r>
        <w:proofErr w:type="spellEnd"/>
        <w:r w:rsidR="00D821F3">
          <w:t xml:space="preserve"> DIASCOPE à </w:t>
        </w:r>
      </w:ins>
      <w:r w:rsidRPr="001E07CB">
        <w:t xml:space="preserve">Mauguio, le blé </w:t>
      </w:r>
      <w:r>
        <w:t>semé</w:t>
      </w:r>
      <w:r w:rsidRPr="001E07CB">
        <w:t xml:space="preserve"> est directement issu de la population </w:t>
      </w:r>
      <w:r>
        <w:t xml:space="preserve">composite </w:t>
      </w:r>
      <w:r w:rsidRPr="001E07CB">
        <w:t>EPO</w:t>
      </w:r>
      <w:r>
        <w:t xml:space="preserve">, en mélange, non fixée et </w:t>
      </w:r>
      <w:del w:id="197" w:author="Jacques DAVID" w:date="2023-08-31T08:15:00Z">
        <w:r w:rsidDel="00D821F3">
          <w:delText xml:space="preserve">comportant à une fréquence non négligeable </w:delText>
        </w:r>
      </w:del>
      <w:proofErr w:type="spellStart"/>
      <w:ins w:id="198" w:author="Jacques DAVID" w:date="2023-08-31T08:15:00Z">
        <w:r w:rsidR="00D821F3">
          <w:t>segregeant</w:t>
        </w:r>
        <w:proofErr w:type="spellEnd"/>
        <w:r w:rsidR="00D821F3">
          <w:t xml:space="preserve"> pour </w:t>
        </w:r>
      </w:ins>
      <w:r>
        <w:t>l’allèle provoquant la stérilité mâle</w:t>
      </w:r>
      <w:r w:rsidRPr="001E07CB">
        <w:t xml:space="preserve">. Le semis s’est fait en plein champ dans des </w:t>
      </w:r>
      <w:r>
        <w:t xml:space="preserve">micro parcelles de 1.5 m² </w:t>
      </w:r>
      <w:r>
        <w:rPr>
          <w:color w:val="FF0000"/>
        </w:rPr>
        <w:t>(quand ? voir Aline, dans un dispositif en bio)</w:t>
      </w:r>
      <w:r w:rsidR="00B63499">
        <w:rPr>
          <w:color w:val="FF0000"/>
        </w:rPr>
        <w:t xml:space="preserve"> </w:t>
      </w:r>
      <w:r w:rsidR="00B63499">
        <w:t>chaque parcelle contenant 6 rangs</w:t>
      </w:r>
      <w:r w:rsidRPr="001E07CB">
        <w:t>.</w:t>
      </w:r>
      <w:ins w:id="199" w:author="Jacques DAVID" w:date="2023-08-31T08:16:00Z">
        <w:r w:rsidR="00D821F3">
          <w:t xml:space="preserve"> Espacé de x sur y m.</w:t>
        </w:r>
      </w:ins>
      <w:r w:rsidRPr="001E07CB">
        <w:t xml:space="preserve"> Avant le semis, les grains </w:t>
      </w:r>
      <w:del w:id="200" w:author="Jacques DAVID" w:date="2023-08-31T08:16:00Z">
        <w:r w:rsidRPr="001E07CB" w:rsidDel="00D821F3">
          <w:delText xml:space="preserve">ont </w:delText>
        </w:r>
      </w:del>
      <w:ins w:id="201" w:author="Jacques DAVID" w:date="2023-08-31T08:16:00Z">
        <w:r w:rsidR="00D821F3">
          <w:t>avaient</w:t>
        </w:r>
        <w:r w:rsidR="00D821F3" w:rsidRPr="001E07CB">
          <w:t xml:space="preserve"> </w:t>
        </w:r>
      </w:ins>
      <w:r w:rsidRPr="001E07CB">
        <w:t xml:space="preserve">été tamisés </w:t>
      </w:r>
      <w:r>
        <w:t>sur</w:t>
      </w:r>
      <w:r w:rsidRPr="001E07CB">
        <w:t xml:space="preserve"> des mailles de 34 et 35 mm</w:t>
      </w:r>
      <w:ins w:id="202" w:author="Jacques DAVID" w:date="2023-08-31T08:16:00Z">
        <w:r w:rsidR="00D821F3">
          <w:t xml:space="preserve"> </w:t>
        </w:r>
        <w:proofErr w:type="spellStart"/>
        <w:r w:rsidR="00D821F3">
          <w:t>et</w:t>
        </w:r>
      </w:ins>
      <w:del w:id="203" w:author="Jacques DAVID" w:date="2023-08-31T08:16:00Z">
        <w:r w:rsidRPr="001E07CB" w:rsidDel="00D821F3">
          <w:delText xml:space="preserve">. </w:delText>
        </w:r>
      </w:del>
      <w:ins w:id="204" w:author="Jacques DAVID" w:date="2023-08-31T08:16:00Z">
        <w:r w:rsidR="00D821F3">
          <w:t>t</w:t>
        </w:r>
        <w:proofErr w:type="spellEnd"/>
        <w:r w:rsidR="00D821F3">
          <w:t xml:space="preserve"> </w:t>
        </w:r>
      </w:ins>
      <w:del w:id="205" w:author="Jacques DAVID" w:date="2023-08-31T08:16:00Z">
        <w:r w:rsidRPr="001E07CB" w:rsidDel="00D821F3">
          <w:delText xml:space="preserve">Ils ont été </w:delText>
        </w:r>
      </w:del>
      <w:r w:rsidRPr="001E07CB">
        <w:t xml:space="preserve">séparés entre "gros" (&gt;35 mm), "moyens" (34&lt; &lt;35), et "petits" (&lt; 34 mm). Une partie des grains n’a pas été tamisée et constitue le groupe témoin. </w:t>
      </w:r>
      <w:r w:rsidR="003A118B">
        <w:t>Les traits morphologiques des grains semés</w:t>
      </w:r>
      <w:r w:rsidR="003A118B" w:rsidRPr="003A118B">
        <w:t xml:space="preserve"> </w:t>
      </w:r>
      <w:r w:rsidR="003A118B" w:rsidRPr="00FC386E">
        <w:t>ont été mesurés</w:t>
      </w:r>
      <w:ins w:id="206" w:author="Jacques DAVID" w:date="2023-08-31T08:17:00Z">
        <w:r w:rsidR="00E623B7">
          <w:t xml:space="preserve"> individuellement</w:t>
        </w:r>
      </w:ins>
      <w:r w:rsidR="003A118B" w:rsidRPr="00FC386E">
        <w:t xml:space="preserve"> par analyse auto</w:t>
      </w:r>
      <w:r w:rsidR="00A11981">
        <w:t xml:space="preserve">matique d’image à l’Optomachine </w:t>
      </w:r>
      <w:r w:rsidR="00A11981" w:rsidRPr="00A11981">
        <w:rPr>
          <w:color w:val="FF0000"/>
        </w:rPr>
        <w:t>(</w:t>
      </w:r>
      <w:proofErr w:type="spellStart"/>
      <w:r w:rsidR="00A11981" w:rsidRPr="00A11981">
        <w:rPr>
          <w:color w:val="FF0000"/>
        </w:rPr>
        <w:t>ref</w:t>
      </w:r>
      <w:proofErr w:type="spellEnd"/>
      <w:r w:rsidR="00A11981" w:rsidRPr="00A11981">
        <w:rPr>
          <w:color w:val="FF0000"/>
        </w:rPr>
        <w:t>)</w:t>
      </w:r>
      <w:r w:rsidR="00A11981">
        <w:t>.</w:t>
      </w:r>
      <w:r w:rsidR="003A118B" w:rsidRPr="0045079B">
        <w:rPr>
          <w:color w:val="FF0000"/>
        </w:rPr>
        <w:t xml:space="preserve"> </w:t>
      </w:r>
      <w:r w:rsidR="003A118B" w:rsidRPr="00FC386E">
        <w:t>Une centaine d’indicateurs sont disponibles, notamment sa surface (en mm²)</w:t>
      </w:r>
      <w:r w:rsidR="003A118B">
        <w:t xml:space="preserve"> et le </w:t>
      </w:r>
      <w:commentRangeStart w:id="207"/>
      <w:r w:rsidR="003A118B">
        <w:t>PMG</w:t>
      </w:r>
      <w:commentRangeEnd w:id="207"/>
      <w:r w:rsidR="00E623B7">
        <w:rPr>
          <w:rStyle w:val="Marquedecommentaire"/>
          <w:rFonts w:asciiTheme="minorHAnsi" w:eastAsiaTheme="minorHAnsi" w:hAnsiTheme="minorHAnsi" w:cstheme="minorBidi"/>
          <w:lang w:eastAsia="en-US"/>
        </w:rPr>
        <w:commentReference w:id="207"/>
      </w:r>
      <w:r w:rsidR="003A118B" w:rsidRPr="00FC386E">
        <w:t xml:space="preserve">. Cette surface est appelée "taille du grain" dans la suite du rapport. </w:t>
      </w:r>
    </w:p>
    <w:p w14:paraId="79DBDA57" w14:textId="4BD97A0C" w:rsidR="00614EC0" w:rsidRPr="001E07CB" w:rsidRDefault="003A118B" w:rsidP="00614EC0">
      <w:r>
        <w:t xml:space="preserve"> </w:t>
      </w:r>
      <w:commentRangeStart w:id="208"/>
      <w:del w:id="209" w:author="Jacques DAVID" w:date="2023-08-31T08:18:00Z">
        <w:r w:rsidR="00614EC0" w:rsidRPr="001E07CB" w:rsidDel="00E623B7">
          <w:delText xml:space="preserve">Il y a au </w:delText>
        </w:r>
      </w:del>
      <w:ins w:id="210" w:author="Jacques DAVID" w:date="2023-08-31T08:18:00Z">
        <w:r w:rsidR="00E623B7">
          <w:t>A</w:t>
        </w:r>
        <w:r w:rsidR="00E623B7" w:rsidRPr="001E07CB">
          <w:t xml:space="preserve">u </w:t>
        </w:r>
      </w:ins>
      <w:r w:rsidR="00614EC0" w:rsidRPr="001E07CB">
        <w:t>total 12 micro parcelles</w:t>
      </w:r>
      <w:ins w:id="211" w:author="Jacques DAVID" w:date="2023-08-31T08:18:00Z">
        <w:r w:rsidR="00E623B7">
          <w:t xml:space="preserve">, </w:t>
        </w:r>
      </w:ins>
      <w:del w:id="212" w:author="Jacques DAVID" w:date="2023-08-31T08:18:00Z">
        <w:r w:rsidR="00614EC0" w:rsidRPr="001E07CB" w:rsidDel="00E623B7">
          <w:delText xml:space="preserve"> dans lesquelles </w:delText>
        </w:r>
      </w:del>
      <w:ins w:id="213" w:author="Jacques DAVID" w:date="2023-08-31T08:18:00Z">
        <w:r w:rsidR="00E623B7">
          <w:t xml:space="preserve">donc </w:t>
        </w:r>
      </w:ins>
      <w:r w:rsidR="00614EC0" w:rsidRPr="001E07CB">
        <w:t xml:space="preserve">3 répétitions de chaque traitement </w:t>
      </w:r>
      <w:ins w:id="214" w:author="Jacques DAVID" w:date="2023-08-31T08:18:00Z">
        <w:r w:rsidR="00E623B7">
          <w:t xml:space="preserve">(G, M, P , T) </w:t>
        </w:r>
      </w:ins>
      <w:r w:rsidR="00614EC0" w:rsidRPr="001E07CB">
        <w:t xml:space="preserve">ont été </w:t>
      </w:r>
      <w:del w:id="215" w:author="Jacques DAVID" w:date="2023-08-31T08:18:00Z">
        <w:r w:rsidR="00614EC0" w:rsidRPr="001E07CB" w:rsidDel="00E623B7">
          <w:delText xml:space="preserve">placées </w:delText>
        </w:r>
      </w:del>
      <w:ins w:id="216" w:author="Jacques DAVID" w:date="2023-08-31T08:18:00Z">
        <w:r w:rsidR="00E623B7">
          <w:t xml:space="preserve">disposées </w:t>
        </w:r>
      </w:ins>
      <w:r w:rsidR="00614EC0" w:rsidRPr="001E07CB">
        <w:t>au hasard.</w:t>
      </w:r>
      <w:commentRangeEnd w:id="208"/>
      <w:r w:rsidR="00614EC0" w:rsidRPr="001E07CB">
        <w:commentReference w:id="208"/>
      </w:r>
      <w:r w:rsidR="00614EC0">
        <w:t xml:space="preserve"> Les micro-parcelles étaient organisées en passages</w:t>
      </w:r>
      <w:ins w:id="217" w:author="Jacques DAVID" w:date="2023-08-31T08:18:00Z">
        <w:r w:rsidR="00E623B7">
          <w:t xml:space="preserve"> (Pas)</w:t>
        </w:r>
      </w:ins>
      <w:r w:rsidR="00614EC0">
        <w:t xml:space="preserve"> et en planches </w:t>
      </w:r>
      <w:ins w:id="218" w:author="Jacques DAVID" w:date="2023-08-31T08:19:00Z">
        <w:r w:rsidR="00E623B7">
          <w:t xml:space="preserve">(Pl) </w:t>
        </w:r>
      </w:ins>
      <w:r w:rsidR="00614EC0">
        <w:t>(qui correspondaient à des coordonnées spatiales)</w:t>
      </w:r>
      <w:r w:rsidR="00B91FA6">
        <w:t>.</w:t>
      </w:r>
      <w:r w:rsidR="00614EC0">
        <w:t xml:space="preserve"> </w:t>
      </w:r>
      <w:del w:id="219" w:author="Jacques DAVID" w:date="2023-08-31T08:19:00Z">
        <w:r w:rsidR="00B91FA6" w:rsidDel="00E623B7">
          <w:delText>C</w:delText>
        </w:r>
        <w:r w:rsidR="00614EC0" w:rsidDel="00E623B7">
          <w:delText xml:space="preserve">haque </w:delText>
        </w:r>
        <w:r w:rsidR="00B91FA6" w:rsidDel="00E623B7">
          <w:delText>modalité de sélection</w:delText>
        </w:r>
        <w:r w:rsidR="00614EC0" w:rsidDel="00E623B7">
          <w:delText xml:space="preserve"> était</w:delText>
        </w:r>
        <w:r w:rsidR="00B91FA6" w:rsidDel="00E623B7">
          <w:delText xml:space="preserve"> donc</w:delText>
        </w:r>
        <w:r w:rsidR="00614EC0" w:rsidDel="00E623B7">
          <w:delText xml:space="preserve"> repérée par son numéro de passage et de planche. </w:delText>
        </w:r>
      </w:del>
    </w:p>
    <w:p w14:paraId="23AF4754" w14:textId="3175E383" w:rsidR="003B4665" w:rsidRDefault="003B4665" w:rsidP="003B4665"/>
    <w:p w14:paraId="12A5E745" w14:textId="3F923D94" w:rsidR="00656B99" w:rsidRPr="003B4665" w:rsidRDefault="00656B99" w:rsidP="00656B99">
      <w:pPr>
        <w:pStyle w:val="Titre3"/>
      </w:pPr>
      <w:bookmarkStart w:id="220" w:name="_Toc144300103"/>
      <w:r>
        <w:lastRenderedPageBreak/>
        <w:t xml:space="preserve">Dispositif de sélection </w:t>
      </w:r>
      <w:commentRangeStart w:id="221"/>
      <w:r>
        <w:t>in silico</w:t>
      </w:r>
      <w:bookmarkEnd w:id="220"/>
      <w:commentRangeEnd w:id="221"/>
      <w:r w:rsidR="00E623B7">
        <w:rPr>
          <w:rStyle w:val="Marquedecommentaire"/>
          <w:rFonts w:asciiTheme="minorHAnsi" w:eastAsiaTheme="minorHAnsi" w:hAnsiTheme="minorHAnsi" w:cstheme="minorBidi"/>
          <w:b w:val="0"/>
          <w:bCs w:val="0"/>
          <w:i w:val="0"/>
          <w:lang w:eastAsia="en-US"/>
        </w:rPr>
        <w:commentReference w:id="221"/>
      </w:r>
    </w:p>
    <w:p w14:paraId="21227EA1" w14:textId="7315BCB0" w:rsidR="00B8212D" w:rsidRDefault="00200FF6" w:rsidP="001E07CB">
      <w:del w:id="222" w:author="Jacques DAVID" w:date="2023-08-31T08:19:00Z">
        <w:r w:rsidDel="00E623B7">
          <w:delText>Un autre</w:delText>
        </w:r>
      </w:del>
      <w:ins w:id="223" w:author="Jacques DAVID" w:date="2023-08-31T08:19:00Z">
        <w:r w:rsidR="00E623B7">
          <w:t>Le second</w:t>
        </w:r>
      </w:ins>
      <w:r>
        <w:t xml:space="preserve"> dispositif</w:t>
      </w:r>
      <w:r w:rsidR="001E07CB" w:rsidRPr="001E07CB">
        <w:t xml:space="preserve"> </w:t>
      </w:r>
      <w:r>
        <w:t>a été mis en place</w:t>
      </w:r>
      <w:r w:rsidR="001E07CB" w:rsidRPr="001E07CB">
        <w:t xml:space="preserve"> au bâtiment ARCAD (10 rue Arthur Young, 34000,</w:t>
      </w:r>
      <w:r>
        <w:t xml:space="preserve"> Montpellier, France). </w:t>
      </w:r>
      <w:del w:id="224" w:author="Jacques DAVID" w:date="2023-08-31T08:19:00Z">
        <w:r w:rsidDel="00E623B7">
          <w:delText xml:space="preserve">Pour ce </w:delText>
        </w:r>
        <w:r w:rsidR="001A47AF" w:rsidDel="00E623B7">
          <w:delText>dispositif</w:delText>
        </w:r>
        <w:r w:rsidDel="00E623B7">
          <w:delText>,</w:delText>
        </w:r>
        <w:r w:rsidR="001E07CB" w:rsidRPr="001E07CB" w:rsidDel="00E623B7">
          <w:delText xml:space="preserve"> 6</w:delText>
        </w:r>
      </w:del>
      <w:ins w:id="225" w:author="Jacques DAVID" w:date="2023-08-31T08:19:00Z">
        <w:r w:rsidR="00E623B7">
          <w:t>Six</w:t>
        </w:r>
      </w:ins>
      <w:r w:rsidR="001E07CB" w:rsidRPr="001E07CB">
        <w:t xml:space="preserve"> bacs de 1 mètre carré ont été semés avec </w:t>
      </w:r>
      <w:del w:id="226" w:author="Jacques DAVID" w:date="2023-08-31T08:20:00Z">
        <w:r w:rsidR="001E07CB" w:rsidRPr="001E07CB" w:rsidDel="00E623B7">
          <w:delText xml:space="preserve">les </w:delText>
        </w:r>
      </w:del>
      <w:r w:rsidR="001E07CB" w:rsidRPr="001E07CB">
        <w:t>180 lignées EPO</w:t>
      </w:r>
      <w:ins w:id="227" w:author="Jacques DAVID" w:date="2023-08-31T08:20:00Z">
        <w:r w:rsidR="00E623B7">
          <w:t xml:space="preserve"> fixées</w:t>
        </w:r>
      </w:ins>
      <w:r w:rsidR="001E07CB" w:rsidRPr="001E07CB">
        <w:t xml:space="preserve">. </w:t>
      </w:r>
      <w:r w:rsidR="00B8212D">
        <w:t>Pour cha</w:t>
      </w:r>
      <w:ins w:id="228" w:author="Jacques DAVID" w:date="2023-08-31T08:20:00Z">
        <w:r w:rsidR="00E623B7">
          <w:t xml:space="preserve">que </w:t>
        </w:r>
      </w:ins>
      <w:del w:id="229" w:author="Jacques DAVID" w:date="2023-08-31T08:20:00Z">
        <w:r w:rsidR="00B8212D" w:rsidDel="00E623B7">
          <w:delText xml:space="preserve">cune de ces </w:delText>
        </w:r>
      </w:del>
      <w:r w:rsidR="00B8212D">
        <w:t xml:space="preserve">lignées, </w:t>
      </w:r>
      <w:del w:id="230" w:author="Jacques DAVID" w:date="2023-08-31T08:20:00Z">
        <w:r w:rsidR="00B8212D" w:rsidDel="00E623B7">
          <w:delText xml:space="preserve">des lots de </w:delText>
        </w:r>
      </w:del>
      <w:r w:rsidR="00B8212D">
        <w:t>12 grains ont été choisis pour participer au semis. Sur chaque grain, deux spectres NIRS ont été acquis par ASD</w:t>
      </w:r>
      <w:r w:rsidR="007E0833">
        <w:t xml:space="preserve"> (</w:t>
      </w:r>
      <w:r w:rsidR="007E0833" w:rsidRPr="007E0833">
        <w:t xml:space="preserve">Spectromètre </w:t>
      </w:r>
      <w:proofErr w:type="spellStart"/>
      <w:r w:rsidR="007E0833" w:rsidRPr="007E0833">
        <w:t>Fieldspec</w:t>
      </w:r>
      <w:proofErr w:type="spellEnd"/>
      <w:r w:rsidR="007E0833" w:rsidRPr="007E0833">
        <w:t xml:space="preserve"> 2500© (</w:t>
      </w:r>
      <w:proofErr w:type="spellStart"/>
      <w:r w:rsidR="007E0833" w:rsidRPr="007E0833">
        <w:t>Analytical</w:t>
      </w:r>
      <w:proofErr w:type="spellEnd"/>
      <w:r w:rsidR="007E0833" w:rsidRPr="007E0833">
        <w:t xml:space="preserve"> Spectral </w:t>
      </w:r>
      <w:proofErr w:type="spellStart"/>
      <w:r w:rsidR="007E0833" w:rsidRPr="007E0833">
        <w:t>Devices</w:t>
      </w:r>
      <w:proofErr w:type="spellEnd"/>
      <w:r w:rsidR="007E0833" w:rsidRPr="007E0833">
        <w:t>, Inc. (ASD), Boulder, CO, USA) utilisé en réflexion avec une fibre bifurquée de 3 mm de diamètre</w:t>
      </w:r>
      <w:r w:rsidR="007E0833">
        <w:t>)</w:t>
      </w:r>
      <w:r w:rsidR="00B8212D">
        <w:t xml:space="preserve">, </w:t>
      </w:r>
      <w:r w:rsidR="00FC386E" w:rsidRPr="00FC386E">
        <w:t>et ses traits morphologiques ont été mesurés par analyse auto</w:t>
      </w:r>
      <w:r w:rsidR="0045079B">
        <w:t>matique d’image à l’Optomachine.</w:t>
      </w:r>
      <w:r w:rsidR="006A0B0F" w:rsidRPr="001A47AF">
        <w:rPr>
          <w:color w:val="FF0000"/>
        </w:rPr>
        <w:t xml:space="preserve"> </w:t>
      </w:r>
      <w:del w:id="231" w:author="Jacques DAVID" w:date="2023-08-31T08:21:00Z">
        <w:r w:rsidR="006A0B0F" w:rsidRPr="00FC386E" w:rsidDel="00E623B7">
          <w:delText>Une</w:delText>
        </w:r>
        <w:r w:rsidR="00FC386E" w:rsidRPr="00FC386E" w:rsidDel="00E623B7">
          <w:delText xml:space="preserve"> centaine d’indicateurs sont disponibles, notamment sa </w:delText>
        </w:r>
      </w:del>
      <w:ins w:id="232" w:author="Jacques DAVID" w:date="2023-08-31T08:21:00Z">
        <w:r w:rsidR="00E623B7">
          <w:t xml:space="preserve">La </w:t>
        </w:r>
      </w:ins>
      <w:r w:rsidR="00FC386E" w:rsidRPr="00FC386E">
        <w:t>surface (en mm²)</w:t>
      </w:r>
      <w:r w:rsidR="006F53D3">
        <w:t xml:space="preserve"> et le PMG</w:t>
      </w:r>
      <w:ins w:id="233" w:author="Jacques DAVID" w:date="2023-08-31T08:21:00Z">
        <w:r w:rsidR="00E623B7">
          <w:t xml:space="preserve"> ont été utilisés</w:t>
        </w:r>
      </w:ins>
      <w:r w:rsidR="00FC386E" w:rsidRPr="00FC386E">
        <w:t xml:space="preserve">. </w:t>
      </w:r>
      <w:del w:id="234" w:author="Jacques DAVID" w:date="2023-08-31T08:21:00Z">
        <w:r w:rsidR="00FC386E" w:rsidRPr="00FC386E" w:rsidDel="00E623B7">
          <w:delText xml:space="preserve">Cette </w:delText>
        </w:r>
      </w:del>
      <w:ins w:id="235" w:author="Jacques DAVID" w:date="2023-08-31T08:21:00Z">
        <w:r w:rsidR="00E623B7">
          <w:t xml:space="preserve">La </w:t>
        </w:r>
      </w:ins>
      <w:r w:rsidR="00FC386E" w:rsidRPr="00FC386E">
        <w:t>surface est appelée "taille du grain"</w:t>
      </w:r>
      <w:ins w:id="236" w:author="Jacques DAVID" w:date="2023-08-31T08:21:00Z">
        <w:r w:rsidR="00E623B7">
          <w:t xml:space="preserve"> (TG ?) </w:t>
        </w:r>
      </w:ins>
      <w:r w:rsidR="00FC386E" w:rsidRPr="00FC386E">
        <w:t xml:space="preserve"> </w:t>
      </w:r>
      <w:proofErr w:type="gramStart"/>
      <w:r w:rsidR="00FC386E" w:rsidRPr="00FC386E">
        <w:t>dans</w:t>
      </w:r>
      <w:proofErr w:type="gramEnd"/>
      <w:r w:rsidR="00FC386E" w:rsidRPr="00FC386E">
        <w:t xml:space="preserve"> la suite du rapport. </w:t>
      </w:r>
    </w:p>
    <w:p w14:paraId="23A58C0B" w14:textId="05E3BF8F" w:rsidR="001E07CB" w:rsidRPr="001E07CB" w:rsidRDefault="001E07CB" w:rsidP="001E07CB">
      <w:r w:rsidRPr="001E07CB">
        <w:t>Dans chaque bac, 208 grains ont été semées (13 lignes et 16 colonnes) en répartissant au hasard les génotypes.</w:t>
      </w:r>
      <w:ins w:id="237" w:author="Jacques DAVID" w:date="2023-08-31T08:21:00Z">
        <w:r w:rsidR="00E623B7">
          <w:t xml:space="preserve"> (</w:t>
        </w:r>
        <w:proofErr w:type="gramStart"/>
        <w:r w:rsidR="00E623B7">
          <w:t>photo</w:t>
        </w:r>
        <w:proofErr w:type="gramEnd"/>
        <w:r w:rsidR="00E623B7">
          <w:t xml:space="preserve"> ?) </w:t>
        </w:r>
      </w:ins>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w:t>
      </w:r>
      <w:ins w:id="238" w:author="Jacques DAVID" w:date="2023-08-31T08:21:00Z">
        <w:r w:rsidR="00E623B7">
          <w:t xml:space="preserve">aléatoire </w:t>
        </w:r>
      </w:ins>
      <w:r w:rsidR="00532AB8">
        <w:t>de chaque</w:t>
      </w:r>
      <w:r w:rsidR="00532AB8" w:rsidRPr="001E07CB">
        <w:t xml:space="preserve"> </w:t>
      </w:r>
      <w:del w:id="239" w:author="Jacques DAVID" w:date="2023-08-31T08:22:00Z">
        <w:r w:rsidR="00532AB8" w:rsidRPr="001E07CB" w:rsidDel="00E623B7">
          <w:delText xml:space="preserve">génotype </w:delText>
        </w:r>
      </w:del>
      <w:ins w:id="240" w:author="Jacques DAVID" w:date="2023-08-31T08:22:00Z">
        <w:r w:rsidR="00E623B7">
          <w:t>grain</w:t>
        </w:r>
        <w:r w:rsidR="00E623B7" w:rsidRPr="001E07CB">
          <w:t xml:space="preserve"> </w:t>
        </w:r>
      </w:ins>
      <w:r w:rsidR="00532AB8" w:rsidRPr="001E07CB">
        <w:t>dans le bac</w:t>
      </w:r>
      <w:r w:rsidR="00532AB8">
        <w:t xml:space="preserve"> est connue</w:t>
      </w:r>
      <w:r w:rsidR="008B0361" w:rsidRPr="008B0361">
        <w:t>. Pour r</w:t>
      </w:r>
      <w:r w:rsidR="008B0361">
        <w:t>especter les distances de semis</w:t>
      </w:r>
      <w:ins w:id="241" w:author="Jacques DAVID" w:date="2023-08-31T08:22:00Z">
        <w:r w:rsidR="00E623B7">
          <w:t>,</w:t>
        </w:r>
      </w:ins>
      <w:r w:rsidR="008B0361">
        <w:t xml:space="preserve"> l</w:t>
      </w:r>
      <w:r w:rsidR="008B0361" w:rsidRPr="008B0361">
        <w:t xml:space="preserve">es grains ont été collés </w:t>
      </w:r>
      <w:ins w:id="242" w:author="Jacques DAVID" w:date="2023-08-31T08:22:00Z">
        <w:r w:rsidR="00E623B7">
          <w:t xml:space="preserve">avant semis </w:t>
        </w:r>
      </w:ins>
      <w:del w:id="243" w:author="Jacques DAVID" w:date="2023-08-31T08:22:00Z">
        <w:r w:rsidR="008B0361" w:rsidRPr="008B0361" w:rsidDel="00E623B7">
          <w:delText xml:space="preserve">à </w:delText>
        </w:r>
      </w:del>
      <w:r w:rsidR="008B0361" w:rsidRPr="008B0361">
        <w:t>sur une bande de papier facilement dégradable avec un empois d’amidon fabriqué à partir de farine</w:t>
      </w:r>
      <w:r w:rsidR="008B0361">
        <w:t>.</w:t>
      </w:r>
      <w:r w:rsidR="00225D2E">
        <w:t xml:space="preserve"> Le semis a été fait le 6 janvier 2023. Un autre semis de rattrapage a été réalisé le 17 février 2023 pour remplace</w:t>
      </w:r>
      <w:r w:rsidR="00A42DF4">
        <w:t xml:space="preserve">r les défauts de germination. </w:t>
      </w:r>
      <w:r w:rsidR="00B8212D">
        <w:t xml:space="preserve">En moyenne, 7 grains par </w:t>
      </w:r>
      <w:del w:id="244" w:author="Jacques DAVID" w:date="2023-08-31T08:22:00Z">
        <w:r w:rsidR="00B8212D" w:rsidDel="00E623B7">
          <w:delText xml:space="preserve">lot </w:delText>
        </w:r>
      </w:del>
      <w:ins w:id="245" w:author="Jacques DAVID" w:date="2023-08-31T08:22:00Z">
        <w:r w:rsidR="00E623B7">
          <w:t xml:space="preserve">génotype </w:t>
        </w:r>
      </w:ins>
      <w:r w:rsidR="00B8212D">
        <w:t>ont été semés</w:t>
      </w:r>
      <w:del w:id="246" w:author="Jacques DAVID" w:date="2023-08-31T08:23:00Z">
        <w:r w:rsidR="00B8212D" w:rsidDel="00E623B7">
          <w:delText xml:space="preserve"> (il y avait plus de grains dans les lots que de place disponible dans les bacs)</w:delText>
        </w:r>
      </w:del>
      <w:r w:rsidR="00B8212D">
        <w:t>.</w:t>
      </w:r>
      <w:r w:rsidR="00C17C7C">
        <w:t xml:space="preserve"> </w:t>
      </w:r>
      <w:r w:rsidR="00A42DF4">
        <w:t xml:space="preserve">Semer aléatoirement les </w:t>
      </w:r>
      <w:del w:id="247" w:author="Jacques DAVID" w:date="2023-08-31T08:23:00Z">
        <w:r w:rsidR="00A42DF4" w:rsidDel="00E623B7">
          <w:delText>génotypes</w:delText>
        </w:r>
        <w:r w:rsidR="00234CB8" w:rsidDel="00E623B7">
          <w:delText xml:space="preserve"> </w:delText>
        </w:r>
      </w:del>
      <w:ins w:id="248" w:author="Jacques DAVID" w:date="2023-08-31T08:23:00Z">
        <w:r w:rsidR="00E623B7">
          <w:t xml:space="preserve">grain </w:t>
        </w:r>
      </w:ins>
      <w:r w:rsidR="00234CB8">
        <w:t>complique</w:t>
      </w:r>
      <w:r w:rsidR="00715C06">
        <w:t xml:space="preserve"> l’acquisition des données mais permet d’obtenir les valeurs </w:t>
      </w:r>
      <w:ins w:id="249" w:author="Jacques DAVID" w:date="2023-08-31T08:23:00Z">
        <w:r w:rsidR="00E623B7">
          <w:t xml:space="preserve">génétique </w:t>
        </w:r>
      </w:ins>
      <w:r w:rsidR="00715C06">
        <w:t>des génotypes en population, et non en monoculture ou avec un nombre restreint de voisin</w:t>
      </w:r>
      <w:ins w:id="250" w:author="Jacques DAVID" w:date="2023-08-31T08:23:00Z">
        <w:r w:rsidR="00E623B7">
          <w:t xml:space="preserve">s </w:t>
        </w:r>
      </w:ins>
      <w:del w:id="251" w:author="Jacques DAVID" w:date="2023-08-31T08:23:00Z">
        <w:r w:rsidR="00715C06" w:rsidDel="00E623B7">
          <w:delText xml:space="preserve"> (comme ce serait le cas si on avait semé les génotypes en lignes</w:delText>
        </w:r>
      </w:del>
      <w:r w:rsidR="00715C06">
        <w:t>)</w:t>
      </w:r>
      <w:r w:rsidR="00F563B2">
        <w:t xml:space="preserve">. </w:t>
      </w:r>
      <w:del w:id="252" w:author="Jacques DAVID" w:date="2023-08-31T08:24:00Z">
        <w:r w:rsidR="00F563B2" w:rsidDel="00E623B7">
          <w:delText>Cela permet également d’observer l’ensemble des génotypes</w:delText>
        </w:r>
        <w:r w:rsidR="00A64097" w:rsidDel="00E623B7">
          <w:delText xml:space="preserve"> au moins une fois</w:delText>
        </w:r>
        <w:r w:rsidR="00F563B2" w:rsidDel="00E623B7">
          <w:delText xml:space="preserve"> dans chaque bac.</w:delText>
        </w:r>
        <w:r w:rsidR="000E2F77" w:rsidDel="00E623B7">
          <w:delText xml:space="preserve"> </w:delText>
        </w:r>
      </w:del>
      <w:r w:rsidR="00A62280" w:rsidRPr="00A62280">
        <w:t>Enfin, pour simuler un env</w:t>
      </w:r>
      <w:r w:rsidR="002E6299">
        <w:t>ironnement limité en ressources</w:t>
      </w:r>
      <w:ins w:id="253" w:author="Jacques DAVID" w:date="2023-08-31T08:24:00Z">
        <w:r w:rsidR="00E623B7">
          <w:t>,</w:t>
        </w:r>
      </w:ins>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 (un seul traitement contre l</w:t>
      </w:r>
      <w:r w:rsidR="004C4CA8">
        <w:t>’</w:t>
      </w:r>
      <w:r w:rsidR="00532AB8">
        <w:t>oïdi</w:t>
      </w:r>
      <w:r w:rsidR="00532AB8" w:rsidRPr="00A62280">
        <w:t>um</w:t>
      </w:r>
      <w:ins w:id="254" w:author="Jacques DAVID" w:date="2023-08-31T08:24:00Z">
        <w:r w:rsidR="00E623B7">
          <w:t xml:space="preserve">, date </w:t>
        </w:r>
        <w:proofErr w:type="gramStart"/>
        <w:r w:rsidR="00E623B7">
          <w:t>voir</w:t>
        </w:r>
        <w:proofErr w:type="gramEnd"/>
        <w:r w:rsidR="00E623B7">
          <w:t xml:space="preserve"> Hélène</w:t>
        </w:r>
      </w:ins>
      <w:r w:rsidR="002E3DD4">
        <w:t xml:space="preserve">).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255" w:name="_Toc144300104"/>
      <w:proofErr w:type="spellStart"/>
      <w:r>
        <w:t>Phénotypage</w:t>
      </w:r>
      <w:bookmarkEnd w:id="255"/>
      <w:proofErr w:type="spellEnd"/>
    </w:p>
    <w:p w14:paraId="4DAA8E7C" w14:textId="4EE8CF8E" w:rsidR="00B63499" w:rsidRDefault="00B63499" w:rsidP="00B63499">
      <w:r>
        <w:t xml:space="preserve">Dans le dispositif de sélection réelle, les deux rangs centraux de chaque micro-parcelle ont été récoltés. Dans cette récolte, 30 </w:t>
      </w:r>
      <w:del w:id="256" w:author="Jacques DAVID" w:date="2023-08-31T08:24:00Z">
        <w:r w:rsidDel="00E64F95">
          <w:delText xml:space="preserve">plantes </w:delText>
        </w:r>
      </w:del>
      <w:ins w:id="257" w:author="Jacques DAVID" w:date="2023-08-31T08:24:00Z">
        <w:r w:rsidR="00E64F95">
          <w:t xml:space="preserve">tiges </w:t>
        </w:r>
      </w:ins>
      <w:r>
        <w:t>ont été choisies aléatoirement</w:t>
      </w:r>
      <w:ins w:id="258" w:author="Jacques DAVID" w:date="2023-08-31T08:25:00Z">
        <w:r w:rsidR="00E64F95">
          <w:t xml:space="preserve"> mais en les espaçant pour ne pas prendre plusieurs tiges de la même plante</w:t>
        </w:r>
      </w:ins>
      <w:r>
        <w:t xml:space="preserve"> et les traits suivants ont été mesurés :</w:t>
      </w:r>
    </w:p>
    <w:p w14:paraId="7A1008BC" w14:textId="6D0BF8E8" w:rsidR="0085691E" w:rsidRDefault="0085691E" w:rsidP="00542B2D">
      <w:pPr>
        <w:pStyle w:val="Paragraphedeliste"/>
        <w:numPr>
          <w:ilvl w:val="0"/>
          <w:numId w:val="15"/>
        </w:numPr>
      </w:pPr>
      <w:r>
        <w:t xml:space="preserve">Hauteur du brin </w:t>
      </w:r>
      <w:r w:rsidRPr="0085691E">
        <w:t>entre la base de la tige et la pointe</w:t>
      </w:r>
      <w:r>
        <w:t xml:space="preserve"> </w:t>
      </w:r>
      <w:r w:rsidRPr="0085691E">
        <w:t>de l’épi</w:t>
      </w:r>
      <w:r>
        <w:t xml:space="preserve"> en cm (</w:t>
      </w:r>
      <w:r w:rsidR="00FC2106">
        <w:t>H</w:t>
      </w:r>
      <w:r>
        <w:t>)</w:t>
      </w:r>
      <w:ins w:id="259" w:author="Jacques DAVID" w:date="2023-08-31T08:25:00Z">
        <w:r w:rsidR="00E64F95">
          <w:t xml:space="preserve">, </w:t>
        </w:r>
        <w:r w:rsidR="00E64F95">
          <w:rPr>
            <w:rStyle w:val="Marquedecommentaire"/>
            <w:rFonts w:asciiTheme="minorHAnsi" w:eastAsiaTheme="minorHAnsi" w:hAnsiTheme="minorHAnsi" w:cstheme="minorBidi"/>
            <w:lang w:eastAsia="en-US"/>
          </w:rPr>
          <w:commentReference w:id="260"/>
        </w:r>
      </w:ins>
    </w:p>
    <w:p w14:paraId="542C12ED" w14:textId="3AEDC883" w:rsidR="0085691E" w:rsidRDefault="0085691E" w:rsidP="00542B2D">
      <w:pPr>
        <w:pStyle w:val="Paragraphedeliste"/>
        <w:numPr>
          <w:ilvl w:val="0"/>
          <w:numId w:val="15"/>
        </w:numPr>
      </w:pPr>
      <w:r>
        <w:t xml:space="preserve">Taux de protéine des grains </w:t>
      </w:r>
      <w:r w:rsidR="00677BE8">
        <w:t xml:space="preserve">en % de la masse </w:t>
      </w:r>
      <w:r>
        <w:t>(par NIRS des grains épi par épi) (TPG)</w:t>
      </w:r>
    </w:p>
    <w:p w14:paraId="39DEE70A" w14:textId="48C091C4" w:rsidR="0085691E" w:rsidRDefault="0085691E" w:rsidP="00542B2D">
      <w:pPr>
        <w:pStyle w:val="Paragraphedeliste"/>
        <w:numPr>
          <w:ilvl w:val="0"/>
          <w:numId w:val="15"/>
        </w:numPr>
      </w:pPr>
      <w:r>
        <w:t>PMG</w:t>
      </w:r>
    </w:p>
    <w:p w14:paraId="37523569" w14:textId="1FD9EC22" w:rsidR="0085691E" w:rsidRDefault="0085691E" w:rsidP="00542B2D">
      <w:pPr>
        <w:pStyle w:val="Paragraphedeliste"/>
        <w:numPr>
          <w:ilvl w:val="0"/>
          <w:numId w:val="15"/>
        </w:numPr>
      </w:pPr>
      <w:r>
        <w:lastRenderedPageBreak/>
        <w:t>Nombre d’épillets (</w:t>
      </w:r>
      <w:proofErr w:type="spellStart"/>
      <w:r>
        <w:t>NbE</w:t>
      </w:r>
      <w:proofErr w:type="spellEnd"/>
      <w:r>
        <w:t>)</w:t>
      </w:r>
    </w:p>
    <w:p w14:paraId="06449E76" w14:textId="6DC933DB" w:rsidR="00FC2106" w:rsidRDefault="00FC2106" w:rsidP="00542B2D">
      <w:pPr>
        <w:pStyle w:val="Paragraphedeliste"/>
        <w:numPr>
          <w:ilvl w:val="0"/>
          <w:numId w:val="15"/>
        </w:numPr>
      </w:pPr>
      <w:r>
        <w:t>Nombre de grains par épi (NGE)</w:t>
      </w:r>
    </w:p>
    <w:p w14:paraId="35172135" w14:textId="3D705810" w:rsidR="0085691E" w:rsidRDefault="0085691E" w:rsidP="00542B2D">
      <w:pPr>
        <w:pStyle w:val="Paragraphedeliste"/>
        <w:numPr>
          <w:ilvl w:val="0"/>
          <w:numId w:val="15"/>
        </w:numPr>
      </w:pPr>
      <w:r>
        <w:t>Taille individuelle de chaque grain</w:t>
      </w:r>
      <w:r w:rsidR="00C50405">
        <w:t xml:space="preserve"> en mm²</w:t>
      </w:r>
      <w:r>
        <w:t xml:space="preserve"> (TIG)</w:t>
      </w:r>
      <w:r w:rsidR="00C50405">
        <w:t xml:space="preserve"> par mesure Optomachine</w:t>
      </w:r>
    </w:p>
    <w:p w14:paraId="5361CB50" w14:textId="39AEF24F" w:rsidR="0085691E" w:rsidRDefault="0085691E" w:rsidP="00542B2D">
      <w:pPr>
        <w:pStyle w:val="Paragraphedeliste"/>
        <w:numPr>
          <w:ilvl w:val="0"/>
          <w:numId w:val="15"/>
        </w:numPr>
      </w:pPr>
      <w:r>
        <w:t>Taille moyenne des grains</w:t>
      </w:r>
      <w:r w:rsidR="00C50405">
        <w:t xml:space="preserve"> par épi en mm²</w:t>
      </w:r>
      <w:r>
        <w:t xml:space="preserve"> (TMG)</w:t>
      </w:r>
    </w:p>
    <w:p w14:paraId="012814CF" w14:textId="2BBCC083" w:rsidR="00B63499" w:rsidRDefault="0085691E" w:rsidP="00542B2D">
      <w:pPr>
        <w:pStyle w:val="Paragraphedeliste"/>
        <w:numPr>
          <w:ilvl w:val="0"/>
          <w:numId w:val="15"/>
        </w:numPr>
      </w:pPr>
      <w:r>
        <w:t>Variance de la taille des grains (GSV)</w:t>
      </w:r>
    </w:p>
    <w:p w14:paraId="14AA49F7" w14:textId="7531C507" w:rsidR="009A4367" w:rsidRDefault="009A4367" w:rsidP="0085691E"/>
    <w:p w14:paraId="1160A34B" w14:textId="56E2F9F8" w:rsidR="009A4367" w:rsidRDefault="009A4367" w:rsidP="0085691E">
      <w:r>
        <w:t xml:space="preserve">Pour le dispositif de sélection </w:t>
      </w:r>
      <w:r>
        <w:rPr>
          <w:i/>
        </w:rPr>
        <w:t>in silico</w:t>
      </w:r>
      <w:r>
        <w:t>, chaque plante a été mesurée individuellement. Les mesures réalisées sont les suivantes :</w:t>
      </w:r>
      <w:ins w:id="261" w:author="Jacques DAVID" w:date="2023-08-31T08:26:00Z">
        <w:r w:rsidR="00EB22F7">
          <w:t xml:space="preserve"> (ce sont </w:t>
        </w:r>
        <w:proofErr w:type="gramStart"/>
        <w:r w:rsidR="00EB22F7">
          <w:t>les même traits</w:t>
        </w:r>
        <w:proofErr w:type="gramEnd"/>
        <w:r w:rsidR="00EB22F7">
          <w:t xml:space="preserve"> </w:t>
        </w:r>
      </w:ins>
      <w:ins w:id="262" w:author="Jacques DAVID" w:date="2023-08-31T08:27:00Z">
        <w:r w:rsidR="00EB22F7">
          <w:t>pour la</w:t>
        </w:r>
      </w:ins>
      <w:ins w:id="263" w:author="Jacques DAVID" w:date="2023-08-31T08:26:00Z">
        <w:r w:rsidR="00EB22F7">
          <w:t xml:space="preserve"> plupart donc tu n</w:t>
        </w:r>
      </w:ins>
      <w:ins w:id="264" w:author="Jacques DAVID" w:date="2023-08-31T08:27:00Z">
        <w:r w:rsidR="00EB22F7">
          <w:t>’as qu’</w:t>
        </w:r>
        <w:proofErr w:type="spellStart"/>
        <w:r w:rsidR="00EB22F7">
          <w:t>a</w:t>
        </w:r>
        <w:proofErr w:type="spellEnd"/>
        <w:r w:rsidR="00EB22F7">
          <w:t xml:space="preserve"> dire que c’est les mêmes et juste rajouter les traits en plus : </w:t>
        </w:r>
        <w:proofErr w:type="spellStart"/>
        <w:r w:rsidR="00EB22F7">
          <w:t>préco</w:t>
        </w:r>
        <w:proofErr w:type="spellEnd"/>
        <w:r w:rsidR="00EB22F7">
          <w:t xml:space="preserve"> ? et nombre de tiges ? </w:t>
        </w:r>
        <w:r w:rsidR="00007501">
          <w:t xml:space="preserve">gain de place et de </w:t>
        </w:r>
      </w:ins>
      <w:ins w:id="265" w:author="Jacques DAVID" w:date="2023-08-31T08:28:00Z">
        <w:r w:rsidR="00007501">
          <w:t>clarté de rédaction</w:t>
        </w:r>
      </w:ins>
    </w:p>
    <w:p w14:paraId="5D6A0346" w14:textId="692746CD" w:rsidR="009A4367" w:rsidRDefault="009A4367" w:rsidP="00542B2D">
      <w:pPr>
        <w:pStyle w:val="Paragraphedeliste"/>
        <w:numPr>
          <w:ilvl w:val="0"/>
          <w:numId w:val="16"/>
        </w:numPr>
      </w:pPr>
      <w:r>
        <w:t xml:space="preserve">Hauteur du brin maître </w:t>
      </w:r>
      <w:r w:rsidRPr="0085691E">
        <w:t>entre la base de la tige et la pointe</w:t>
      </w:r>
      <w:r>
        <w:t xml:space="preserve"> </w:t>
      </w:r>
      <w:r w:rsidRPr="0085691E">
        <w:t>de l’épi</w:t>
      </w:r>
      <w:r>
        <w:t xml:space="preserve"> en cm (</w:t>
      </w:r>
      <w:r w:rsidR="00FC2106">
        <w:t>H</w:t>
      </w:r>
      <w:r>
        <w:t>)</w:t>
      </w:r>
    </w:p>
    <w:p w14:paraId="747ECF48" w14:textId="4412562C" w:rsidR="00542B2D" w:rsidRDefault="00542B2D" w:rsidP="00542B2D">
      <w:pPr>
        <w:pStyle w:val="Paragraphedeliste"/>
        <w:numPr>
          <w:ilvl w:val="0"/>
          <w:numId w:val="16"/>
        </w:numPr>
      </w:pPr>
      <w:r>
        <w:t>Taux de protéines dans la feuille drapeau à floraison</w:t>
      </w:r>
      <w:r w:rsidR="00677BE8" w:rsidRPr="00677BE8">
        <w:t xml:space="preserve"> </w:t>
      </w:r>
      <w:r w:rsidR="00677BE8">
        <w:t>en % de la masse</w:t>
      </w:r>
      <w:r>
        <w:t xml:space="preserve"> (par NIRS des feuilles) (TPF)</w:t>
      </w:r>
    </w:p>
    <w:p w14:paraId="76E144D7" w14:textId="24A7D995" w:rsidR="00542B2D" w:rsidRDefault="00542B2D" w:rsidP="00542B2D">
      <w:pPr>
        <w:pStyle w:val="Paragraphedeliste"/>
        <w:numPr>
          <w:ilvl w:val="0"/>
          <w:numId w:val="16"/>
        </w:numPr>
      </w:pPr>
      <w:r>
        <w:t xml:space="preserve">Date d’épiaison en degrés </w:t>
      </w:r>
      <w:r w:rsidR="0099434C">
        <w:t>jours depuis le semis PRE</w:t>
      </w:r>
      <w:r>
        <w:t>)</w:t>
      </w:r>
    </w:p>
    <w:p w14:paraId="79D03A4B" w14:textId="453A4FDD" w:rsidR="00542B2D" w:rsidRDefault="00542B2D" w:rsidP="00542B2D">
      <w:pPr>
        <w:pStyle w:val="Paragraphedeliste"/>
        <w:numPr>
          <w:ilvl w:val="0"/>
          <w:numId w:val="16"/>
        </w:numPr>
      </w:pPr>
      <w:r>
        <w:t>Nombre d’épis par plante (</w:t>
      </w:r>
      <w:proofErr w:type="spellStart"/>
      <w:r>
        <w:t>NbEP</w:t>
      </w:r>
      <w:proofErr w:type="spellEnd"/>
      <w:r>
        <w:t>)</w:t>
      </w:r>
    </w:p>
    <w:p w14:paraId="6916B9CF" w14:textId="6C96A91F" w:rsidR="002660D7" w:rsidRDefault="002660D7" w:rsidP="00542B2D">
      <w:pPr>
        <w:pStyle w:val="Paragraphedeliste"/>
        <w:numPr>
          <w:ilvl w:val="0"/>
          <w:numId w:val="16"/>
        </w:numPr>
      </w:pPr>
      <w:r>
        <w:t>Poids total des épis (PTE)</w:t>
      </w:r>
    </w:p>
    <w:p w14:paraId="1645FEC5" w14:textId="53BDD422" w:rsidR="00542B2D" w:rsidRDefault="00542B2D" w:rsidP="00542B2D">
      <w:pPr>
        <w:pStyle w:val="Paragraphedeliste"/>
        <w:numPr>
          <w:ilvl w:val="0"/>
          <w:numId w:val="16"/>
        </w:numPr>
      </w:pPr>
      <w:r>
        <w:t>Nombre de grains par épi (NGE)</w:t>
      </w:r>
    </w:p>
    <w:p w14:paraId="470C6B45" w14:textId="38CD3196" w:rsidR="009A4367" w:rsidRDefault="009A4367" w:rsidP="00542B2D">
      <w:pPr>
        <w:pStyle w:val="Paragraphedeliste"/>
        <w:numPr>
          <w:ilvl w:val="0"/>
          <w:numId w:val="16"/>
        </w:numPr>
      </w:pPr>
      <w:r>
        <w:t>Taux de protéine des grains</w:t>
      </w:r>
      <w:r w:rsidR="00677BE8" w:rsidRPr="00677BE8">
        <w:t xml:space="preserve"> </w:t>
      </w:r>
      <w:r w:rsidR="00677BE8">
        <w:t>en % de la masse</w:t>
      </w:r>
      <w:r>
        <w:t xml:space="preserve"> (par NIRS des grains épi par épi) (TPG)</w:t>
      </w:r>
    </w:p>
    <w:p w14:paraId="2F7A866D" w14:textId="3859E7A6" w:rsidR="009A4367" w:rsidRDefault="009A4367" w:rsidP="00542B2D">
      <w:pPr>
        <w:pStyle w:val="Paragraphedeliste"/>
        <w:numPr>
          <w:ilvl w:val="0"/>
          <w:numId w:val="16"/>
        </w:numPr>
      </w:pPr>
      <w:r>
        <w:t>PMG</w:t>
      </w:r>
    </w:p>
    <w:p w14:paraId="0A83C2D7" w14:textId="2B0D5D4F" w:rsidR="009A4367" w:rsidRDefault="009A4367" w:rsidP="00542B2D">
      <w:pPr>
        <w:pStyle w:val="Paragraphedeliste"/>
        <w:numPr>
          <w:ilvl w:val="0"/>
          <w:numId w:val="16"/>
        </w:numPr>
      </w:pPr>
      <w:r>
        <w:t>Taille individuelle de chaque grain en mm² (TIG) par mesure Optomachine</w:t>
      </w:r>
    </w:p>
    <w:p w14:paraId="7BD67144" w14:textId="3F58C036" w:rsidR="009A4367" w:rsidRDefault="009A4367" w:rsidP="00542B2D">
      <w:pPr>
        <w:pStyle w:val="Paragraphedeliste"/>
        <w:numPr>
          <w:ilvl w:val="0"/>
          <w:numId w:val="16"/>
        </w:numPr>
      </w:pPr>
      <w:r>
        <w:t>Taille moyenne des grains par épi en mm² (TMG)</w:t>
      </w:r>
    </w:p>
    <w:p w14:paraId="6CC442A0" w14:textId="72901B75" w:rsidR="009A4367" w:rsidRDefault="009A4367" w:rsidP="00542B2D">
      <w:pPr>
        <w:pStyle w:val="Paragraphedeliste"/>
        <w:numPr>
          <w:ilvl w:val="0"/>
          <w:numId w:val="16"/>
        </w:numPr>
      </w:pPr>
      <w:r>
        <w:t>Variance de la taille des grains (GSV)</w:t>
      </w:r>
    </w:p>
    <w:p w14:paraId="06A60AE5" w14:textId="77777777" w:rsidR="00762D2E" w:rsidRDefault="00762D2E" w:rsidP="00762D2E"/>
    <w:p w14:paraId="1D7A44AD" w14:textId="74D2EA19" w:rsidR="00762D2E" w:rsidRDefault="00762D2E" w:rsidP="00762D2E">
      <w:r>
        <w:t xml:space="preserve">Les spectres NIRS </w:t>
      </w:r>
      <w:r w:rsidRPr="00762D2E">
        <w:t>des grains ont été acquis av</w:t>
      </w:r>
      <w:r w:rsidR="007E0833">
        <w:t xml:space="preserve">ec un spectromètre (Perkin-Elmer </w:t>
      </w:r>
      <w:r w:rsidR="007E0833" w:rsidRPr="007E0833">
        <w:t>Spectromètre FTIR Frontier © (</w:t>
      </w:r>
      <w:proofErr w:type="spellStart"/>
      <w:r w:rsidR="007E0833" w:rsidRPr="007E0833">
        <w:t>PerkinElmer</w:t>
      </w:r>
      <w:proofErr w:type="spellEnd"/>
      <w:r w:rsidR="007E0833" w:rsidRPr="007E0833">
        <w:t xml:space="preserve">), utilisé en réflexion avec le module </w:t>
      </w:r>
      <w:proofErr w:type="spellStart"/>
      <w:r w:rsidR="007E0833" w:rsidRPr="007E0833">
        <w:t>autosampler</w:t>
      </w:r>
      <w:proofErr w:type="spellEnd"/>
      <w:r w:rsidR="007E0833" w:rsidRPr="007E0833">
        <w:t xml:space="preserve">, dans des </w:t>
      </w:r>
      <w:proofErr w:type="spellStart"/>
      <w:r w:rsidR="007E0833" w:rsidRPr="007E0833">
        <w:t>vials</w:t>
      </w:r>
      <w:proofErr w:type="spellEnd"/>
      <w:r w:rsidR="007E0833" w:rsidRPr="007E0833">
        <w:t xml:space="preserve"> de 5 </w:t>
      </w:r>
      <w:proofErr w:type="spellStart"/>
      <w:r w:rsidR="007E0833" w:rsidRPr="007E0833">
        <w:t>mL</w:t>
      </w:r>
      <w:proofErr w:type="spellEnd"/>
      <w:r w:rsidR="007E0833">
        <w:t>)</w:t>
      </w:r>
      <w:r w:rsidR="00461A45">
        <w:t xml:space="preserve"> </w:t>
      </w:r>
      <w:r w:rsidRPr="00762D2E">
        <w:t xml:space="preserve">et les spectres des </w:t>
      </w:r>
      <w:r w:rsidR="00712F01">
        <w:t xml:space="preserve">feuilles par ASD. </w:t>
      </w:r>
    </w:p>
    <w:p w14:paraId="3CDEE1E3" w14:textId="0BFB9767" w:rsidR="00E01485" w:rsidRDefault="00E01485" w:rsidP="00762D2E"/>
    <w:p w14:paraId="4DEBF175" w14:textId="43F6971E" w:rsidR="00E01485" w:rsidRDefault="00E01485" w:rsidP="00E01485">
      <w:pPr>
        <w:pStyle w:val="Titre2"/>
      </w:pPr>
      <w:bookmarkStart w:id="266" w:name="_Toc144300105"/>
      <w:r>
        <w:t xml:space="preserve">Mesure de l’effet de la sélection dans le dispositif de sélection </w:t>
      </w:r>
      <w:del w:id="267" w:author="Jacques DAVID" w:date="2023-08-31T08:28:00Z">
        <w:r w:rsidDel="00007501">
          <w:delText>réelle</w:delText>
        </w:r>
      </w:del>
      <w:bookmarkEnd w:id="266"/>
      <w:ins w:id="268" w:author="Jacques DAVID" w:date="2023-08-31T08:28:00Z">
        <w:r w:rsidR="00007501">
          <w:t xml:space="preserve">a posteriori ? </w:t>
        </w:r>
      </w:ins>
    </w:p>
    <w:p w14:paraId="7FEEFC28" w14:textId="4371B1F1" w:rsidR="0001781C" w:rsidRPr="001E07CB" w:rsidRDefault="0001781C" w:rsidP="0001781C">
      <w:del w:id="269" w:author="Jacques DAVID" w:date="2023-08-31T08:28:00Z">
        <w:r w:rsidRPr="001E07CB" w:rsidDel="00007501">
          <w:delText>Avec les données du champ, l</w:delText>
        </w:r>
      </w:del>
      <w:ins w:id="270" w:author="Jacques DAVID" w:date="2023-08-31T08:28:00Z">
        <w:r w:rsidR="00007501">
          <w:t>L</w:t>
        </w:r>
      </w:ins>
      <w:r w:rsidRPr="001E07CB">
        <w:t xml:space="preserve">es caractéristiques des différentes </w:t>
      </w:r>
      <w:del w:id="271" w:author="Jacques DAVID" w:date="2023-08-31T08:29:00Z">
        <w:r w:rsidRPr="001E07CB" w:rsidDel="00007501">
          <w:delText xml:space="preserve">populations </w:delText>
        </w:r>
      </w:del>
      <w:ins w:id="272" w:author="Jacques DAVID" w:date="2023-08-31T08:29:00Z">
        <w:r w:rsidR="00007501">
          <w:t xml:space="preserve">modalités </w:t>
        </w:r>
      </w:ins>
      <w:r w:rsidRPr="001E07CB">
        <w:t xml:space="preserve">sélectionnées ont été mesurées directement et ont été comparées </w:t>
      </w:r>
      <w:del w:id="273" w:author="Jacques DAVID" w:date="2023-08-31T08:29:00Z">
        <w:r w:rsidRPr="001E07CB" w:rsidDel="00007501">
          <w:delText xml:space="preserve">avec </w:delText>
        </w:r>
      </w:del>
      <w:ins w:id="274" w:author="Jacques DAVID" w:date="2023-08-31T08:29:00Z">
        <w:r w:rsidR="00007501">
          <w:t xml:space="preserve">à celle de </w:t>
        </w:r>
      </w:ins>
      <w:r w:rsidRPr="001E07CB">
        <w:t xml:space="preserve">la population </w:t>
      </w:r>
      <w:del w:id="275" w:author="Jacques DAVID" w:date="2023-08-31T08:29:00Z">
        <w:r w:rsidRPr="001E07CB" w:rsidDel="00007501">
          <w:delText>non sélectionnée</w:delText>
        </w:r>
      </w:del>
      <w:ins w:id="276" w:author="Jacques DAVID" w:date="2023-08-31T08:29:00Z">
        <w:r w:rsidR="00007501">
          <w:t>de référence</w:t>
        </w:r>
      </w:ins>
      <w:r w:rsidRPr="001E07CB">
        <w:t xml:space="preserve">. Le </w:t>
      </w:r>
      <w:del w:id="277" w:author="Jacques DAVID" w:date="2023-08-31T08:29:00Z">
        <w:r w:rsidRPr="001E07CB" w:rsidDel="00007501">
          <w:delText xml:space="preserve">progrès </w:delText>
        </w:r>
      </w:del>
      <w:ins w:id="278" w:author="Jacques DAVID" w:date="2023-08-31T08:29:00Z">
        <w:r w:rsidR="00007501">
          <w:t xml:space="preserve">changement de la valeur du trait </w:t>
        </w:r>
      </w:ins>
      <w:r w:rsidRPr="001E07CB">
        <w:t xml:space="preserve">a </w:t>
      </w:r>
      <w:del w:id="279" w:author="Jacques DAVID" w:date="2023-08-31T08:29:00Z">
        <w:r w:rsidRPr="001E07CB" w:rsidDel="00007501">
          <w:delText xml:space="preserve">donc directement </w:delText>
        </w:r>
      </w:del>
      <w:r w:rsidRPr="001E07CB">
        <w:t>été estimé par le modèle suivant :</w:t>
      </w:r>
    </w:p>
    <w:p w14:paraId="0E4C89FD" w14:textId="77777777" w:rsidR="0001781C" w:rsidRPr="001E07CB" w:rsidRDefault="0001781C" w:rsidP="0001781C"/>
    <w:p w14:paraId="29566157" w14:textId="60380768" w:rsidR="0001781C" w:rsidRPr="001E07CB" w:rsidRDefault="00607B9A"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645483A3" w:rsidR="0001781C" w:rsidRDefault="00607B9A"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w:t>
      </w:r>
      <w:proofErr w:type="gramStart"/>
      <w:r w:rsidR="0001781C" w:rsidRPr="001E07CB">
        <w:t>le</w:t>
      </w:r>
      <w:proofErr w:type="gramEnd"/>
      <w:r w:rsidR="0001781C" w:rsidRPr="001E07CB">
        <w:t xml:space="preserve"> phénotype de la plante k dans le groupe sélectionné i dans </w:t>
      </w:r>
      <w:r w:rsidR="0001781C">
        <w:t>le passage</w:t>
      </w:r>
      <w:r w:rsidR="0001781C" w:rsidRPr="001E07CB">
        <w:t xml:space="preserve"> j</w:t>
      </w:r>
    </w:p>
    <w:p w14:paraId="0A878F3B" w14:textId="77777777" w:rsidR="0001781C" w:rsidRPr="001E07CB" w:rsidRDefault="0001781C" w:rsidP="0001781C">
      <w:r>
        <w:t xml:space="preserve">µ la moyenne pour les plantes non sélectionnées </w:t>
      </w:r>
      <w:commentRangeStart w:id="280"/>
      <w:r>
        <w:t>du passage 1</w:t>
      </w:r>
      <w:commentRangeEnd w:id="280"/>
      <w:r w:rsidR="00007501">
        <w:rPr>
          <w:rStyle w:val="Marquedecommentaire"/>
          <w:rFonts w:asciiTheme="minorHAnsi" w:eastAsiaTheme="minorHAnsi" w:hAnsiTheme="minorHAnsi" w:cstheme="minorBidi"/>
          <w:lang w:eastAsia="en-US"/>
        </w:rPr>
        <w:commentReference w:id="280"/>
      </w:r>
    </w:p>
    <w:p w14:paraId="0D8E7FDC" w14:textId="77777777" w:rsidR="0001781C" w:rsidRPr="001E07CB" w:rsidRDefault="00607B9A" w:rsidP="0001781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1781C" w:rsidRPr="001E07CB">
        <w:t xml:space="preserve"> l’effet de la sélec</w:t>
      </w:r>
      <w:proofErr w:type="spellStart"/>
      <w:r w:rsidR="0001781C">
        <w:t>tion</w:t>
      </w:r>
      <w:proofErr w:type="spellEnd"/>
      <w:r w:rsidR="0001781C">
        <w:t>, effet qualitatif prenant 4</w:t>
      </w:r>
      <w:r w:rsidR="0001781C" w:rsidRPr="001E07CB">
        <w:t xml:space="preserve"> valeurs : </w:t>
      </w:r>
      <w:r w:rsidR="0001781C">
        <w:t>"</w:t>
      </w:r>
      <w:commentRangeStart w:id="281"/>
      <w:r w:rsidR="0001781C">
        <w:t>témoin</w:t>
      </w:r>
      <w:commentRangeEnd w:id="281"/>
      <w:r w:rsidR="00007501">
        <w:rPr>
          <w:rStyle w:val="Marquedecommentaire"/>
          <w:rFonts w:asciiTheme="minorHAnsi" w:eastAsiaTheme="minorHAnsi" w:hAnsiTheme="minorHAnsi" w:cstheme="minorBidi"/>
          <w:lang w:eastAsia="en-US"/>
        </w:rPr>
        <w:commentReference w:id="281"/>
      </w:r>
      <w:r w:rsidR="0001781C">
        <w:t xml:space="preserve">", </w:t>
      </w:r>
      <w:r w:rsidR="0001781C" w:rsidRPr="001E07CB">
        <w:t>"gros", "</w:t>
      </w:r>
      <w:r w:rsidR="0001781C">
        <w:t>moyen", "petit"</w:t>
      </w:r>
    </w:p>
    <w:p w14:paraId="2ECBE1F5" w14:textId="6B3EA568" w:rsidR="0001781C" w:rsidRDefault="00607B9A"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w:t>
      </w:r>
      <w:proofErr w:type="gramStart"/>
      <w:r w:rsidR="0001781C" w:rsidRPr="001E07CB">
        <w:t>l’effet</w:t>
      </w:r>
      <w:proofErr w:type="gramEnd"/>
      <w:r w:rsidR="0001781C" w:rsidRPr="001E07CB">
        <w:t xml:space="preserve">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t>
      </w:r>
      <w:proofErr w:type="gramStart"/>
      <w:r>
        <w:t>l’effet</w:t>
      </w:r>
      <w:proofErr w:type="gramEnd"/>
      <w:r>
        <w:t xml:space="preserve"> de la planche k</w:t>
      </w:r>
    </w:p>
    <w:p w14:paraId="5EA82EF9" w14:textId="5A3A57E7" w:rsidR="0001781C" w:rsidRPr="001E07CB" w:rsidRDefault="00607B9A"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ins w:id="282" w:author="Jacques DAVID" w:date="2023-08-31T08:32:00Z">
        <w:r w:rsidR="00007501">
          <w:t xml:space="preserve"> (y a pas une coquille là ? ) </w:t>
        </w:r>
      </w:ins>
    </w:p>
    <w:p w14:paraId="1C4F9BC7" w14:textId="77777777" w:rsidR="00E01485" w:rsidRPr="00E01485" w:rsidRDefault="00E01485" w:rsidP="00E01485"/>
    <w:p w14:paraId="28466968" w14:textId="77777777" w:rsidR="00007501" w:rsidRDefault="00397693" w:rsidP="0085691E">
      <w:pPr>
        <w:rPr>
          <w:ins w:id="283" w:author="Jacques DAVID" w:date="2023-08-31T08:34:00Z"/>
        </w:rPr>
      </w:pPr>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97693">
        <w:t xml:space="preserve"> en choisissant la modalité "témoin" comme référence</w:t>
      </w:r>
      <w:r w:rsidR="00542644">
        <w:t xml:space="preserve"> et la significativité de chaque coefficient a été testée par test de </w:t>
      </w:r>
      <w:proofErr w:type="spellStart"/>
      <w:r w:rsidR="00542644">
        <w:t>Student</w:t>
      </w:r>
      <w:proofErr w:type="spellEnd"/>
      <w:r w:rsidRPr="00397693">
        <w:t xml:space="preserve">. </w:t>
      </w:r>
      <w:ins w:id="284" w:author="Jacques DAVID" w:date="2023-08-31T08:34:00Z">
        <w:r w:rsidR="00007501">
          <w:t xml:space="preserve"> </w:t>
        </w:r>
      </w:ins>
    </w:p>
    <w:p w14:paraId="4983270F" w14:textId="6C5CD56B" w:rsidR="00007501" w:rsidRDefault="00007501" w:rsidP="0085691E">
      <w:pPr>
        <w:rPr>
          <w:ins w:id="285" w:author="Jacques DAVID" w:date="2023-08-31T08:34:00Z"/>
        </w:rPr>
      </w:pPr>
      <w:ins w:id="286" w:author="Jacques DAVID" w:date="2023-08-31T08:34:00Z">
        <w:r>
          <w:t xml:space="preserve">En fait tu devrais </w:t>
        </w:r>
        <w:proofErr w:type="spellStart"/>
        <w:r>
          <w:t>ecrire</w:t>
        </w:r>
        <w:proofErr w:type="spellEnd"/>
        <w:r>
          <w:t xml:space="preserve"> R et pas T dans ce </w:t>
        </w:r>
        <w:proofErr w:type="gramStart"/>
        <w:r>
          <w:t>cas ,</w:t>
        </w:r>
        <w:proofErr w:type="gramEnd"/>
        <w:r>
          <w:t xml:space="preserve"> comme </w:t>
        </w:r>
        <w:proofErr w:type="spellStart"/>
        <w:r>
          <w:t>ca</w:t>
        </w:r>
        <w:proofErr w:type="spellEnd"/>
        <w:r>
          <w:t xml:space="preserve"> tu pourras </w:t>
        </w:r>
        <w:proofErr w:type="spellStart"/>
        <w:r>
          <w:t>ecrite</w:t>
        </w:r>
        <w:proofErr w:type="spellEnd"/>
        <w:r>
          <w:t xml:space="preserve"> R = H²S et dire que tu estimes H</w:t>
        </w:r>
      </w:ins>
    </w:p>
    <w:p w14:paraId="375A2B74" w14:textId="684F692F" w:rsidR="003A118B" w:rsidRDefault="003560F6" w:rsidP="0085691E">
      <w:pPr>
        <w:rPr>
          <w:ins w:id="287" w:author="Jacques DAVID" w:date="2023-08-31T08:34:00Z"/>
        </w:rPr>
      </w:pPr>
      <w:r>
        <w:t xml:space="preserve">L’effet direct de </w:t>
      </w:r>
      <w:ins w:id="288" w:author="Jacques DAVID" w:date="2023-08-31T08:33:00Z">
        <w:r w:rsidR="00007501">
          <w:t>l</w:t>
        </w:r>
      </w:ins>
      <w:del w:id="289" w:author="Jacques DAVID" w:date="2023-08-31T08:33:00Z">
        <w:r w:rsidDel="00007501">
          <w:delText>s</w:delText>
        </w:r>
      </w:del>
      <w:r>
        <w:t xml:space="preserve">a sélection sur la taille du grain et les effets indirects sur les autres traits mesurés ont été estimés. </w:t>
      </w:r>
      <w:r w:rsidR="00A309E4">
        <w:t>Avec les données morphologiques des grains semés, la différentielle de sélection</w:t>
      </w:r>
      <w:ins w:id="290" w:author="Jacques DAVID" w:date="2023-08-31T08:34:00Z">
        <w:r w:rsidR="00007501">
          <w:t>,</w:t>
        </w:r>
      </w:ins>
      <w:r w:rsidR="00A309E4">
        <w:t xml:space="preserve"> </w:t>
      </w:r>
      <w:ins w:id="291" w:author="Jacques DAVID" w:date="2023-08-31T08:34:00Z">
        <w:r w:rsidR="00007501">
          <w:t xml:space="preserve">S, </w:t>
        </w:r>
      </w:ins>
      <w:r w:rsidR="00A309E4">
        <w:t>a été calculée pour chaque modalité de sélection (moyenne des grains tamisés - moyenne des grains non triés). Cela a permis de calculer l’héritabilité réalisée pour la taille des grains en divisant les progrès estimés par les différentielles de sélection.</w:t>
      </w:r>
    </w:p>
    <w:p w14:paraId="2FB907BC" w14:textId="7A23892C" w:rsidR="00007501" w:rsidRDefault="00007501" w:rsidP="0085691E">
      <w:pPr>
        <w:rPr>
          <w:ins w:id="292" w:author="Jacques DAVID" w:date="2023-08-31T08:34:00Z"/>
        </w:rPr>
      </w:pPr>
      <w:ins w:id="293" w:author="Jacques DAVID" w:date="2023-08-31T08:34:00Z">
        <w:r>
          <w:t xml:space="preserve">Formule stp  </w:t>
        </w:r>
      </w:ins>
    </w:p>
    <w:p w14:paraId="40524D01" w14:textId="77777777" w:rsidR="00007501" w:rsidRDefault="00007501" w:rsidP="0085691E"/>
    <w:p w14:paraId="77BEE49A" w14:textId="337850D8" w:rsidR="009852DC" w:rsidRDefault="009852DC" w:rsidP="0085691E"/>
    <w:p w14:paraId="63DF6CE2" w14:textId="5CD745BB" w:rsidR="00B8211F" w:rsidRDefault="009852DC" w:rsidP="00B8211F">
      <w:pPr>
        <w:pStyle w:val="Titre2"/>
      </w:pPr>
      <w:bookmarkStart w:id="294" w:name="_Toc144300106"/>
      <w:r>
        <w:t>Mesure de l’effet de la sélection dans le dispositif de sélection in silico</w:t>
      </w:r>
      <w:bookmarkEnd w:id="294"/>
    </w:p>
    <w:p w14:paraId="770FEFE5" w14:textId="42AF9174" w:rsidR="00B8211F" w:rsidRDefault="00925D32" w:rsidP="00925D32">
      <w:pPr>
        <w:pStyle w:val="Titre3"/>
      </w:pPr>
      <w:bookmarkStart w:id="295" w:name="_Toc144300107"/>
      <w:r>
        <w:t>Simulation de la sélection</w:t>
      </w:r>
      <w:bookmarkEnd w:id="295"/>
    </w:p>
    <w:p w14:paraId="1E343860" w14:textId="77777777" w:rsidR="00007501" w:rsidRDefault="008402E8" w:rsidP="00925D32">
      <w:pPr>
        <w:rPr>
          <w:ins w:id="296" w:author="Jacques DAVID" w:date="2023-08-31T08:36:00Z"/>
        </w:rPr>
      </w:pPr>
      <w:r>
        <w:t xml:space="preserve">Dans ce dispositif, la sélection sur </w:t>
      </w:r>
      <w:ins w:id="297" w:author="Jacques DAVID" w:date="2023-08-31T08:35:00Z">
        <w:r w:rsidR="00007501">
          <w:t xml:space="preserve">les valeurs du grain </w:t>
        </w:r>
      </w:ins>
      <w:del w:id="298" w:author="Jacques DAVID" w:date="2023-08-31T08:35:00Z">
        <w:r w:rsidDel="00007501">
          <w:delText xml:space="preserve">grain </w:delText>
        </w:r>
      </w:del>
      <w:ins w:id="299" w:author="Jacques DAVID" w:date="2023-08-31T08:35:00Z">
        <w:r w:rsidR="00007501">
          <w:t xml:space="preserve">semé </w:t>
        </w:r>
      </w:ins>
      <w:r>
        <w:t>et l</w:t>
      </w:r>
      <w:ins w:id="300" w:author="Jacques DAVID" w:date="2023-08-31T08:35:00Z">
        <w:r w:rsidR="00007501">
          <w:t xml:space="preserve">’effet sur </w:t>
        </w:r>
      </w:ins>
      <w:ins w:id="301" w:author="Jacques DAVID" w:date="2023-08-31T08:36:00Z">
        <w:r w:rsidR="00007501">
          <w:t xml:space="preserve">leur descendance </w:t>
        </w:r>
      </w:ins>
      <w:del w:id="302" w:author="Jacques DAVID" w:date="2023-08-31T08:35:00Z">
        <w:r w:rsidDel="00007501">
          <w:delText xml:space="preserve">a </w:delText>
        </w:r>
      </w:del>
      <w:del w:id="303" w:author="Jacques DAVID" w:date="2023-08-31T08:36:00Z">
        <w:r w:rsidDel="00007501">
          <w:delText xml:space="preserve">sélection sur épi ont </w:delText>
        </w:r>
      </w:del>
      <w:ins w:id="304" w:author="Jacques DAVID" w:date="2023-08-31T08:36:00Z">
        <w:r w:rsidR="00007501">
          <w:t xml:space="preserve">ont </w:t>
        </w:r>
      </w:ins>
      <w:r>
        <w:t>été simulées</w:t>
      </w:r>
      <w:del w:id="305" w:author="Jacques DAVID" w:date="2023-08-31T08:36:00Z">
        <w:r w:rsidDel="00007501">
          <w:delText xml:space="preserve"> avec les données acquises</w:delText>
        </w:r>
      </w:del>
      <w:r>
        <w:t xml:space="preserve">. </w:t>
      </w:r>
      <w:r w:rsidR="00C908CF">
        <w:t xml:space="preserve">Seule les données des grains issues du premier semis (06/01) ont été utilisées pour éviter de possibles interaction génotype x date de semis. </w:t>
      </w:r>
    </w:p>
    <w:p w14:paraId="2BD93B6E" w14:textId="77777777" w:rsidR="00007501" w:rsidRDefault="00007501" w:rsidP="00925D32">
      <w:pPr>
        <w:rPr>
          <w:ins w:id="306" w:author="Jacques DAVID" w:date="2023-08-31T08:36:00Z"/>
        </w:rPr>
      </w:pPr>
    </w:p>
    <w:p w14:paraId="45E763CB" w14:textId="5B008E82" w:rsidR="00007501" w:rsidRDefault="00C908CF" w:rsidP="00925D32">
      <w:pPr>
        <w:rPr>
          <w:ins w:id="307" w:author="Jacques DAVID" w:date="2023-08-31T08:36:00Z"/>
        </w:rPr>
      </w:pPr>
      <w:r w:rsidRPr="00007501">
        <w:rPr>
          <w:highlight w:val="yellow"/>
          <w:rPrChange w:id="308" w:author="Jacques DAVID" w:date="2023-08-31T08:37:00Z">
            <w:rPr/>
          </w:rPrChange>
        </w:rPr>
        <w:t xml:space="preserve">Ces données </w:t>
      </w:r>
      <w:del w:id="309" w:author="Jacques DAVID" w:date="2023-08-31T08:36:00Z">
        <w:r w:rsidRPr="00007501" w:rsidDel="00007501">
          <w:rPr>
            <w:highlight w:val="yellow"/>
            <w:rPrChange w:id="310" w:author="Jacques DAVID" w:date="2023-08-31T08:37:00Z">
              <w:rPr/>
            </w:rPrChange>
          </w:rPr>
          <w:delText xml:space="preserve">brutes </w:delText>
        </w:r>
      </w:del>
      <w:r w:rsidRPr="00007501">
        <w:rPr>
          <w:highlight w:val="yellow"/>
          <w:rPrChange w:id="311" w:author="Jacques DAVID" w:date="2023-08-31T08:37:00Z">
            <w:rPr/>
          </w:rPrChange>
        </w:rPr>
        <w:t>ont été utilisées comme le témoin non sélectionné dans les différentes simulations</w:t>
      </w:r>
      <w:ins w:id="312" w:author="Jacques DAVID" w:date="2023-08-31T08:36:00Z">
        <w:r w:rsidR="00007501" w:rsidRPr="00007501">
          <w:rPr>
            <w:highlight w:val="yellow"/>
            <w:rPrChange w:id="313" w:author="Jacques DAVID" w:date="2023-08-31T08:37:00Z">
              <w:rPr/>
            </w:rPrChange>
          </w:rPr>
          <w:t> ???</w:t>
        </w:r>
      </w:ins>
      <w:ins w:id="314" w:author="Jacques DAVID" w:date="2023-08-31T08:37:00Z">
        <w:r w:rsidR="00007501">
          <w:t xml:space="preserve"> </w:t>
        </w:r>
        <w:proofErr w:type="spellStart"/>
        <w:r w:rsidR="00007501">
          <w:t>comrend</w:t>
        </w:r>
        <w:proofErr w:type="spellEnd"/>
        <w:r w:rsidR="00007501">
          <w:t xml:space="preserve"> pas, utile ? </w:t>
        </w:r>
      </w:ins>
    </w:p>
    <w:p w14:paraId="4103235C" w14:textId="065D9849" w:rsidR="00FE1C27" w:rsidRDefault="00C908CF" w:rsidP="00925D32">
      <w:r>
        <w:lastRenderedPageBreak/>
        <w:t xml:space="preserve">. Les simulations ont été réalisées </w:t>
      </w:r>
      <w:del w:id="315" w:author="Jacques DAVID" w:date="2023-08-31T08:37:00Z">
        <w:r w:rsidDel="008103EA">
          <w:delText xml:space="preserve">en suivant le cadre développé analytiquement, et donc </w:delText>
        </w:r>
      </w:del>
      <w:r>
        <w:t>en</w:t>
      </w:r>
      <w:r w:rsidR="00FE1C27">
        <w:t xml:space="preserve"> utilisant les paramètres </w:t>
      </w:r>
      <w:proofErr w:type="spellStart"/>
      <w:r w:rsidR="00FE1C27">
        <w:t>nsel</w:t>
      </w:r>
      <w:proofErr w:type="spellEnd"/>
      <w:r w:rsidR="00FE1C27">
        <w:t xml:space="preserve">, </w:t>
      </w:r>
      <w:r>
        <w:t>et NEO</w:t>
      </w:r>
      <w:r w:rsidR="00FE1C27">
        <w:t xml:space="preserve"> </w:t>
      </w:r>
      <w:ins w:id="316" w:author="Jacques DAVID" w:date="2023-08-31T08:37:00Z">
        <w:r w:rsidR="008103EA">
          <w:t>présentés dans l’introduction (</w:t>
        </w:r>
        <w:proofErr w:type="spellStart"/>
        <w:r w:rsidR="008103EA">
          <w:t>nsel</w:t>
        </w:r>
        <w:proofErr w:type="spellEnd"/>
        <w:r w:rsidR="008103EA">
          <w:t xml:space="preserve"> =  , NEO = ) </w:t>
        </w:r>
      </w:ins>
      <w:r w:rsidR="00FE1C27">
        <w:t>pour réaliser la sélection</w:t>
      </w:r>
      <w:r w:rsidR="00E5522B">
        <w:t xml:space="preserve"> sous différentes intensités</w:t>
      </w:r>
      <w:r>
        <w:t xml:space="preserve">. </w:t>
      </w:r>
      <w:commentRangeStart w:id="317"/>
      <w:r w:rsidR="00243355">
        <w:t xml:space="preserve">Les </w:t>
      </w:r>
      <w:r w:rsidR="00FE1C27">
        <w:t xml:space="preserve">composantes de la variance et les </w:t>
      </w:r>
      <w:r w:rsidR="00243355">
        <w:t>paramètres NGO (nombre de grains observés) et NGE (nombre de grains par épi)</w:t>
      </w:r>
      <w:r w:rsidR="00FE1C27">
        <w:t xml:space="preserve"> étant</w:t>
      </w:r>
      <w:r w:rsidR="00243355">
        <w:t xml:space="preserve"> imposés par les données, les simulations ont été réalisées pour différentes valeurs de </w:t>
      </w:r>
      <w:proofErr w:type="spellStart"/>
      <w:r w:rsidR="00243355">
        <w:t>nsel</w:t>
      </w:r>
      <w:proofErr w:type="spellEnd"/>
      <w:r w:rsidR="00243355">
        <w:t xml:space="preserve"> et NEO. </w:t>
      </w:r>
      <w:commentRangeEnd w:id="317"/>
      <w:r w:rsidR="008103EA">
        <w:rPr>
          <w:rStyle w:val="Marquedecommentaire"/>
          <w:rFonts w:asciiTheme="minorHAnsi" w:eastAsiaTheme="minorHAnsi" w:hAnsiTheme="minorHAnsi" w:cstheme="minorBidi"/>
          <w:lang w:eastAsia="en-US"/>
        </w:rPr>
        <w:commentReference w:id="317"/>
      </w:r>
    </w:p>
    <w:p w14:paraId="68923A96" w14:textId="64184335" w:rsidR="0080426D" w:rsidRDefault="0080426D" w:rsidP="00925D32">
      <w:r>
        <w:t>L</w:t>
      </w:r>
      <w:ins w:id="318" w:author="Jacques DAVID" w:date="2023-08-31T08:40:00Z">
        <w:r w:rsidR="008103EA">
          <w:t xml:space="preserve">’efficacité de la </w:t>
        </w:r>
      </w:ins>
      <w:del w:id="319" w:author="Jacques DAVID" w:date="2023-08-31T08:40:00Z">
        <w:r w:rsidDel="008103EA">
          <w:delText>a</w:delText>
        </w:r>
      </w:del>
      <w:r>
        <w:t xml:space="preserve"> sélection</w:t>
      </w:r>
      <w:ins w:id="320" w:author="Jacques DAVID" w:date="2023-08-31T08:41:00Z">
        <w:r w:rsidR="008103EA">
          <w:t xml:space="preserve"> sur grain individuel</w:t>
        </w:r>
      </w:ins>
      <w:r>
        <w:t xml:space="preserve"> </w:t>
      </w:r>
      <w:del w:id="321" w:author="Jacques DAVID" w:date="2023-08-31T08:40:00Z">
        <w:r w:rsidDel="008103EA">
          <w:delText xml:space="preserve">sur épi </w:delText>
        </w:r>
      </w:del>
      <w:r>
        <w:t xml:space="preserve">a été simulée en </w:t>
      </w:r>
      <w:del w:id="322" w:author="Jacques DAVID" w:date="2023-08-31T08:39:00Z">
        <w:r w:rsidDel="008103EA">
          <w:delText xml:space="preserve">prenant </w:delText>
        </w:r>
      </w:del>
      <w:ins w:id="323" w:author="Jacques DAVID" w:date="2023-08-31T08:39:00Z">
        <w:r w:rsidR="008103EA">
          <w:t xml:space="preserve">calculant la valeur des caractères observés sur les descendants de </w:t>
        </w:r>
      </w:ins>
      <w:del w:id="324" w:author="Jacques DAVID" w:date="2023-08-31T08:39:00Z">
        <w:r w:rsidDel="008103EA">
          <w:delText xml:space="preserve">un sous ensemble des données </w:delText>
        </w:r>
      </w:del>
      <w:del w:id="325" w:author="Jacques DAVID" w:date="2023-08-31T08:38:00Z">
        <w:r w:rsidDel="008103EA">
          <w:delText xml:space="preserve">brutes </w:delText>
        </w:r>
      </w:del>
      <w:del w:id="326" w:author="Jacques DAVID" w:date="2023-08-31T08:39:00Z">
        <w:r w:rsidDel="008103EA">
          <w:delText xml:space="preserve">ne contenant que les </w:delText>
        </w:r>
      </w:del>
      <w:proofErr w:type="spellStart"/>
      <w:r>
        <w:t>nsel</w:t>
      </w:r>
      <w:proofErr w:type="spellEnd"/>
      <w:r>
        <w:t xml:space="preserve"> </w:t>
      </w:r>
      <w:del w:id="327" w:author="Jacques DAVID" w:date="2023-08-31T08:39:00Z">
        <w:r w:rsidDel="008103EA">
          <w:delText xml:space="preserve">plantes </w:delText>
        </w:r>
      </w:del>
      <w:ins w:id="328" w:author="Jacques DAVID" w:date="2023-08-31T08:39:00Z">
        <w:r w:rsidR="008103EA">
          <w:t xml:space="preserve">grains semés </w:t>
        </w:r>
      </w:ins>
      <w:ins w:id="329" w:author="Jacques DAVID" w:date="2023-08-31T08:40:00Z">
        <w:r w:rsidR="008103EA">
          <w:t xml:space="preserve">triés selon leur valeur </w:t>
        </w:r>
      </w:ins>
      <w:del w:id="330" w:author="Jacques DAVID" w:date="2023-08-31T08:40:00Z">
        <w:r w:rsidDel="008103EA">
          <w:delText>issues des grains semés les plus gros (</w:delText>
        </w:r>
      </w:del>
      <w:ins w:id="331" w:author="Jacques DAVID" w:date="2023-08-31T08:40:00Z">
        <w:r w:rsidR="008103EA">
          <w:t xml:space="preserve">de </w:t>
        </w:r>
      </w:ins>
      <w:del w:id="332" w:author="Jacques DAVID" w:date="2023-08-31T08:40:00Z">
        <w:r w:rsidDel="008103EA">
          <w:delText xml:space="preserve">la </w:delText>
        </w:r>
      </w:del>
      <w:r>
        <w:t xml:space="preserve">taille </w:t>
      </w:r>
      <w:del w:id="333" w:author="Jacques DAVID" w:date="2023-08-31T08:40:00Z">
        <w:r w:rsidDel="008103EA">
          <w:delText xml:space="preserve">de chaque </w:delText>
        </w:r>
      </w:del>
      <w:r>
        <w:t>grain</w:t>
      </w:r>
      <w:del w:id="334" w:author="Jacques DAVID" w:date="2023-08-31T08:40:00Z">
        <w:r w:rsidDel="008103EA">
          <w:delText xml:space="preserve"> semé est connue)</w:delText>
        </w:r>
      </w:del>
      <w:r>
        <w:t xml:space="preserve">. </w:t>
      </w:r>
    </w:p>
    <w:p w14:paraId="7AC92C6E" w14:textId="012CF5F0" w:rsidR="00FE1C27" w:rsidRDefault="00FE1C27" w:rsidP="00925D32">
      <w:r>
        <w:t xml:space="preserve">La sélection sur épi </w:t>
      </w:r>
      <w:r w:rsidR="008669AA">
        <w:t>a été simulée en assimilant l</w:t>
      </w:r>
      <w:ins w:id="335" w:author="Jacques DAVID" w:date="2023-08-31T08:41:00Z">
        <w:r w:rsidR="008103EA">
          <w:t xml:space="preserve">a moyenne </w:t>
        </w:r>
      </w:ins>
      <w:ins w:id="336" w:author="Jacques DAVID" w:date="2023-08-31T08:42:00Z">
        <w:r w:rsidR="008103EA">
          <w:t xml:space="preserve">de la taille </w:t>
        </w:r>
      </w:ins>
      <w:ins w:id="337" w:author="Jacques DAVID" w:date="2023-08-31T08:41:00Z">
        <w:r w:rsidR="008103EA">
          <w:t xml:space="preserve">des 12 grains </w:t>
        </w:r>
      </w:ins>
      <w:ins w:id="338" w:author="Jacques DAVID" w:date="2023-08-31T08:42:00Z">
        <w:r w:rsidR="008103EA">
          <w:t xml:space="preserve">semés </w:t>
        </w:r>
      </w:ins>
      <w:ins w:id="339" w:author="Jacques DAVID" w:date="2023-08-31T08:41:00Z">
        <w:r w:rsidR="008103EA">
          <w:t xml:space="preserve">de chaque génotype </w:t>
        </w:r>
      </w:ins>
      <w:ins w:id="340" w:author="Jacques DAVID" w:date="2023-08-31T08:42:00Z">
        <w:r w:rsidR="008103EA">
          <w:t xml:space="preserve">à </w:t>
        </w:r>
      </w:ins>
      <w:ins w:id="341" w:author="Jacques DAVID" w:date="2023-08-31T08:43:00Z">
        <w:r w:rsidR="008103EA">
          <w:t>l</w:t>
        </w:r>
      </w:ins>
      <w:ins w:id="342" w:author="Jacques DAVID" w:date="2023-08-31T08:42:00Z">
        <w:r w:rsidR="008103EA">
          <w:t xml:space="preserve">a valeur </w:t>
        </w:r>
      </w:ins>
      <w:proofErr w:type="gramStart"/>
      <w:ins w:id="343" w:author="Jacques DAVID" w:date="2023-08-31T08:43:00Z">
        <w:r w:rsidR="008103EA">
          <w:t xml:space="preserve">d’un  </w:t>
        </w:r>
      </w:ins>
      <w:ins w:id="344" w:author="Jacques DAVID" w:date="2023-08-31T08:42:00Z">
        <w:r w:rsidR="008103EA">
          <w:t>épi</w:t>
        </w:r>
      </w:ins>
      <w:proofErr w:type="gramEnd"/>
      <w:ins w:id="345" w:author="Jacques DAVID" w:date="2023-08-31T08:43:00Z">
        <w:r w:rsidR="008103EA">
          <w:t xml:space="preserve"> de ce génotype</w:t>
        </w:r>
      </w:ins>
      <w:ins w:id="346" w:author="Jacques DAVID" w:date="2023-08-31T08:45:00Z">
        <w:r w:rsidR="008103EA">
          <w:t xml:space="preserve"> (</w:t>
        </w:r>
        <w:proofErr w:type="spellStart"/>
        <w:r w:rsidR="008103EA">
          <w:t>Acrinyme</w:t>
        </w:r>
        <w:proofErr w:type="spellEnd"/>
        <w:r w:rsidR="008103EA">
          <w:t xml:space="preserve"> ? </w:t>
        </w:r>
        <w:proofErr w:type="spellStart"/>
        <w:r w:rsidR="008103EA">
          <w:t>TGepi</w:t>
        </w:r>
        <w:proofErr w:type="spellEnd"/>
        <w:r w:rsidR="008103EA">
          <w:t> </w:t>
        </w:r>
        <w:proofErr w:type="gramStart"/>
        <w:r w:rsidR="008103EA">
          <w:t>? )</w:t>
        </w:r>
        <w:proofErr w:type="gramEnd"/>
        <w:r w:rsidR="008103EA">
          <w:t xml:space="preserve"> </w:t>
        </w:r>
      </w:ins>
      <w:ins w:id="347" w:author="Jacques DAVID" w:date="2023-08-31T08:42:00Z">
        <w:r w:rsidR="008103EA">
          <w:t xml:space="preserve">. </w:t>
        </w:r>
      </w:ins>
      <w:del w:id="348" w:author="Jacques DAVID" w:date="2023-08-31T08:42:00Z">
        <w:r w:rsidR="008669AA" w:rsidDel="008103EA">
          <w:delText xml:space="preserve">es lots </w:delText>
        </w:r>
      </w:del>
      <w:del w:id="349" w:author="Jacques DAVID" w:date="2023-08-31T08:43:00Z">
        <w:r w:rsidR="008669AA" w:rsidDel="008103EA">
          <w:delText>utilisés lors du semis à des épis</w:delText>
        </w:r>
        <w:r w:rsidR="00CB6F61" w:rsidDel="008103EA">
          <w:delText xml:space="preserve"> </w:delText>
        </w:r>
      </w:del>
      <w:r w:rsidR="00CB6F61" w:rsidRPr="00CB6F61">
        <w:t>bien que ces lots soient issus d’une récolte d</w:t>
      </w:r>
      <w:ins w:id="350" w:author="Jacques DAVID" w:date="2023-08-31T08:43:00Z">
        <w:r w:rsidR="008103EA">
          <w:t xml:space="preserve">’une </w:t>
        </w:r>
      </w:ins>
      <w:del w:id="351" w:author="Jacques DAVID" w:date="2023-08-31T08:43:00Z">
        <w:r w:rsidR="00CB6F61" w:rsidRPr="00CB6F61" w:rsidDel="008103EA">
          <w:delText xml:space="preserve">e </w:delText>
        </w:r>
      </w:del>
      <w:r w:rsidR="00CB6F61" w:rsidRPr="00CB6F61">
        <w:t xml:space="preserve">ligne complète de plusieurs </w:t>
      </w:r>
      <w:proofErr w:type="spellStart"/>
      <w:r w:rsidR="00CB6F61" w:rsidRPr="00CB6F61">
        <w:t>plantes</w:t>
      </w:r>
      <w:del w:id="352" w:author="Jacques DAVID" w:date="2023-08-31T08:43:00Z">
        <w:r w:rsidR="00CB6F61" w:rsidDel="008103EA">
          <w:delText xml:space="preserve"> de même génotypes</w:delText>
        </w:r>
      </w:del>
      <w:del w:id="353" w:author="Jacques DAVID" w:date="2023-08-31T08:44:00Z">
        <w:r w:rsidR="008669AA" w:rsidDel="008103EA">
          <w:delText>. La taille moyenne des grains de chaque lot a été calculée</w:delText>
        </w:r>
        <w:r w:rsidR="00724780" w:rsidDel="008103EA">
          <w:delText xml:space="preserve"> (ces valeurs correspondent donc aux observations moyennes par épis)</w:delText>
        </w:r>
        <w:r w:rsidR="008669AA" w:rsidDel="008103EA">
          <w:delText xml:space="preserve">. </w:delText>
        </w:r>
      </w:del>
      <w:r w:rsidR="008669AA">
        <w:t>Puis</w:t>
      </w:r>
      <w:proofErr w:type="spellEnd"/>
      <w:r w:rsidR="008669AA">
        <w:t>, un nombre NEO de lot</w:t>
      </w:r>
      <w:ins w:id="354" w:author="Jacques DAVID" w:date="2023-08-31T08:44:00Z">
        <w:r w:rsidR="008103EA">
          <w:t>s</w:t>
        </w:r>
      </w:ins>
      <w:r w:rsidR="008669AA">
        <w:t xml:space="preserve"> a été échantillonné aléatoirement pour constituer la population d’épis observés. </w:t>
      </w:r>
      <w:r w:rsidR="00724780">
        <w:t>Cela permet de simuler l’impossibilité d’observer tous les épis d’une parcelle en sélection sur épi</w:t>
      </w:r>
      <w:r w:rsidR="006956DD">
        <w:t xml:space="preserve"> (on pourrait aussi dire que cela simule l’effort de </w:t>
      </w:r>
      <w:proofErr w:type="spellStart"/>
      <w:r w:rsidR="006956DD">
        <w:t>phénotypage</w:t>
      </w:r>
      <w:proofErr w:type="spellEnd"/>
      <w:r w:rsidR="006956DD">
        <w:t xml:space="preserve"> réalisé en sélection sur épi)</w:t>
      </w:r>
      <w:r w:rsidR="00724780">
        <w:t xml:space="preserve">. </w:t>
      </w:r>
      <w:r w:rsidR="00042A33">
        <w:t xml:space="preserve">Parmi ces NEO lots échantillonnés aléatoirement, les </w:t>
      </w:r>
      <w:proofErr w:type="spellStart"/>
      <w:r w:rsidR="00042A33">
        <w:t>nsel</w:t>
      </w:r>
      <w:proofErr w:type="spellEnd"/>
      <w:r w:rsidR="00042A33">
        <w:t xml:space="preserve">/NGE lots ayant les plus grandes moyennes ont été sélectionnés de sorte à sélectionner </w:t>
      </w:r>
      <w:proofErr w:type="spellStart"/>
      <w:r w:rsidR="00042A33">
        <w:t>nsel</w:t>
      </w:r>
      <w:proofErr w:type="spellEnd"/>
      <w:r w:rsidR="00042A33">
        <w:t xml:space="preserve"> grains. </w:t>
      </w:r>
      <w:ins w:id="355" w:author="Jacques DAVID" w:date="2023-08-31T08:46:00Z">
        <w:r w:rsidR="008103EA">
          <w:t xml:space="preserve">L’efficacité de cette sélection est calculée sur les </w:t>
        </w:r>
      </w:ins>
      <w:ins w:id="356" w:author="Jacques DAVID" w:date="2023-08-31T08:47:00Z">
        <w:r w:rsidR="008103EA">
          <w:t xml:space="preserve">plantes </w:t>
        </w:r>
      </w:ins>
      <w:ins w:id="357" w:author="Jacques DAVID" w:date="2023-08-31T08:46:00Z">
        <w:r w:rsidR="008103EA">
          <w:t xml:space="preserve">descendantes </w:t>
        </w:r>
      </w:ins>
      <w:del w:id="358" w:author="Jacques DAVID" w:date="2023-08-31T08:46:00Z">
        <w:r w:rsidR="00042A33" w:rsidDel="008103EA">
          <w:delText xml:space="preserve">Un sous ensemble des données brutes a ensuite été extrait, ne contenant que les données </w:delText>
        </w:r>
      </w:del>
      <w:del w:id="359" w:author="Jacques DAVID" w:date="2023-08-31T08:47:00Z">
        <w:r w:rsidR="00042A33" w:rsidDel="008103EA">
          <w:delText>pour les plantes issues des lots sélectionnés</w:delText>
        </w:r>
      </w:del>
      <w:ins w:id="360" w:author="Jacques DAVID" w:date="2023-08-31T08:47:00Z">
        <w:r w:rsidR="008103EA">
          <w:t>des grains semés</w:t>
        </w:r>
      </w:ins>
      <w:r w:rsidR="00042A33">
        <w:t xml:space="preserve">. Comme un échantillonnage aléatoire intervient lors de cette simulation, 100 répétitions ont été effectuées pour chaque combinaison </w:t>
      </w:r>
      <w:proofErr w:type="spellStart"/>
      <w:r w:rsidR="00042A33">
        <w:t>nsel</w:t>
      </w:r>
      <w:proofErr w:type="spellEnd"/>
      <w:r w:rsidR="00042A33">
        <w:t xml:space="preserve"> x NEO. </w:t>
      </w:r>
    </w:p>
    <w:p w14:paraId="4A033D68" w14:textId="1CCE7CA9" w:rsidR="00CF5938" w:rsidRDefault="00CF5938" w:rsidP="00925D32"/>
    <w:p w14:paraId="38912082" w14:textId="6999F53E" w:rsidR="00CF5938" w:rsidRDefault="00CF5938" w:rsidP="00CF5938">
      <w:pPr>
        <w:pStyle w:val="Titre3"/>
      </w:pPr>
      <w:bookmarkStart w:id="361" w:name="_Toc144300108"/>
      <w:r>
        <w:t>Estimation de l’effet de la sélection</w:t>
      </w:r>
      <w:bookmarkEnd w:id="361"/>
    </w:p>
    <w:p w14:paraId="52623339" w14:textId="6BFADF8B" w:rsidR="00CF5938" w:rsidRDefault="00CF5938" w:rsidP="00CF5938">
      <w:r>
        <w:t>Pour chaque simulation réalisée,</w:t>
      </w:r>
      <w:del w:id="362" w:author="Jacques DAVID" w:date="2023-08-31T08:47:00Z">
        <w:r w:rsidDel="00354A1C">
          <w:delText xml:space="preserve"> les données brutes, le sous ensemble sélection sur grain et le sous ensemble sélection sur épi ont été concaténé dans un unique tableau</w:delText>
        </w:r>
      </w:del>
      <w:r>
        <w:t xml:space="preserve">. </w:t>
      </w:r>
      <w:del w:id="363" w:author="Jacques DAVID" w:date="2023-08-31T08:47:00Z">
        <w:r w:rsidDel="00354A1C">
          <w:delText xml:space="preserve">Puis </w:delText>
        </w:r>
      </w:del>
      <w:proofErr w:type="gramStart"/>
      <w:r>
        <w:t>l’effet</w:t>
      </w:r>
      <w:proofErr w:type="gramEnd"/>
      <w:r>
        <w:t xml:space="preserve"> de la sélection a été estimé avec le modèle suivant : </w:t>
      </w:r>
    </w:p>
    <w:p w14:paraId="34EC98CA" w14:textId="77777777" w:rsidR="00CF5938" w:rsidRPr="00CF5938" w:rsidRDefault="00CF5938" w:rsidP="00CF5938"/>
    <w:p w14:paraId="01CDBDAF" w14:textId="77777777" w:rsidR="00CF5938" w:rsidRPr="00251864" w:rsidRDefault="00607B9A"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607B9A"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w:t>
      </w:r>
      <w:proofErr w:type="gramStart"/>
      <w:r w:rsidR="00CF5938">
        <w:t>le</w:t>
      </w:r>
      <w:proofErr w:type="gramEnd"/>
      <w:r w:rsidR="00CF5938">
        <w:t xml:space="preserv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4DD1D623" w14:textId="77777777"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0610CAA5" w14:textId="77777777" w:rsidR="00CF5938" w:rsidRDefault="00607B9A"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w:t>
      </w:r>
      <w:proofErr w:type="gramStart"/>
      <w:r w:rsidR="00CF5938">
        <w:t>la</w:t>
      </w:r>
      <w:proofErr w:type="gramEnd"/>
      <w:r w:rsidR="00CF5938">
        <w:t xml:space="preserve"> résiduelle </w:t>
      </w:r>
    </w:p>
    <w:p w14:paraId="46352787" w14:textId="3C5FF2F6" w:rsidR="00BF0586" w:rsidRPr="00925D32" w:rsidRDefault="00BF0586" w:rsidP="00925D32"/>
    <w:p w14:paraId="0922EBAA" w14:textId="40FADF61" w:rsidR="00B8211F" w:rsidRPr="00191199" w:rsidRDefault="00E44F97" w:rsidP="00B8211F">
      <w:pPr>
        <w:rPr>
          <w:color w:val="FF0000"/>
        </w:rPr>
      </w:pPr>
      <w:r>
        <w:t xml:space="preserve">Le progrès réalisé est estimé par les coefficients de la variable SELECTION. Des progrès ont donc été estimé pour chaque combinaison </w:t>
      </w:r>
      <w:proofErr w:type="spellStart"/>
      <w:r>
        <w:t>nsel</w:t>
      </w:r>
      <w:proofErr w:type="spellEnd"/>
      <w:r>
        <w:t xml:space="preserve"> x NEO. Pour chaque combinaison, le progrès estimé en sélection sur grain correspond à une estimation</w:t>
      </w:r>
      <w:r w:rsidR="00191199">
        <w:t xml:space="preserve"> dont la significativité a été testée par test de </w:t>
      </w:r>
      <w:proofErr w:type="spellStart"/>
      <w:r w:rsidR="00191199">
        <w:t>Student</w:t>
      </w:r>
      <w:proofErr w:type="spellEnd"/>
      <w:r w:rsidR="00191199">
        <w:t>. L</w:t>
      </w:r>
      <w:r>
        <w:t>e progrès estimé pour la sélection sur épi est la moyenne des progrès estimés pour les 100 répétitions</w:t>
      </w:r>
      <w:r w:rsidR="00191199">
        <w:t xml:space="preserve">, et la significativité a été testée pour chaque estimation par test de </w:t>
      </w:r>
      <w:proofErr w:type="spellStart"/>
      <w:r w:rsidR="00191199">
        <w:t>Student</w:t>
      </w:r>
      <w:proofErr w:type="spellEnd"/>
      <w:r>
        <w:t>.</w:t>
      </w:r>
    </w:p>
    <w:p w14:paraId="308C41A3" w14:textId="07163005" w:rsidR="00B8211F" w:rsidRDefault="00B8211F" w:rsidP="00B8211F"/>
    <w:p w14:paraId="793CE2EA" w14:textId="036BBB89" w:rsidR="00313AF8" w:rsidRDefault="00313AF8" w:rsidP="00B8211F">
      <w:r>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19">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457F71C9"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492745">
        <w:rPr>
          <w:b/>
          <w:i/>
          <w:noProof/>
        </w:rPr>
        <w:t>1</w:t>
      </w:r>
      <w:r w:rsidRPr="00614296">
        <w:rPr>
          <w:b/>
          <w:i/>
        </w:rPr>
        <w:fldChar w:fldCharType="end"/>
      </w:r>
      <w:r>
        <w:rPr>
          <w:b/>
          <w:i/>
        </w:rPr>
        <w:t xml:space="preserve"> : Schéma récapitulatif de la méthode de sélection in silico </w:t>
      </w:r>
    </w:p>
    <w:p w14:paraId="6FEAFBC8" w14:textId="73FABCFD" w:rsidR="009A333E" w:rsidRPr="00614296" w:rsidRDefault="009A333E" w:rsidP="009A333E">
      <w:pPr>
        <w:spacing w:line="240" w:lineRule="auto"/>
        <w:rPr>
          <w:i/>
        </w:rPr>
      </w:pPr>
      <w:commentRangeStart w:id="364"/>
      <w:r w:rsidRPr="00CD4E35">
        <w:rPr>
          <w:i/>
          <w:highlight w:val="yellow"/>
          <w:rPrChange w:id="365" w:author="Jacques DAVID" w:date="2023-08-31T08:49:00Z">
            <w:rPr>
              <w:i/>
            </w:rPr>
          </w:rPrChange>
        </w:rPr>
        <w:t>Les</w:t>
      </w:r>
      <w:commentRangeEnd w:id="364"/>
      <w:r w:rsidR="00CD4E35">
        <w:rPr>
          <w:rStyle w:val="Marquedecommentaire"/>
          <w:rFonts w:asciiTheme="minorHAnsi" w:eastAsiaTheme="minorHAnsi" w:hAnsiTheme="minorHAnsi" w:cstheme="minorBidi"/>
          <w:lang w:eastAsia="en-US"/>
        </w:rPr>
        <w:commentReference w:id="364"/>
      </w:r>
      <w:r w:rsidRPr="00CD4E35">
        <w:rPr>
          <w:i/>
          <w:highlight w:val="yellow"/>
          <w:rPrChange w:id="366" w:author="Jacques DAVID" w:date="2023-08-31T08:49:00Z">
            <w:rPr>
              <w:i/>
            </w:rPr>
          </w:rPrChange>
        </w:rPr>
        <w:t xml:space="preserve"> composantes de la variance, le nombre de grains observés (NGO), et le nombre de grain par épi (NGE) sont imposés par les données.</w:t>
      </w:r>
      <w:r>
        <w:rPr>
          <w:i/>
        </w:rPr>
        <w:t xml:space="preserve"> Les paramètres </w:t>
      </w:r>
      <w:proofErr w:type="spellStart"/>
      <w:r>
        <w:rPr>
          <w:i/>
        </w:rPr>
        <w:t>nsel</w:t>
      </w:r>
      <w:proofErr w:type="spellEnd"/>
      <w:r>
        <w:rPr>
          <w:i/>
        </w:rPr>
        <w:t xml:space="preserve"> et NEO </w:t>
      </w:r>
      <w:del w:id="367" w:author="Jacques DAVID" w:date="2023-08-31T08:49:00Z">
        <w:r w:rsidDel="00CD4E35">
          <w:rPr>
            <w:i/>
          </w:rPr>
          <w:delText xml:space="preserve">peuvent </w:delText>
        </w:r>
      </w:del>
      <w:ins w:id="368" w:author="Jacques DAVID" w:date="2023-08-31T08:49:00Z">
        <w:r w:rsidR="00CD4E35">
          <w:rPr>
            <w:i/>
          </w:rPr>
          <w:t>sont</w:t>
        </w:r>
      </w:ins>
      <w:del w:id="369" w:author="Jacques DAVID" w:date="2023-08-31T08:49:00Z">
        <w:r w:rsidDel="00CD4E35">
          <w:rPr>
            <w:i/>
          </w:rPr>
          <w:delText>être</w:delText>
        </w:r>
      </w:del>
      <w:r>
        <w:rPr>
          <w:i/>
        </w:rPr>
        <w:t xml:space="preserve"> choisis </w:t>
      </w:r>
      <w:del w:id="370" w:author="Jacques DAVID" w:date="2023-08-31T08:49:00Z">
        <w:r w:rsidDel="00CD4E35">
          <w:rPr>
            <w:i/>
          </w:rPr>
          <w:delText xml:space="preserve">et </w:delText>
        </w:r>
      </w:del>
      <w:ins w:id="371" w:author="Jacques DAVID" w:date="2023-08-31T08:49:00Z">
        <w:r w:rsidR="00CD4E35">
          <w:rPr>
            <w:i/>
          </w:rPr>
          <w:t xml:space="preserve">pour explorer </w:t>
        </w:r>
      </w:ins>
      <w:r>
        <w:rPr>
          <w:i/>
        </w:rPr>
        <w:t xml:space="preserve">différentes combinaisons </w:t>
      </w:r>
      <w:del w:id="372" w:author="Jacques DAVID" w:date="2023-08-31T08:49:00Z">
        <w:r w:rsidDel="00CD4E35">
          <w:rPr>
            <w:i/>
          </w:rPr>
          <w:delText xml:space="preserve">de ces paramètres seront utilisés pour avoir </w:delText>
        </w:r>
      </w:del>
      <w:ins w:id="373" w:author="Jacques DAVID" w:date="2023-08-31T08:49:00Z">
        <w:r w:rsidR="00CD4E35">
          <w:rPr>
            <w:i/>
          </w:rPr>
          <w:t xml:space="preserve">et </w:t>
        </w:r>
      </w:ins>
      <w:del w:id="374" w:author="Jacques DAVID" w:date="2023-08-31T08:49:00Z">
        <w:r w:rsidDel="00CD4E35">
          <w:rPr>
            <w:i/>
          </w:rPr>
          <w:delText xml:space="preserve">différents </w:delText>
        </w:r>
      </w:del>
      <w:r>
        <w:rPr>
          <w:i/>
        </w:rPr>
        <w:t>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375" w:name="_Toc144300109"/>
      <w:r>
        <w:t xml:space="preserve">Développement analytique pour comparer la sélection sur grain </w:t>
      </w:r>
      <w:r>
        <w:lastRenderedPageBreak/>
        <w:t>et la sélection sur épi</w:t>
      </w:r>
      <w:bookmarkEnd w:id="375"/>
    </w:p>
    <w:p w14:paraId="7553125C" w14:textId="0B8627F7" w:rsidR="00F27701" w:rsidRDefault="00F27701" w:rsidP="00F27701">
      <w:pPr>
        <w:pStyle w:val="Titre3"/>
      </w:pPr>
      <w:bookmarkStart w:id="376" w:name="_Toc144300110"/>
      <w:del w:id="377" w:author="Jacques DAVID" w:date="2023-08-31T08:50:00Z">
        <w:r w:rsidDel="00CD4E35">
          <w:delText xml:space="preserve">Point de départ </w:delText>
        </w:r>
      </w:del>
      <w:ins w:id="378" w:author="Jacques DAVID" w:date="2023-08-31T08:50:00Z">
        <w:r w:rsidR="00CD4E35">
          <w:t xml:space="preserve">Hypothèse du modèle ? </w:t>
        </w:r>
      </w:ins>
      <w:r>
        <w:t>des calculs</w:t>
      </w:r>
      <w:bookmarkEnd w:id="376"/>
    </w:p>
    <w:p w14:paraId="38D86EAE" w14:textId="34C499F5" w:rsidR="0001011A" w:rsidRPr="00DA6C97" w:rsidRDefault="0001011A" w:rsidP="0001011A">
      <w:r>
        <w:t>On considère le grain ou l’épi comme deux unités de sélection</w:t>
      </w:r>
      <w:del w:id="379" w:author="Jacques DAVID" w:date="2023-08-31T08:50:00Z">
        <w:r w:rsidDel="00CD4E35">
          <w:delText>s</w:delText>
        </w:r>
      </w:del>
      <w:r>
        <w:t xml:space="preserve"> différentes. Pour comprendre les différences qui existent entre ces deux unités de sélection (grain individuel vs. Moyenne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77777777" w:rsidR="0001011A" w:rsidRPr="00DA6C97" w:rsidRDefault="0001011A" w:rsidP="0001011A">
      <w:pPr>
        <w:numPr>
          <w:ilvl w:val="0"/>
          <w:numId w:val="12"/>
        </w:numPr>
      </w:pPr>
      <w:r>
        <w:t>V</w:t>
      </w:r>
      <w:r>
        <w:rPr>
          <w:vertAlign w:val="subscript"/>
        </w:rPr>
        <w:t>e</w:t>
      </w:r>
      <w:r>
        <w:t xml:space="preserve"> l</w:t>
      </w:r>
      <w:r w:rsidRPr="00DA6C97">
        <w:t>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77777777"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t>)</w:t>
      </w:r>
    </w:p>
    <w:p w14:paraId="6CC281D2" w14:textId="77777777"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instrText xml:space="preserve"> ADDIN ZOTERO_ITEM CSL_CITATION {"citationID":"1zi144w3","properties":{"formattedCitation":"(Beral,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(Beral,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77777777" w:rsidR="0001011A" w:rsidRDefault="0001011A" w:rsidP="0001011A">
      <w:pPr>
        <w:pStyle w:val="Paragraphedeliste"/>
        <w:numPr>
          <w:ilvl w:val="0"/>
          <w:numId w:val="12"/>
        </w:numPr>
      </w:pPr>
      <w:proofErr w:type="spellStart"/>
      <w:proofErr w:type="gramStart"/>
      <w:r>
        <w:t>nsel</w:t>
      </w:r>
      <w:proofErr w:type="spellEnd"/>
      <w:proofErr w:type="gramEnd"/>
      <w:r>
        <w:t xml:space="preserve"> le</w:t>
      </w:r>
      <w:r w:rsidRPr="00C43194">
        <w:t xml:space="preserve"> nombre de grains à sélectionner pour semer la génération suivante (</w:t>
      </w:r>
      <w:proofErr w:type="spellStart"/>
      <w:r w:rsidRPr="00C43194">
        <w:t>nsel</w:t>
      </w:r>
      <w:proofErr w:type="spellEnd"/>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5D81FA4" w14:textId="0850CA53" w:rsidR="0001011A" w:rsidRDefault="0001011A" w:rsidP="0001011A">
      <w:r>
        <w:t>L</w:t>
      </w:r>
      <w:ins w:id="380" w:author="Jacques DAVID" w:date="2023-08-31T08:52:00Z">
        <w:r w:rsidR="00CD4E35">
          <w:t xml:space="preserve">’efficacité relative d’une sélection sur grain par </w:t>
        </w:r>
        <w:commentRangeStart w:id="381"/>
        <w:r w:rsidR="00CD4E35">
          <w:t xml:space="preserve">rapport à la sélection </w:t>
        </w:r>
      </w:ins>
      <w:commentRangeEnd w:id="381"/>
      <w:ins w:id="382" w:author="Jacques DAVID" w:date="2023-08-31T08:53:00Z">
        <w:r w:rsidR="00CD4E35">
          <w:rPr>
            <w:rStyle w:val="Marquedecommentaire"/>
            <w:rFonts w:asciiTheme="minorHAnsi" w:eastAsiaTheme="minorHAnsi" w:hAnsiTheme="minorHAnsi" w:cstheme="minorBidi"/>
            <w:lang w:eastAsia="en-US"/>
          </w:rPr>
          <w:commentReference w:id="381"/>
        </w:r>
      </w:ins>
      <w:ins w:id="383" w:author="Jacques DAVID" w:date="2023-08-31T08:52:00Z">
        <w:r w:rsidR="00CD4E35">
          <w:t xml:space="preserve">sur épi peut </w:t>
        </w:r>
      </w:ins>
      <w:ins w:id="384" w:author="Jacques DAVID" w:date="2023-08-31T08:53:00Z">
        <w:r w:rsidR="00CD4E35">
          <w:t>être étudié avec le rapport</w:t>
        </w:r>
      </w:ins>
      <w:del w:id="385" w:author="Jacques DAVID" w:date="2023-08-31T08:53:00Z">
        <w:r w:rsidDel="00CD4E35">
          <w:delText>e point de départ des calculs est le suivant </w:delText>
        </w:r>
      </w:del>
      <w:r>
        <w:t>:</w:t>
      </w:r>
    </w:p>
    <w:p w14:paraId="5F42A9AC" w14:textId="77777777" w:rsidR="0001011A" w:rsidRDefault="0001011A" w:rsidP="0001011A"/>
    <w:p w14:paraId="1B74162F" w14:textId="77777777" w:rsidR="0001011A" w:rsidRPr="005B1624" w:rsidRDefault="00607B9A"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3A43624B" w:rsidR="0001011A" w:rsidRDefault="0001011A" w:rsidP="0001011A">
      <w:r>
        <w:lastRenderedPageBreak/>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w:t>
      </w:r>
      <w:proofErr w:type="spellStart"/>
      <w:r>
        <w:t>ypique</w:t>
      </w:r>
      <w:proofErr w:type="spellEnd"/>
      <w:r>
        <w:t xml:space="preserve"> de la distribution du trait observé en moyenne par épi. Les calculs effectués ont consisté à exprimer les écart-types phénotypiques et les héritabilités en fonction des composantes de la variance, et les intensités de sélection en fonction des paramètres NEO, NGO, NGE, </w:t>
      </w:r>
      <w:proofErr w:type="spellStart"/>
      <w:r>
        <w:t>nsel</w:t>
      </w:r>
      <w:proofErr w:type="spellEnd"/>
      <w:r>
        <w:t xml:space="preserve">. Tous les calculs ont été vérifiés avec le logiciel </w:t>
      </w:r>
      <w:proofErr w:type="spellStart"/>
      <w:r w:rsidRPr="004E39C9">
        <w:rPr>
          <w:color w:val="000000" w:themeColor="text1"/>
        </w:rPr>
        <w:t>Mathematica</w:t>
      </w:r>
      <w:proofErr w:type="spellEnd"/>
      <w:r w:rsidRPr="001D6DC6">
        <w:rPr>
          <w:color w:val="FF0000"/>
        </w:rPr>
        <w:t xml:space="preserve"> </w:t>
      </w:r>
      <w:r w:rsidRPr="001D6DC6">
        <w:rPr>
          <w:color w:val="FF0000"/>
        </w:rPr>
        <w:fldChar w:fldCharType="begin"/>
      </w:r>
      <w:r w:rsidR="004E39C9">
        <w:rPr>
          <w:color w:val="FF0000"/>
        </w:rPr>
        <w:instrText xml:space="preserve"> ADDIN ZOTERO_ITEM CSL_CITATION {"citationID":"4zwiFEvX","properties":{"formattedCitation":"(Wolfram Research inc, n.d.)","plainCitation":"(Wolfram Research inc, n.d.)","noteIndex":0},"citationItems":[{"id":4964,"uris":["http://zotero.org/groups/4992050/items/YUIKE4VS"],"itemData":{"id":4964,"type":"software","title":"Mathematica,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 xml:space="preserve">(Wolfram Research </w:t>
      </w:r>
      <w:proofErr w:type="spellStart"/>
      <w:r w:rsidR="004E39C9">
        <w:t>inc</w:t>
      </w:r>
      <w:proofErr w:type="spellEnd"/>
      <w:r w:rsidR="004E39C9" w:rsidRPr="004E39C9">
        <w:t>)</w:t>
      </w:r>
      <w:r w:rsidRPr="001D6DC6">
        <w:rPr>
          <w:color w:val="FF0000"/>
        </w:rPr>
        <w:fldChar w:fldCharType="end"/>
      </w:r>
      <w:r>
        <w:t>.</w:t>
      </w:r>
      <w:r w:rsidR="00A51861">
        <w:t xml:space="preserve"> Le calcul complet est 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0">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1BA8BA86"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492745">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w:t>
      </w:r>
      <w:proofErr w:type="spellStart"/>
      <w:r>
        <w:rPr>
          <w:i/>
        </w:rPr>
        <w:t>nsel</w:t>
      </w:r>
      <w:proofErr w:type="spellEnd"/>
      <w:r>
        <w:rPr>
          <w:i/>
        </w:rPr>
        <w:t xml:space="preserve"> grains parmi une population de NGO grains observés. Selon la valeur de l’héritabilité H²grain et l’intensité de sélection </w:t>
      </w:r>
      <w:proofErr w:type="spellStart"/>
      <w:r>
        <w:rPr>
          <w:i/>
        </w:rPr>
        <w:t>i</w:t>
      </w:r>
      <w:r>
        <w:rPr>
          <w:i/>
          <w:vertAlign w:val="subscript"/>
        </w:rPr>
        <w:t>grain</w:t>
      </w:r>
      <w:proofErr w:type="spellEnd"/>
      <w:r>
        <w:rPr>
          <w:i/>
        </w:rPr>
        <w:t xml:space="preserve">, on obtient un progrès </w:t>
      </w:r>
      <w:proofErr w:type="spellStart"/>
      <w:r>
        <w:rPr>
          <w:i/>
        </w:rPr>
        <w:t>Rgrain</w:t>
      </w:r>
      <w:proofErr w:type="spellEnd"/>
      <w:r>
        <w:rPr>
          <w:i/>
        </w:rPr>
        <w:t xml:space="preserve">. La sélection sur épi se fait en sélectionnant un nombre d’épis tel qu’on obtienne </w:t>
      </w:r>
      <w:proofErr w:type="spellStart"/>
      <w:r>
        <w:rPr>
          <w:i/>
        </w:rPr>
        <w:t>nsel</w:t>
      </w:r>
      <w:proofErr w:type="spellEnd"/>
      <w:r>
        <w:rPr>
          <w:i/>
        </w:rPr>
        <w:t xml:space="preserve"> grains à la fin, en observant une population de NEO épis observés. Selon la valeur de l’héritabilité H²epi et l’intensité de sélection </w:t>
      </w:r>
      <w:proofErr w:type="spellStart"/>
      <w:r>
        <w:rPr>
          <w:i/>
        </w:rPr>
        <w:t>i</w:t>
      </w:r>
      <w:r>
        <w:rPr>
          <w:i/>
          <w:vertAlign w:val="subscript"/>
        </w:rPr>
        <w:t>epi</w:t>
      </w:r>
      <w:proofErr w:type="spellEnd"/>
      <w:r>
        <w:rPr>
          <w:i/>
        </w:rPr>
        <w:t xml:space="preserve">, on réalise un progrès </w:t>
      </w:r>
      <w:proofErr w:type="spellStart"/>
      <w:r>
        <w:rPr>
          <w:i/>
        </w:rPr>
        <w:t>Repi</w:t>
      </w:r>
      <w:proofErr w:type="spellEnd"/>
      <w:r>
        <w:rPr>
          <w:i/>
        </w:rPr>
        <w:t>.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41EAC921" w:rsidR="00281A6D" w:rsidDel="00CD4E35" w:rsidRDefault="00281A6D" w:rsidP="0001011A">
      <w:pPr>
        <w:rPr>
          <w:del w:id="386" w:author="Jacques DAVID" w:date="2023-08-31T08:54:00Z"/>
        </w:rPr>
      </w:pPr>
    </w:p>
    <w:p w14:paraId="3115ABD8" w14:textId="50F1A7C4" w:rsidR="0001011A" w:rsidRDefault="0001011A" w:rsidP="0001011A"/>
    <w:p w14:paraId="61BDF786" w14:textId="2E50FAAE" w:rsidR="00161D7F" w:rsidRDefault="00161D7F" w:rsidP="00161D7F">
      <w:pPr>
        <w:pStyle w:val="Titre3"/>
      </w:pPr>
      <w:bookmarkStart w:id="387" w:name="_Toc144300111"/>
      <w:r>
        <w:t>Validation</w:t>
      </w:r>
      <w:ins w:id="388" w:author="Jacques DAVID" w:date="2023-08-31T08:54:00Z">
        <w:r w:rsidR="00CD4E35">
          <w:t xml:space="preserve"> expérimentale</w:t>
        </w:r>
      </w:ins>
      <w:r>
        <w:t xml:space="preserve"> de l’équation</w:t>
      </w:r>
      <w:bookmarkEnd w:id="387"/>
    </w:p>
    <w:p w14:paraId="320BFBE1" w14:textId="4E2E679B" w:rsidR="00292FCA" w:rsidRDefault="00023DF1" w:rsidP="00292FCA">
      <w:r>
        <w:t xml:space="preserve">Pour valider cette équation, les résultats de sélection </w:t>
      </w:r>
      <w:r>
        <w:rPr>
          <w:i/>
        </w:rPr>
        <w:t>in silico</w:t>
      </w:r>
      <w:r>
        <w:t xml:space="preserve"> </w:t>
      </w:r>
      <w:r w:rsidR="00AA2450">
        <w:t xml:space="preserve">sur la taille des grains </w:t>
      </w:r>
      <w:r>
        <w:t xml:space="preserve">ont été </w:t>
      </w:r>
      <w:del w:id="389" w:author="Jacques DAVID" w:date="2023-08-31T08:56:00Z">
        <w:r w:rsidDel="00CD4E35">
          <w:delText>utilisés</w:delText>
        </w:r>
      </w:del>
      <w:ins w:id="390" w:author="Jacques DAVID" w:date="2023-08-31T08:56:00Z">
        <w:r w:rsidR="00CD4E35">
          <w:t>produits pour une large gamme de scenarii de sélection</w:t>
        </w:r>
      </w:ins>
      <w:r>
        <w:t xml:space="preserve">. Pour chaque </w:t>
      </w:r>
      <w:del w:id="391" w:author="Jacques DAVID" w:date="2023-08-31T08:57:00Z">
        <w:r w:rsidDel="00CD4E35">
          <w:delText>simulation effectuée</w:delText>
        </w:r>
      </w:del>
      <w:ins w:id="392" w:author="Jacques DAVID" w:date="2023-08-31T08:57:00Z">
        <w:r w:rsidR="00CD4E35">
          <w:t>scenario</w:t>
        </w:r>
      </w:ins>
      <w:r>
        <w:t xml:space="preserve">, </w:t>
      </w:r>
      <w:commentRangeStart w:id="393"/>
      <w:r>
        <w:t xml:space="preserve">le rapport des progrès obtenus en sélection sur grain et </w:t>
      </w:r>
      <w:r w:rsidR="00E67C03">
        <w:t xml:space="preserve">sur épi </w:t>
      </w:r>
      <w:commentRangeEnd w:id="393"/>
      <w:r w:rsidR="00CD4E35">
        <w:rPr>
          <w:rStyle w:val="Marquedecommentaire"/>
          <w:rFonts w:asciiTheme="minorHAnsi" w:eastAsiaTheme="minorHAnsi" w:hAnsiTheme="minorHAnsi" w:cstheme="minorBidi"/>
          <w:lang w:eastAsia="en-US"/>
        </w:rPr>
        <w:commentReference w:id="393"/>
      </w:r>
      <w:r w:rsidR="00E67C03">
        <w:t>a</w:t>
      </w:r>
      <w:r>
        <w:t xml:space="preserve"> été calculés</w:t>
      </w:r>
      <w:ins w:id="394" w:author="Jacques DAVID" w:date="2023-08-31T08:55:00Z">
        <w:r w:rsidR="00CD4E35">
          <w:t xml:space="preserve"> (voir paragraphe xxx)</w:t>
        </w:r>
      </w:ins>
      <w:del w:id="395" w:author="Jacques DAVID" w:date="2023-08-31T08:55:00Z">
        <w:r w:rsidDel="00CD4E35">
          <w:delText xml:space="preserve">. </w:delText>
        </w:r>
      </w:del>
      <w:r w:rsidR="00E67C03">
        <w:t xml:space="preserve">Puis pour </w:t>
      </w:r>
      <w:proofErr w:type="spellStart"/>
      <w:r w:rsidR="00E67C03">
        <w:t>chacun</w:t>
      </w:r>
      <w:del w:id="396" w:author="Jacques DAVID" w:date="2023-08-31T08:56:00Z">
        <w:r w:rsidR="00E67C03" w:rsidDel="00CD4E35">
          <w:delText xml:space="preserve">e </w:delText>
        </w:r>
      </w:del>
      <w:r w:rsidR="00E67C03">
        <w:t>de</w:t>
      </w:r>
      <w:ins w:id="397" w:author="Jacques DAVID" w:date="2023-08-31T08:58:00Z">
        <w:r w:rsidR="00CD4E35">
          <w:t>s</w:t>
        </w:r>
      </w:ins>
      <w:proofErr w:type="spellEnd"/>
      <w:del w:id="398" w:author="Jacques DAVID" w:date="2023-08-31T08:58:00Z">
        <w:r w:rsidR="00E67C03" w:rsidDel="00CD4E35">
          <w:delText xml:space="preserve"> ces</w:delText>
        </w:r>
      </w:del>
      <w:r w:rsidR="00E67C03">
        <w:t xml:space="preserve"> </w:t>
      </w:r>
      <w:del w:id="399" w:author="Jacques DAVID" w:date="2023-08-31T08:56:00Z">
        <w:r w:rsidR="00E67C03" w:rsidDel="00CD4E35">
          <w:delText>valeurs</w:delText>
        </w:r>
      </w:del>
      <w:ins w:id="400" w:author="Jacques DAVID" w:date="2023-08-31T08:56:00Z">
        <w:r w:rsidR="00CD4E35">
          <w:t>scenario de sélection</w:t>
        </w:r>
      </w:ins>
      <w:r w:rsidR="00E67C03">
        <w:t xml:space="preserve">, </w:t>
      </w:r>
      <w:del w:id="401" w:author="Jacques DAVID" w:date="2023-08-31T08:58:00Z">
        <w:r w:rsidR="00E67C03" w:rsidDel="00CD4E35">
          <w:delText xml:space="preserve">un </w:delText>
        </w:r>
      </w:del>
      <w:ins w:id="402" w:author="Jacques DAVID" w:date="2023-08-31T08:58:00Z">
        <w:r w:rsidR="00CD4E35">
          <w:t>l’</w:t>
        </w:r>
      </w:ins>
      <w:del w:id="403" w:author="Jacques DAVID" w:date="2023-08-31T08:55:00Z">
        <w:r w:rsidR="00E67C03" w:rsidDel="00CD4E35">
          <w:delText xml:space="preserve">calcul </w:delText>
        </w:r>
      </w:del>
      <w:ins w:id="404" w:author="Jacques DAVID" w:date="2023-08-31T08:55:00Z">
        <w:r w:rsidR="00CD4E35">
          <w:t xml:space="preserve">attendu </w:t>
        </w:r>
      </w:ins>
      <w:ins w:id="405" w:author="Jacques DAVID" w:date="2023-08-31T08:58:00Z">
        <w:r w:rsidR="00CD4E35">
          <w:t xml:space="preserve">théorique </w:t>
        </w:r>
      </w:ins>
      <w:r w:rsidR="00E67C03">
        <w:t xml:space="preserve">a été </w:t>
      </w:r>
      <w:del w:id="406" w:author="Jacques DAVID" w:date="2023-08-31T08:55:00Z">
        <w:r w:rsidR="00E67C03" w:rsidDel="00CD4E35">
          <w:delText xml:space="preserve">fait </w:delText>
        </w:r>
      </w:del>
      <w:ins w:id="407" w:author="Jacques DAVID" w:date="2023-08-31T08:55:00Z">
        <w:r w:rsidR="00CD4E35">
          <w:t xml:space="preserve">calculé </w:t>
        </w:r>
      </w:ins>
      <w:r w:rsidR="00E67C03">
        <w:t xml:space="preserve">avec l’équation </w:t>
      </w:r>
      <w:ins w:id="408" w:author="Jacques DAVID" w:date="2023-08-31T08:55:00Z">
        <w:r w:rsidR="00CD4E35">
          <w:t xml:space="preserve">(donne lui un </w:t>
        </w:r>
        <w:proofErr w:type="spellStart"/>
        <w:r w:rsidR="00CD4E35">
          <w:t>nurmero</w:t>
        </w:r>
        <w:proofErr w:type="spellEnd"/>
        <w:r w:rsidR="00CD4E35">
          <w:t>)</w:t>
        </w:r>
      </w:ins>
      <w:del w:id="409" w:author="Jacques DAVID" w:date="2023-08-31T08:58:00Z">
        <w:r w:rsidR="00E67C03" w:rsidDel="00CD4E35">
          <w:delText xml:space="preserve">pour les </w:delText>
        </w:r>
      </w:del>
      <w:del w:id="410" w:author="Jacques DAVID" w:date="2023-08-31T08:55:00Z">
        <w:r w:rsidR="00E67C03" w:rsidDel="00CD4E35">
          <w:delText xml:space="preserve">mêmes </w:delText>
        </w:r>
      </w:del>
      <w:del w:id="411" w:author="Jacques DAVID" w:date="2023-08-31T08:58:00Z">
        <w:r w:rsidR="00E67C03" w:rsidDel="00CD4E35">
          <w:delText>paramètres</w:delText>
        </w:r>
      </w:del>
      <w:r w:rsidR="00E67C03">
        <w:t xml:space="preserve">. </w:t>
      </w:r>
      <w:r w:rsidR="0021265D">
        <w:t>Les valeurs expérimentales et théoriques ont été confronté</w:t>
      </w:r>
      <w:ins w:id="412" w:author="Jacques DAVID" w:date="2023-08-31T08:58:00Z">
        <w:r w:rsidR="00CD4E35">
          <w:t>es</w:t>
        </w:r>
      </w:ins>
      <w:r w:rsidR="0021265D">
        <w:t xml:space="preserve"> avec un modèle linéaire simple </w:t>
      </w:r>
      <m:oMath>
        <m:sSub>
          <m:sSubPr>
            <m:ctrlPr>
              <w:rPr>
                <w:rFonts w:ascii="Cambria Math" w:hAnsi="Cambria Math"/>
                <w:i/>
              </w:rPr>
            </m:ctrlPr>
          </m:sSubPr>
          <m:e>
            <m:r>
              <w:ins w:id="413" w:author="Jacques DAVID" w:date="2023-08-31T08:58:00Z">
                <w:rPr>
                  <w:rFonts w:ascii="Cambria Math" w:hAnsi="Cambria Math"/>
                </w:rPr>
                <m:t>R</m:t>
              </w:ins>
            </m:r>
            <m:r>
              <w:del w:id="414" w:author="Jacques DAVID" w:date="2023-08-31T08:58:00Z">
                <w:rPr>
                  <w:rFonts w:ascii="Cambria Math" w:hAnsi="Cambria Math"/>
                </w:rPr>
                <m:t>Y</m:t>
              </w:del>
            </m:r>
            <m:r>
              <w:ins w:id="415" w:author="Jacques DAVID" w:date="2023-08-31T08:58:00Z">
                <w:rPr>
                  <w:rFonts w:ascii="Cambria Math" w:hAnsi="Cambria Math"/>
                </w:rPr>
                <m:t>, exper</m:t>
              </w:ins>
            </m:r>
          </m:e>
          <m:sub>
            <m:r>
              <w:rPr>
                <w:rFonts w:ascii="Cambria Math" w:hAnsi="Cambria Math"/>
              </w:rPr>
              <m:t>i</m:t>
            </m:r>
          </m:sub>
        </m:sSub>
        <m:r>
          <w:rPr>
            <w:rFonts w:ascii="Cambria Math" w:hAnsi="Cambria Math"/>
          </w:rPr>
          <m:t>=α+β</m:t>
        </m:r>
        <m:sSub>
          <m:sSubPr>
            <m:ctrlPr>
              <w:del w:id="416" w:author="Jacques DAVID" w:date="2023-08-31T08:59:00Z">
                <w:rPr>
                  <w:rFonts w:ascii="Cambria Math" w:hAnsi="Cambria Math"/>
                  <w:i/>
                </w:rPr>
              </w:del>
            </m:ctrlPr>
          </m:sSubPr>
          <m:e>
            <m:r>
              <w:del w:id="417" w:author="Jacques DAVID" w:date="2023-08-31T08:59:00Z">
                <w:rPr>
                  <w:rFonts w:ascii="Cambria Math" w:hAnsi="Cambria Math"/>
                </w:rPr>
                <m:t>x</m:t>
              </w:del>
            </m:r>
          </m:e>
          <m:sub>
            <m:r>
              <w:del w:id="418" w:author="Jacques DAVID" w:date="2023-08-31T08:59:00Z">
                <w:rPr>
                  <w:rFonts w:ascii="Cambria Math" w:hAnsi="Cambria Math"/>
                </w:rPr>
                <m:t>i</m:t>
              </w:del>
            </m:r>
          </m:sub>
        </m:sSub>
        <m:r>
          <w:ins w:id="419" w:author="Jacques DAVID" w:date="2023-08-31T08:59:00Z">
            <w:rPr>
              <w:rFonts w:ascii="Cambria Math" w:hAnsi="Cambria Math"/>
            </w:rPr>
            <m:t>Ri theor</m:t>
          </w:ins>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21265D">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1265D">
        <w:t xml:space="preserve">. </w:t>
      </w:r>
      <w:del w:id="420" w:author="Jacques DAVID" w:date="2023-08-31T08:59:00Z">
        <w:r w:rsidR="0021265D" w:rsidDel="00D77CEA">
          <w:delText>L</w:delText>
        </w:r>
        <w:r w:rsidR="00292FCA" w:rsidDel="00D77CEA">
          <w:delText>es</w:delText>
        </w:r>
        <w:r w:rsidR="0021265D" w:rsidDel="00D77CEA">
          <w:delText xml:space="preserve"> significativité</w:delText>
        </w:r>
        <w:r w:rsidR="00292FCA" w:rsidDel="00D77CEA">
          <w:delText>s</w:delText>
        </w:r>
        <w:r w:rsidR="0021265D" w:rsidDel="00D77CEA">
          <w:delText xml:space="preserve"> de la pente et de l’ordonnée à l’origine ont été testés </w:delText>
        </w:r>
      </w:del>
      <w:proofErr w:type="gramStart"/>
      <w:r w:rsidR="0021265D">
        <w:t>par</w:t>
      </w:r>
      <w:proofErr w:type="gramEnd"/>
      <w:r w:rsidR="0021265D">
        <w:t xml:space="preserve"> test de </w:t>
      </w:r>
      <w:proofErr w:type="spellStart"/>
      <w:r w:rsidR="0021265D">
        <w:t>Student</w:t>
      </w:r>
      <w:proofErr w:type="spellEnd"/>
      <w:r w:rsidR="0021265D">
        <w:t xml:space="preserve">. </w:t>
      </w:r>
      <w:ins w:id="421" w:author="Jacques DAVID" w:date="2023-08-31T08:58:00Z">
        <w:r w:rsidR="00CD4E35">
          <w:t xml:space="preserve"> </w:t>
        </w:r>
      </w:ins>
    </w:p>
    <w:p w14:paraId="5863418B" w14:textId="5B8C3D2F" w:rsidR="002660D7" w:rsidDel="00D77CEA" w:rsidRDefault="00292FCA" w:rsidP="00292FCA">
      <w:pPr>
        <w:rPr>
          <w:del w:id="422" w:author="Jacques DAVID" w:date="2023-08-31T08:59:00Z"/>
        </w:rPr>
      </w:pPr>
      <w:del w:id="423" w:author="Jacques DAVID" w:date="2023-08-31T08:59:00Z">
        <w:r w:rsidDel="00D77CEA">
          <w:delText xml:space="preserve">Pour faire les calculs, des estimations des paramètres de la variance ont été faites grâce au dispositif de sélection </w:delText>
        </w:r>
        <w:r w:rsidDel="00D77CEA">
          <w:rPr>
            <w:i/>
          </w:rPr>
          <w:delText>in silico</w:delText>
        </w:r>
        <w:r w:rsidR="002660D7" w:rsidDel="00D77CEA">
          <w:rPr>
            <w:i/>
          </w:rPr>
          <w:delText xml:space="preserve"> </w:delText>
        </w:r>
        <w:r w:rsidR="002660D7" w:rsidDel="00D77CEA">
          <w:delText>pour avoir des valeurs théoriques correspondant aux valeurs expérimentales.</w:delText>
        </w:r>
      </w:del>
    </w:p>
    <w:p w14:paraId="0787058A" w14:textId="77777777" w:rsidR="002660D7" w:rsidRDefault="002660D7" w:rsidP="00292FCA"/>
    <w:p w14:paraId="30BFBC25" w14:textId="39A7E801" w:rsidR="00292FCA" w:rsidRPr="00292FCA" w:rsidRDefault="002660D7" w:rsidP="002660D7">
      <w:pPr>
        <w:pStyle w:val="Titre3"/>
      </w:pPr>
      <w:bookmarkStart w:id="424" w:name="_Toc144300112"/>
      <w:commentRangeStart w:id="425"/>
      <w:r>
        <w:t>Estimation des paramètres de la variance</w:t>
      </w:r>
      <w:bookmarkEnd w:id="424"/>
      <w:r>
        <w:t xml:space="preserve"> </w:t>
      </w:r>
      <w:commentRangeEnd w:id="425"/>
      <w:r w:rsidR="00D77CEA">
        <w:rPr>
          <w:rStyle w:val="Marquedecommentaire"/>
          <w:rFonts w:asciiTheme="minorHAnsi" w:eastAsiaTheme="minorHAnsi" w:hAnsiTheme="minorHAnsi" w:cstheme="minorBidi"/>
          <w:b w:val="0"/>
          <w:bCs w:val="0"/>
          <w:i w:val="0"/>
          <w:lang w:eastAsia="en-US"/>
        </w:rPr>
        <w:commentReference w:id="425"/>
      </w:r>
    </w:p>
    <w:p w14:paraId="4750A7B3" w14:textId="366DE114" w:rsidR="0021265D" w:rsidRDefault="002660D7" w:rsidP="00023DF1">
      <w:pPr>
        <w:pStyle w:val="Corpsdetexte"/>
      </w:pPr>
      <w:r>
        <w:t xml:space="preserve">Dans le </w:t>
      </w:r>
      <w:ins w:id="426" w:author="Jacques DAVID" w:date="2023-08-31T09:00:00Z">
        <w:r w:rsidR="00D77CEA">
          <w:t xml:space="preserve">second </w:t>
        </w:r>
        <w:proofErr w:type="spellStart"/>
        <w:r w:rsidR="00D77CEA">
          <w:t>dspositf</w:t>
        </w:r>
        <w:proofErr w:type="spellEnd"/>
        <w:r w:rsidR="00D77CEA">
          <w:t xml:space="preserve"> expérimental en bacs, </w:t>
        </w:r>
      </w:ins>
      <w:del w:id="427" w:author="Jacques DAVID" w:date="2023-08-31T09:00:00Z">
        <w:r w:rsidDel="00D77CEA">
          <w:delText xml:space="preserve">dispositif de sélection </w:delText>
        </w:r>
        <w:r w:rsidDel="00D77CEA">
          <w:rPr>
            <w:i/>
          </w:rPr>
          <w:delText>in silico</w:delText>
        </w:r>
        <w:r w:rsidDel="00D77CEA">
          <w:delText xml:space="preserve"> </w:delText>
        </w:r>
      </w:del>
      <w:r>
        <w:t>un échantillonnage supplémentaire a été réalisé pour estimer les paramètres de la variance</w:t>
      </w:r>
      <w:ins w:id="428" w:author="Jacques DAVID" w:date="2023-08-31T09:00:00Z">
        <w:r w:rsidR="00D77CEA">
          <w:t xml:space="preserve"> nécessaire pour caler le modèle pour la taille du grain</w:t>
        </w:r>
      </w:ins>
      <w:r>
        <w:t xml:space="preserve">. </w:t>
      </w:r>
      <w:del w:id="429" w:author="Jacques DAVID" w:date="2023-08-31T09:01:00Z">
        <w:r w:rsidDel="00D77CEA">
          <w:delText xml:space="preserve">Pour </w:delText>
        </w:r>
      </w:del>
      <w:ins w:id="430" w:author="Jacques DAVID" w:date="2023-08-31T09:01:00Z">
        <w:r w:rsidR="00D77CEA">
          <w:t xml:space="preserve">Sur </w:t>
        </w:r>
      </w:ins>
      <w:r>
        <w:t xml:space="preserve">35 plantes par bac, deux épis </w:t>
      </w:r>
      <w:r w:rsidR="00AA2450">
        <w:t>ont été récoltés pour lesquels la taille des grain</w:t>
      </w:r>
      <w:r w:rsidR="00936718">
        <w:t>s</w:t>
      </w:r>
      <w:r w:rsidR="00AA2450">
        <w:t xml:space="preserve"> a été mesurée </w:t>
      </w:r>
      <w:ins w:id="431" w:author="Jacques DAVID" w:date="2023-08-31T09:01:00Z">
        <w:r w:rsidR="00D77CEA">
          <w:t xml:space="preserve">individuellement </w:t>
        </w:r>
      </w:ins>
      <w:r w:rsidR="00AA2450">
        <w:t>par Optomachine.</w:t>
      </w:r>
      <w:r w:rsidR="00B426E3">
        <w:t xml:space="preserve"> L’échantillonnage de deux épis par plante </w:t>
      </w:r>
      <w:ins w:id="432" w:author="Jacques DAVID" w:date="2023-08-31T09:01:00Z">
        <w:r w:rsidR="00D77CEA">
          <w:t xml:space="preserve">dans plusieurs bacs </w:t>
        </w:r>
      </w:ins>
      <w:r w:rsidR="00B426E3">
        <w:t xml:space="preserve">permet d’estimer </w:t>
      </w:r>
      <w:ins w:id="433" w:author="Jacques DAVID" w:date="2023-08-31T09:01:00Z">
        <w:r w:rsidR="00D77CEA">
          <w:t xml:space="preserve">les </w:t>
        </w:r>
      </w:ins>
      <w:del w:id="434" w:author="Jacques DAVID" w:date="2023-08-31T09:01:00Z">
        <w:r w:rsidR="00B426E3" w:rsidDel="00D77CEA">
          <w:delText xml:space="preserve">la </w:delText>
        </w:r>
      </w:del>
      <w:r w:rsidR="00B426E3">
        <w:t>variance</w:t>
      </w:r>
      <w:ins w:id="435" w:author="Jacques DAVID" w:date="2023-08-31T09:01:00Z">
        <w:r w:rsidR="00D77CEA">
          <w:t>s nécessaire</w:t>
        </w:r>
      </w:ins>
      <w:ins w:id="436" w:author="Jacques DAVID" w:date="2023-08-31T09:02:00Z">
        <w:r w:rsidR="00D77CEA">
          <w:t>s à l’étude</w:t>
        </w:r>
      </w:ins>
      <w:del w:id="437" w:author="Jacques DAVID" w:date="2023-08-31T09:02:00Z">
        <w:r w:rsidR="00B426E3" w:rsidDel="00D77CEA">
          <w:delText xml:space="preserve"> inter-épi intra-plante</w:delText>
        </w:r>
      </w:del>
      <w:r w:rsidR="00B426E3">
        <w:t>.</w:t>
      </w:r>
      <w:r w:rsidR="00AA2450">
        <w:t xml:space="preserve"> L’échantillonnage a été fait</w:t>
      </w:r>
      <w:r w:rsidR="00936718">
        <w:t xml:space="preserve"> de sorte que 103 génotypes soient représentés (pour couvrir la variance génétique), </w:t>
      </w:r>
      <w:r w:rsidR="00936718" w:rsidRPr="00936718">
        <w:t>et que chaque génotype soit présent dans deux bacs différents (pour estimer la variance environnementale</w:t>
      </w:r>
      <w:r w:rsidR="00936718">
        <w:t xml:space="preserve"> </w:t>
      </w:r>
      <w:r w:rsidR="00936718" w:rsidRPr="00936718">
        <w:t xml:space="preserve">inter-bac). La variance intra-épi a aussi pu être estimée </w:t>
      </w:r>
      <w:del w:id="438" w:author="Jacques DAVID" w:date="2023-08-31T09:02:00Z">
        <w:r w:rsidR="00936718" w:rsidRPr="00936718" w:rsidDel="00D77CEA">
          <w:delText xml:space="preserve">car </w:delText>
        </w:r>
      </w:del>
      <w:r w:rsidR="00936718" w:rsidRPr="00936718">
        <w:t>par la mesure individuelle de chaque grain</w:t>
      </w:r>
      <w:r w:rsidR="00B426E3">
        <w:t xml:space="preserve">. </w:t>
      </w:r>
      <w:r w:rsidR="00DE60C0">
        <w:t xml:space="preserve">L’estimation des variances s’est faite avec le </w:t>
      </w:r>
      <w:proofErr w:type="gramStart"/>
      <w:r w:rsidR="00DE60C0">
        <w:t>modèle</w:t>
      </w:r>
      <w:ins w:id="439" w:author="Jacques DAVID" w:date="2023-08-31T09:02:00Z">
        <w:r w:rsidR="00D77CEA">
          <w:t xml:space="preserve"> </w:t>
        </w:r>
      </w:ins>
      <w:r w:rsidR="00DE60C0">
        <w:t xml:space="preserve"> suivant</w:t>
      </w:r>
      <w:proofErr w:type="gramEnd"/>
      <w:r w:rsidR="00DE60C0">
        <w:t> :</w:t>
      </w:r>
      <w:ins w:id="440" w:author="Jacques DAVID" w:date="2023-08-31T09:02:00Z">
        <w:r w:rsidR="00D77CEA">
          <w:t xml:space="preserve"> (pas d’effet bac en fixe ? )</w:t>
        </w:r>
      </w:ins>
    </w:p>
    <w:p w14:paraId="3917CE4E" w14:textId="77777777" w:rsidR="00DE60C0" w:rsidRPr="0010130A" w:rsidRDefault="00607B9A" w:rsidP="00DE60C0">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6152657E" w14:textId="77777777" w:rsidR="00DE60C0" w:rsidRDefault="00DE60C0" w:rsidP="00DE60C0"/>
    <w:p w14:paraId="310C86D7" w14:textId="77777777" w:rsidR="00DE60C0" w:rsidRDefault="00DE60C0" w:rsidP="00DE60C0">
      <w:r>
        <w:t xml:space="preserve">Avec : </w:t>
      </w:r>
    </w:p>
    <w:p w14:paraId="489DA771" w14:textId="77777777" w:rsidR="00DE60C0" w:rsidRDefault="00607B9A" w:rsidP="00DE60C0">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DE60C0">
        <w:t xml:space="preserve"> </w:t>
      </w:r>
      <w:proofErr w:type="gramStart"/>
      <w:r w:rsidR="00DE60C0">
        <w:t>la</w:t>
      </w:r>
      <w:proofErr w:type="gramEnd"/>
      <w:r w:rsidR="00DE60C0">
        <w:t xml:space="preserve"> taille du grain l de l’épi k de l’individu j de génotype i</w:t>
      </w:r>
    </w:p>
    <w:p w14:paraId="632D82E0" w14:textId="77777777" w:rsidR="00DE60C0" w:rsidRDefault="00DE60C0" w:rsidP="00DE60C0">
      <w:r>
        <w:t>µ la moyenne des observations</w:t>
      </w:r>
    </w:p>
    <w:p w14:paraId="6402A9A2" w14:textId="0C1B59EE" w:rsidR="00DE60C0" w:rsidRDefault="00607B9A" w:rsidP="00DE60C0">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DE60C0">
        <w:t xml:space="preserve"> </w:t>
      </w:r>
      <w:proofErr w:type="gramStart"/>
      <w:r w:rsidR="00DE60C0">
        <w:t>l’effet</w:t>
      </w:r>
      <w:proofErr w:type="gramEnd"/>
      <w:r w:rsidR="00DE60C0">
        <w:t xml:space="preserve"> de génotype i</w:t>
      </w:r>
      <w:ins w:id="441" w:author="Jacques DAVID" w:date="2023-08-31T09:02:00Z">
        <w:r w:rsidR="00D77CEA">
          <w:t xml:space="preserve">, </w:t>
        </w:r>
      </w:ins>
      <w:ins w:id="442" w:author="Jacques DAVID" w:date="2023-08-31T09:03:00Z">
        <w:r w:rsidR="00D77CEA">
          <w:t xml:space="preserve">effet </w:t>
        </w:r>
        <w:proofErr w:type="spellStart"/>
        <w:r w:rsidR="00D77CEA">
          <w:t>aléatour</w:t>
        </w:r>
        <w:proofErr w:type="spellEnd"/>
        <w:r w:rsidR="00D77CEA">
          <w:t xml:space="preserve"> etc….</w:t>
        </w:r>
      </w:ins>
    </w:p>
    <w:p w14:paraId="55329905" w14:textId="76218B03" w:rsidR="00DE60C0" w:rsidRPr="00CE0C01" w:rsidRDefault="00DE60C0" w:rsidP="00DE60C0">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1125479C" w14:textId="77777777" w:rsidR="00DE60C0" w:rsidRDefault="00DE60C0" w:rsidP="00DE60C0">
      <m:oMath>
        <m:r>
          <w:rPr>
            <w:rFonts w:ascii="Cambria Math" w:hAnsi="Cambria Math"/>
          </w:rPr>
          <w:lastRenderedPageBreak/>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 k pour l’individu j de génotype i</w:t>
      </w:r>
    </w:p>
    <w:p w14:paraId="5E38E9A3" w14:textId="77777777" w:rsidR="00DE60C0" w:rsidRDefault="00607B9A" w:rsidP="00DE60C0">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DE60C0">
        <w:t xml:space="preserve"> </w:t>
      </w:r>
      <w:proofErr w:type="gramStart"/>
      <w:r w:rsidR="00DE60C0">
        <w:t>la</w:t>
      </w:r>
      <w:proofErr w:type="gramEnd"/>
      <w:r w:rsidR="00DE60C0">
        <w:t xml:space="preserve"> résiduelle qui contient la variance intra-épi</w:t>
      </w:r>
    </w:p>
    <w:p w14:paraId="4EB29420" w14:textId="0A1A6185" w:rsidR="00F27701" w:rsidRDefault="00161D7F" w:rsidP="0001011A">
      <w:pPr>
        <w:pStyle w:val="Titre3"/>
      </w:pPr>
      <w:bookmarkStart w:id="443" w:name="_Toc144300113"/>
      <w:commentRangeStart w:id="444"/>
      <w:r>
        <w:t>Comparaison de la sélection sur grain et de la sélection sur épi</w:t>
      </w:r>
      <w:bookmarkEnd w:id="443"/>
      <w:commentRangeEnd w:id="444"/>
      <w:r w:rsidR="00D77CEA">
        <w:rPr>
          <w:rStyle w:val="Marquedecommentaire"/>
          <w:rFonts w:asciiTheme="minorHAnsi" w:eastAsiaTheme="minorHAnsi" w:hAnsiTheme="minorHAnsi" w:cstheme="minorBidi"/>
          <w:b w:val="0"/>
          <w:bCs w:val="0"/>
          <w:i w:val="0"/>
          <w:lang w:eastAsia="en-US"/>
        </w:rPr>
        <w:commentReference w:id="444"/>
      </w:r>
    </w:p>
    <w:p w14:paraId="276E567C" w14:textId="7E399E55" w:rsidR="0001011A" w:rsidRPr="00DA6C97" w:rsidRDefault="0001011A" w:rsidP="0001011A">
      <w:del w:id="445" w:author="Jacques DAVID" w:date="2023-08-31T09:03:00Z">
        <w:r w:rsidDel="00D77CEA">
          <w:delText>L</w:delText>
        </w:r>
        <w:r w:rsidRPr="003B3D1A" w:rsidDel="00D77CEA">
          <w:delText>’équation</w:delText>
        </w:r>
        <w:r w:rsidDel="00D77CEA">
          <w:delText xml:space="preserve"> obtenue</w:delText>
        </w:r>
        <w:r w:rsidRPr="003B3D1A" w:rsidDel="00D77CEA">
          <w:delText xml:space="preserve"> a permis d’explorer les domaines d’efficacité relative des deux méthodes de sélection </w:delText>
        </w:r>
      </w:del>
      <w:r w:rsidRPr="003B3D1A">
        <w:t xml:space="preserve">Nous avons fait varier NEO de 500 à 5000, </w:t>
      </w:r>
      <w:proofErr w:type="spellStart"/>
      <w:r w:rsidRPr="003B3D1A">
        <w:t>nsel</w:t>
      </w:r>
      <w:proofErr w:type="spellEnd"/>
      <w:r w:rsidRPr="003B3D1A">
        <w:t xml:space="preserve"> de 10.000 à 100.000, NGO de 10.000 à 5.000.000, et NGE de 40 à 80. </w:t>
      </w:r>
      <w:del w:id="446" w:author="Jacques DAVID" w:date="2023-08-31T09:03:00Z">
        <w:r w:rsidR="00937358" w:rsidDel="00D77CEA">
          <w:delText>Pour ces calculs, nous avons aussi utilisé</w:delText>
        </w:r>
        <w:r w:rsidDel="00D77CEA">
          <w:delText xml:space="preserve"> </w:delText>
        </w:r>
        <w:r w:rsidR="00937358" w:rsidDel="00D77CEA">
          <w:delText xml:space="preserve">les variances estimées avec le dispositif de sélection </w:delText>
        </w:r>
        <w:r w:rsidR="00937358" w:rsidDel="00D77CEA">
          <w:rPr>
            <w:i/>
          </w:rPr>
          <w:delText xml:space="preserve">in silico </w:delText>
        </w:r>
        <w:r w:rsidR="00937358" w:rsidDel="00D77CEA">
          <w:delText>en faisant</w:delText>
        </w:r>
        <w:r w:rsidRPr="003B3D1A" w:rsidDel="00D77CEA">
          <w:delText xml:space="preserve"> l’hypothèse que </w:delText>
        </w:r>
        <w:r w:rsidDel="00D77CEA">
          <w:delText>c</w:delText>
        </w:r>
        <w:r w:rsidRPr="003B3D1A" w:rsidDel="00D77CEA">
          <w:delText xml:space="preserve">es valeurs </w:delText>
        </w:r>
        <w:r w:rsidDel="00D77CEA">
          <w:delText>pouvaient correspondre à une réalité au champ.</w:delText>
        </w:r>
      </w:del>
    </w:p>
    <w:p w14:paraId="0E66544A" w14:textId="77777777" w:rsidR="0001011A" w:rsidRDefault="0001011A" w:rsidP="00B8211F"/>
    <w:p w14:paraId="4439F289" w14:textId="77777777" w:rsidR="00B204B9" w:rsidRPr="00B204B9" w:rsidRDefault="00B204B9" w:rsidP="00B204B9"/>
    <w:p w14:paraId="1D86630F" w14:textId="079A237B" w:rsidR="00B204B9" w:rsidRPr="00313AF8" w:rsidRDefault="00FF3276" w:rsidP="00B8211F">
      <w:r>
        <w:t>Ci-dessous un schéma récapitulant les dispositifs expérimentaux :</w:t>
      </w:r>
    </w:p>
    <w:p w14:paraId="5FE862EF" w14:textId="07477C61" w:rsidR="00827A79" w:rsidRDefault="00472165" w:rsidP="00827A79">
      <w:pPr>
        <w:keepNext/>
        <w:jc w:val="center"/>
      </w:pPr>
      <w:r>
        <w:rPr>
          <w:noProof/>
        </w:rPr>
        <w:drawing>
          <wp:inline distT="0" distB="0" distL="0" distR="0" wp14:anchorId="5C7B3F46" wp14:editId="2F690B2C">
            <wp:extent cx="4580626" cy="4580626"/>
            <wp:effectExtent l="19050" t="19050" r="1079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4927" cy="4584927"/>
                    </a:xfrm>
                    <a:prstGeom prst="rect">
                      <a:avLst/>
                    </a:prstGeom>
                    <a:ln>
                      <a:solidFill>
                        <a:schemeClr val="tx1"/>
                      </a:solidFill>
                    </a:ln>
                  </pic:spPr>
                </pic:pic>
              </a:graphicData>
            </a:graphic>
          </wp:inline>
        </w:drawing>
      </w:r>
    </w:p>
    <w:p w14:paraId="76975759" w14:textId="5F3DF3D6"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492745">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15E7A0A2" w:rsidR="00827A79" w:rsidRPr="00827A79" w:rsidRDefault="00827A79" w:rsidP="00827A79">
      <w:pPr>
        <w:spacing w:line="240" w:lineRule="auto"/>
        <w:rPr>
          <w:i/>
        </w:rPr>
      </w:pPr>
      <w:r>
        <w:rPr>
          <w:i/>
        </w:rPr>
        <w:t xml:space="preserve">En haut, le dispositif </w:t>
      </w:r>
      <w:r w:rsidR="00183225">
        <w:rPr>
          <w:i/>
        </w:rPr>
        <w:t>de sélection réelle</w:t>
      </w:r>
      <w:r>
        <w:rPr>
          <w:i/>
        </w:rPr>
        <w:t xml:space="preserve">. Des grains issus d’une récolte d’EPO ont été tamisés en 3 classes différentes (petits, moyens, gros)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w:t>
      </w:r>
      <w:r>
        <w:rPr>
          <w:i/>
        </w:rPr>
        <w:lastRenderedPageBreak/>
        <w:t xml:space="preserve">l’Optomachine puis en moyenne 7 grains par génotypes ont été semés dans 6 bacs. Les mesures ont été réalisées sur chaque plante individuellement. </w:t>
      </w:r>
      <w:r w:rsidR="00336D69">
        <w:rPr>
          <w:i/>
        </w:rPr>
        <w:t xml:space="preserve">Le brin maître de chaque plante et son épi ont été récoltés pour les mesures. Pour 35 plantes par bac, un thalle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447" w:name="_Toc144300114"/>
      <w:r>
        <w:t>Résultats</w:t>
      </w:r>
      <w:bookmarkEnd w:id="447"/>
      <w:r w:rsidR="00A2208C">
        <w:t xml:space="preserve"> </w:t>
      </w:r>
    </w:p>
    <w:p w14:paraId="5C8BD268" w14:textId="0DDC151C" w:rsidR="00A2208C" w:rsidRDefault="00EB2A06" w:rsidP="00A2208C">
      <w:pPr>
        <w:pStyle w:val="Titre2"/>
      </w:pPr>
      <w:bookmarkStart w:id="448" w:name="_Toc144300115"/>
      <w:r>
        <w:t>Impact de la sélection sur la taille du grain</w:t>
      </w:r>
      <w:bookmarkEnd w:id="448"/>
    </w:p>
    <w:p w14:paraId="4F228825" w14:textId="3F387DB5" w:rsidR="00050F54" w:rsidRDefault="005F7478" w:rsidP="00570530">
      <w:pPr>
        <w:pStyle w:val="Titre3"/>
      </w:pPr>
      <w:bookmarkStart w:id="449" w:name="_Toc144300116"/>
      <w:r>
        <w:t xml:space="preserve">Dans le dispositif de sélection </w:t>
      </w:r>
      <w:del w:id="450" w:author="Jacques DAVID" w:date="2023-08-31T09:04:00Z">
        <w:r w:rsidDel="00D77CEA">
          <w:delText>réelle</w:delText>
        </w:r>
      </w:del>
      <w:bookmarkEnd w:id="449"/>
      <w:ins w:id="451" w:author="Jacques DAVID" w:date="2023-08-31T09:04:00Z">
        <w:r w:rsidR="00D77CEA">
          <w:t>a posteriori</w:t>
        </w:r>
      </w:ins>
    </w:p>
    <w:p w14:paraId="5FBCBA5A" w14:textId="6E0F8D79" w:rsidR="00897C58" w:rsidRDefault="00A46288" w:rsidP="00A2208C">
      <w:del w:id="452" w:author="Jacques DAVID" w:date="2023-08-31T09:04:00Z">
        <w:r w:rsidDel="00D77CEA">
          <w:delText xml:space="preserve">Ci-dessous </w:delText>
        </w:r>
      </w:del>
      <w:del w:id="453" w:author="Jacques DAVID" w:date="2023-08-31T09:05:00Z">
        <w:r w:rsidDel="00D77CEA">
          <w:delText xml:space="preserve">les </w:delText>
        </w:r>
      </w:del>
      <w:ins w:id="454" w:author="Jacques DAVID" w:date="2023-08-31T09:05:00Z">
        <w:r w:rsidR="00D77CEA">
          <w:t xml:space="preserve">Les </w:t>
        </w:r>
      </w:ins>
      <w:r>
        <w:t>progrès estimés pour les traits mesurés dans le dispositif de sélection réelle </w:t>
      </w:r>
      <w:ins w:id="455" w:author="Jacques DAVID" w:date="2023-08-31T09:05:00Z">
        <w:r w:rsidR="00D77CEA">
          <w:t xml:space="preserve">sont donnés </w:t>
        </w:r>
        <w:proofErr w:type="spellStart"/>
        <w:r w:rsidR="00D77CEA">
          <w:t>Fiure</w:t>
        </w:r>
        <w:proofErr w:type="spellEnd"/>
        <w:r w:rsidR="00D77CEA">
          <w:t xml:space="preserve"> 4</w:t>
        </w:r>
      </w:ins>
      <w:del w:id="456" w:author="Jacques DAVID" w:date="2023-08-31T09:05:00Z">
        <w:r w:rsidDel="00D77CEA">
          <w:delText>:</w:delText>
        </w:r>
      </w:del>
    </w:p>
    <w:p w14:paraId="5221C1B9" w14:textId="77777777" w:rsidR="002F29D8" w:rsidRDefault="00A46288" w:rsidP="002F29D8">
      <w:pPr>
        <w:keepNext/>
      </w:pPr>
      <w:r>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5A42CAC2"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492745">
        <w:rPr>
          <w:b/>
          <w:i/>
          <w:noProof/>
        </w:rPr>
        <w:t>4</w:t>
      </w:r>
      <w:r w:rsidRPr="002F29D8">
        <w:rPr>
          <w:b/>
          <w:i/>
        </w:rPr>
        <w:fldChar w:fldCharType="end"/>
      </w:r>
      <w:r>
        <w:rPr>
          <w:b/>
          <w:i/>
        </w:rPr>
        <w:t> : Effets de la sélection sur la taille des grains dans le dispositif de sélection réelle.</w:t>
      </w:r>
    </w:p>
    <w:p w14:paraId="31139D38" w14:textId="5AA9A371" w:rsidR="002F29D8" w:rsidRPr="002F29D8" w:rsidRDefault="002F29D8" w:rsidP="002F29D8">
      <w:pPr>
        <w:spacing w:line="240" w:lineRule="auto"/>
        <w:rPr>
          <w:i/>
          <w:color w:val="000000" w:themeColor="text1"/>
        </w:rPr>
      </w:pPr>
      <w:r>
        <w:rPr>
          <w:i/>
        </w:rPr>
        <w:t>Les progrès sont estimés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w:t>
      </w:r>
      <w:ins w:id="457" w:author="Jacques DAVID" w:date="2023-08-31T09:05:00Z">
        <w:r w:rsidR="00D77CEA">
          <w:rPr>
            <w:i/>
          </w:rPr>
          <w:t xml:space="preserve"> (</w:t>
        </w:r>
        <w:proofErr w:type="spellStart"/>
        <w:r w:rsidR="00D77CEA" w:rsidRPr="00D77CEA">
          <w:rPr>
            <w:i/>
            <w:highlight w:val="yellow"/>
          </w:rPr>
          <w:t>un</w:t>
        </w:r>
        <w:r w:rsidR="00D77CEA" w:rsidRPr="00D77CEA">
          <w:rPr>
            <w:i/>
            <w:highlight w:val="yellow"/>
            <w:rPrChange w:id="458" w:author="Jacques DAVID" w:date="2023-08-31T09:06:00Z">
              <w:rPr>
                <w:i/>
              </w:rPr>
            </w:rPrChange>
          </w:rPr>
          <w:t>ite</w:t>
        </w:r>
        <w:proofErr w:type="spellEnd"/>
        <w:r w:rsidR="00D77CEA" w:rsidRPr="00D77CEA">
          <w:rPr>
            <w:i/>
            <w:highlight w:val="yellow"/>
            <w:rPrChange w:id="459" w:author="Jacques DAVID" w:date="2023-08-31T09:06:00Z">
              <w:rPr>
                <w:i/>
              </w:rPr>
            </w:rPrChange>
          </w:rPr>
          <w:t> </w:t>
        </w:r>
        <w:proofErr w:type="gramStart"/>
        <w:r w:rsidR="00D77CEA" w:rsidRPr="00D77CEA">
          <w:rPr>
            <w:i/>
            <w:highlight w:val="yellow"/>
            <w:rPrChange w:id="460" w:author="Jacques DAVID" w:date="2023-08-31T09:06:00Z">
              <w:rPr>
                <w:i/>
              </w:rPr>
            </w:rPrChange>
          </w:rPr>
          <w:t>?</w:t>
        </w:r>
        <w:r w:rsidR="00D77CEA">
          <w:rPr>
            <w:i/>
          </w:rPr>
          <w:t xml:space="preserve"> </w:t>
        </w:r>
      </w:ins>
      <w:r>
        <w:rPr>
          <w:i/>
        </w:rPr>
        <w:t>,</w:t>
      </w:r>
      <w:proofErr w:type="gramEnd"/>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xml:space="preserve">, NGE = nombre de grains par épis, </w:t>
      </w:r>
      <w:proofErr w:type="spellStart"/>
      <w:r>
        <w:rPr>
          <w:i/>
          <w:color w:val="000000" w:themeColor="text1"/>
        </w:rPr>
        <w:t>NbE</w:t>
      </w:r>
      <w:proofErr w:type="spellEnd"/>
      <w:r>
        <w:rPr>
          <w:i/>
          <w:color w:val="000000" w:themeColor="text1"/>
        </w:rPr>
        <w:t xml:space="preserve"> = nombre d’épillets, GSV = variance intra-épi de la taille des grains en (mm²)². Les étoiles indiquent si l’estimation est significativement différente de 0. * = p-value &lt; 0.05, ** = p-value &lt; 0.01, *** = p-value &lt; 0.001.</w:t>
      </w:r>
    </w:p>
    <w:p w14:paraId="702C93E6" w14:textId="01C98EE9" w:rsidR="00A46288" w:rsidRDefault="00D77CEA" w:rsidP="00A2208C">
      <w:pPr>
        <w:rPr>
          <w:ins w:id="461" w:author="Jacques DAVID" w:date="2023-08-31T09:06:00Z"/>
        </w:rPr>
      </w:pPr>
      <w:ins w:id="462" w:author="Jacques DAVID" w:date="2023-08-31T09:06:00Z">
        <w:r>
          <w:t xml:space="preserve">Ce ne sont pas des </w:t>
        </w:r>
        <w:proofErr w:type="spellStart"/>
        <w:r>
          <w:t>progèrs</w:t>
        </w:r>
        <w:proofErr w:type="spellEnd"/>
        <w:r>
          <w:t xml:space="preserve"> estimés mais réalisés !!</w:t>
        </w:r>
      </w:ins>
    </w:p>
    <w:p w14:paraId="2C7C3DDD" w14:textId="77777777" w:rsidR="00D77CEA" w:rsidRDefault="00D77CEA" w:rsidP="00A2208C"/>
    <w:p w14:paraId="7F3992EB" w14:textId="4F2BAF07" w:rsidR="00056906" w:rsidRDefault="00350774" w:rsidP="00056906">
      <w:del w:id="463" w:author="Jacques DAVID" w:date="2023-08-31T09:07:00Z">
        <w:r w:rsidDel="00D77CEA">
          <w:lastRenderedPageBreak/>
          <w:delText>On voit que la</w:delText>
        </w:r>
      </w:del>
      <w:ins w:id="464" w:author="Jacques DAVID" w:date="2023-08-31T09:07:00Z">
        <w:r w:rsidR="00D77CEA">
          <w:t>La</w:t>
        </w:r>
      </w:ins>
      <w:r>
        <w:t xml:space="preserve"> sélection de de gros grains n’a pas significativement impacté la taille des grains</w:t>
      </w:r>
      <w:ins w:id="465" w:author="Jacques DAVID" w:date="2023-08-31T09:07:00Z">
        <w:r w:rsidR="00D77CEA">
          <w:t xml:space="preserve"> par rapport à la référence</w:t>
        </w:r>
      </w:ins>
      <w:r>
        <w:t xml:space="preserve">, et la sélection de grains moyens a </w:t>
      </w:r>
      <w:del w:id="466" w:author="Jacques DAVID" w:date="2023-08-31T09:07:00Z">
        <w:r w:rsidDel="00D77CEA">
          <w:delText xml:space="preserve">peut-être </w:delText>
        </w:r>
      </w:del>
      <w:r>
        <w:t xml:space="preserve">eu un impact </w:t>
      </w:r>
      <w:ins w:id="467" w:author="Jacques DAVID" w:date="2023-08-31T09:07:00Z">
        <w:r w:rsidR="00D77CEA">
          <w:t xml:space="preserve">faiblement significatif </w:t>
        </w:r>
      </w:ins>
      <w:r>
        <w:t xml:space="preserve">(p-value = 0.04). La sélection de petits grains en revanche a </w:t>
      </w:r>
      <w:del w:id="468" w:author="Jacques DAVID" w:date="2023-08-31T09:07:00Z">
        <w:r w:rsidDel="00D77CEA">
          <w:delText>permis de réaliser un pr</w:delText>
        </w:r>
        <w:r w:rsidR="00B20F8E" w:rsidDel="00D77CEA">
          <w:delText xml:space="preserve">ogrès significatif </w:delText>
        </w:r>
      </w:del>
      <w:ins w:id="469" w:author="Jacques DAVID" w:date="2023-08-31T09:07:00Z">
        <w:r w:rsidR="00D77CEA">
          <w:t xml:space="preserve">modifié significativement la surface </w:t>
        </w:r>
        <w:proofErr w:type="spellStart"/>
        <w:r w:rsidR="00D77CEA">
          <w:t>d</w:t>
        </w:r>
      </w:ins>
      <w:del w:id="470" w:author="Jacques DAVID" w:date="2023-08-31T09:08:00Z">
        <w:r w:rsidR="00B20F8E" w:rsidDel="00D77CEA">
          <w:delText xml:space="preserve">estimé à </w:delText>
        </w:r>
      </w:del>
      <w:ins w:id="471" w:author="Jacques DAVID" w:date="2023-08-31T09:08:00Z">
        <w:r w:rsidR="00D77CEA">
          <w:t>de</w:t>
        </w:r>
        <w:proofErr w:type="spellEnd"/>
        <w:r w:rsidR="00D77CEA">
          <w:t xml:space="preserve"> </w:t>
        </w:r>
      </w:ins>
      <w:r w:rsidR="00B20F8E">
        <w:t xml:space="preserve">-0.9 mm². </w:t>
      </w:r>
      <w:r w:rsidR="00056906">
        <w:t xml:space="preserve">On constate un effet similaire sur le PMG qui a été diminué de -4.4 par la sélection de petits grains. </w:t>
      </w:r>
    </w:p>
    <w:p w14:paraId="616C1465" w14:textId="707ED1DF" w:rsidR="003301D7" w:rsidRDefault="00056906" w:rsidP="00056906">
      <w:r>
        <w:t xml:space="preserve">En revanche, pour la hauteur des plantes et le taux de protéine des grains, on voit que la sélection des gros grains a eu un effet </w:t>
      </w:r>
      <w:ins w:id="472" w:author="Jacques DAVID" w:date="2023-08-31T09:08:00Z">
        <w:r w:rsidR="00D77CEA">
          <w:t xml:space="preserve">(hauteur = + 8.7 cm, taux de protéines des grains = -1.14). </w:t>
        </w:r>
      </w:ins>
      <w:r>
        <w:t xml:space="preserve">mais pas la sélection des petits </w:t>
      </w:r>
      <w:del w:id="473" w:author="Jacques DAVID" w:date="2023-08-31T09:08:00Z">
        <w:r w:rsidDel="00D77CEA">
          <w:delText>(hauteur = + 8.7 cm, taux de protéines des grains = -1.14).</w:delText>
        </w:r>
      </w:del>
    </w:p>
    <w:p w14:paraId="43A157CE" w14:textId="28D773ED" w:rsidR="00056906" w:rsidRPr="00252FB3" w:rsidRDefault="003301D7" w:rsidP="00056906">
      <w:pPr>
        <w:rPr>
          <w:color w:val="FF0000"/>
        </w:rPr>
      </w:pPr>
      <w:r>
        <w:t>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w:t>
      </w:r>
      <w:r w:rsidRPr="00D77CEA">
        <w:rPr>
          <w:highlight w:val="yellow"/>
          <w:rPrChange w:id="474" w:author="Jacques DAVID" w:date="2023-08-31T09:09:00Z">
            <w:rPr/>
          </w:rPrChange>
        </w:rPr>
        <w:t xml:space="preserve">). Les effets estimés ont le même signe pour toutes les modalités de sélection, donc la sélection n’a pas eu </w:t>
      </w:r>
      <w:commentRangeStart w:id="475"/>
      <w:r w:rsidRPr="00D77CEA">
        <w:rPr>
          <w:highlight w:val="yellow"/>
          <w:rPrChange w:id="476" w:author="Jacques DAVID" w:date="2023-08-31T09:09:00Z">
            <w:rPr/>
          </w:rPrChange>
        </w:rPr>
        <w:t>d’effet</w:t>
      </w:r>
      <w:commentRangeEnd w:id="475"/>
      <w:r w:rsidR="00D77CEA">
        <w:rPr>
          <w:rStyle w:val="Marquedecommentaire"/>
          <w:rFonts w:asciiTheme="minorHAnsi" w:eastAsiaTheme="minorHAnsi" w:hAnsiTheme="minorHAnsi" w:cstheme="minorBidi"/>
          <w:lang w:eastAsia="en-US"/>
        </w:rPr>
        <w:commentReference w:id="475"/>
      </w:r>
      <w:del w:id="477" w:author="Jacques DAVID" w:date="2023-08-31T09:08:00Z">
        <w:r w:rsidRPr="00D77CEA" w:rsidDel="00D77CEA">
          <w:rPr>
            <w:highlight w:val="yellow"/>
            <w:rPrChange w:id="478" w:author="Jacques DAVID" w:date="2023-08-31T09:09:00Z">
              <w:rPr/>
            </w:rPrChange>
          </w:rPr>
          <w:delText>.</w:delText>
        </w:r>
        <w:r w:rsidDel="00D77CEA">
          <w:delText xml:space="preserve"> </w:delText>
        </w:r>
      </w:del>
    </w:p>
    <w:p w14:paraId="69274162" w14:textId="77777777" w:rsidR="007D0495" w:rsidRDefault="007D0495" w:rsidP="00A2208C"/>
    <w:p w14:paraId="4C61790F" w14:textId="77777777" w:rsidR="007D0495" w:rsidRDefault="007D0495" w:rsidP="00A2208C"/>
    <w:p w14:paraId="1B9163D7" w14:textId="2FDD13DA" w:rsidR="00897C58" w:rsidRDefault="00C73965" w:rsidP="00A2208C">
      <w:r>
        <w:t>Ci-dessous un tableau récapitulant les héritabilités réalisées et les intensités de sélection appliquées </w:t>
      </w:r>
      <w:r w:rsidR="004D657F">
        <w:t xml:space="preserve">pour la taille des grains </w:t>
      </w:r>
      <w:r>
        <w:t>:</w:t>
      </w:r>
    </w:p>
    <w:p w14:paraId="35782A02" w14:textId="77777777" w:rsidR="00735BCA" w:rsidRDefault="00735BCA" w:rsidP="00A2208C">
      <w:pPr>
        <w:rPr>
          <w:ins w:id="479" w:author="Jacques DAVID" w:date="2023-08-31T09:09:00Z"/>
        </w:rPr>
      </w:pPr>
    </w:p>
    <w:p w14:paraId="15A6A0FB" w14:textId="1D76106D" w:rsidR="00227D85" w:rsidRDefault="00735BCA" w:rsidP="00A2208C">
      <w:pPr>
        <w:rPr>
          <w:ins w:id="480" w:author="Jacques DAVID" w:date="2023-08-31T09:09:00Z"/>
        </w:rPr>
      </w:pPr>
      <w:proofErr w:type="spellStart"/>
      <w:proofErr w:type="gramStart"/>
      <w:ins w:id="481" w:author="Jacques DAVID" w:date="2023-08-31T09:09:00Z">
        <w:r>
          <w:t>Ca</w:t>
        </w:r>
        <w:proofErr w:type="spellEnd"/>
        <w:proofErr w:type="gramEnd"/>
        <w:r>
          <w:t xml:space="preserve"> serait bien que tu ajoutes les </w:t>
        </w:r>
      </w:ins>
      <w:ins w:id="482" w:author="Jacques DAVID" w:date="2023-08-31T09:10:00Z">
        <w:r>
          <w:t>R</w:t>
        </w:r>
      </w:ins>
      <w:ins w:id="483" w:author="Jacques DAVID" w:date="2023-08-31T09:09:00Z">
        <w:r>
          <w:t xml:space="preserve"> </w:t>
        </w:r>
      </w:ins>
      <w:ins w:id="484" w:author="Jacques DAVID" w:date="2023-08-31T09:10:00Z">
        <w:r>
          <w:t xml:space="preserve">dans le tableau ? ce ne sont pas les intensité ? </w:t>
        </w:r>
      </w:ins>
    </w:p>
    <w:p w14:paraId="1C43064C" w14:textId="36464AC8" w:rsidR="00735BCA" w:rsidRDefault="00735BCA" w:rsidP="00A2208C">
      <w:ins w:id="485" w:author="Jacques DAVID" w:date="2023-08-31T09:11:00Z">
        <w:r>
          <w:t xml:space="preserve">Améliore ce tableau, pas sur de savoir ce qu’il y a </w:t>
        </w:r>
        <w:proofErr w:type="gramStart"/>
        <w:r>
          <w:t>dedans .</w:t>
        </w:r>
        <w:proofErr w:type="gramEnd"/>
        <w:r>
          <w:t xml:space="preserve"> S ? R ? H²</w:t>
        </w:r>
      </w:ins>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52A4A499" w:rsidR="00757D60" w:rsidRDefault="00757D60" w:rsidP="00757D60">
            <w:pPr>
              <w:jc w:val="center"/>
            </w:pPr>
            <w:r>
              <w:t>Intensité de sélection</w:t>
            </w:r>
            <w:ins w:id="486" w:author="Jacques DAVID" w:date="2023-08-31T09:10:00Z">
              <w:r w:rsidR="00735BCA">
                <w:t xml:space="preserve"> S ? </w:t>
              </w:r>
            </w:ins>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bl>
    <w:p w14:paraId="3BA60ABB" w14:textId="3D5CD916"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 Héritabilités réalisées et intensités de sélection appliquées lors de la sélection s</w:t>
      </w:r>
      <w:r w:rsidR="00134905">
        <w:rPr>
          <w:b/>
          <w:i/>
        </w:rPr>
        <w:t>ur la taille des grains par tamisage</w:t>
      </w:r>
      <w:r>
        <w:rPr>
          <w:b/>
          <w:i/>
        </w:rPr>
        <w:t>.</w:t>
      </w:r>
    </w:p>
    <w:p w14:paraId="6821F882" w14:textId="1D81FB7C"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Pr>
          <w:i/>
        </w:rPr>
        <w:t xml:space="preserve">. </w:t>
      </w:r>
      <w:del w:id="487" w:author="Jacques DAVID" w:date="2023-08-31T09:10:00Z">
        <w:r w:rsidDel="00735BCA">
          <w:rPr>
            <w:i/>
          </w:rPr>
          <w:delText>Cela a permis de calculer</w:delText>
        </w:r>
      </w:del>
      <w:ins w:id="488" w:author="Jacques DAVID" w:date="2023-08-31T09:10:00Z">
        <w:r w:rsidR="00735BCA">
          <w:rPr>
            <w:i/>
          </w:rPr>
          <w:t xml:space="preserve"> pour </w:t>
        </w:r>
        <w:proofErr w:type="spellStart"/>
        <w:r w:rsidR="00735BCA">
          <w:rPr>
            <w:i/>
          </w:rPr>
          <w:t>calculer</w:t>
        </w:r>
      </w:ins>
      <w:del w:id="489" w:author="Jacques DAVID" w:date="2023-08-31T09:10:00Z">
        <w:r w:rsidDel="00735BCA">
          <w:rPr>
            <w:i/>
          </w:rPr>
          <w:delText xml:space="preserve"> </w:delText>
        </w:r>
      </w:del>
      <w:r>
        <w:rPr>
          <w:i/>
        </w:rPr>
        <w:t>les</w:t>
      </w:r>
      <w:proofErr w:type="spellEnd"/>
      <w:r>
        <w:rPr>
          <w:i/>
        </w:rPr>
        <w:t xml:space="preserve"> différentiels de sélection pour chaque modalité (moyenne de la taille des grains dans la modalité – moyenne de la taille des grains non sélectionnés). Les intensités de sélection ont été calculées en divisant le </w:t>
      </w:r>
      <w:r w:rsidR="00727963">
        <w:rPr>
          <w:i/>
        </w:rPr>
        <w:t>différentiel de sélection par</w:t>
      </w:r>
      <w:r>
        <w:rPr>
          <w:i/>
        </w:rPr>
        <w:t xml:space="preserve"> l’écart-type de la taille des grains de la population non sélectionnée. Les héritabilités ont été calculées en divisant le progrès estimé par le différentiel de sélection calculé pour chaque modalité. </w:t>
      </w:r>
    </w:p>
    <w:p w14:paraId="268404E5" w14:textId="77777777" w:rsidR="00785D88" w:rsidRDefault="00785D88" w:rsidP="00A2208C"/>
    <w:p w14:paraId="0563E481" w14:textId="057A17E3" w:rsidR="002A3FAE"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la sélection</w:t>
      </w:r>
      <w:ins w:id="490" w:author="Jacques DAVID" w:date="2023-08-31T09:12:00Z">
        <w:r w:rsidR="00735BCA">
          <w:t xml:space="preserve"> ait</w:t>
        </w:r>
      </w:ins>
      <w:r w:rsidR="00AC3BB6">
        <w:t xml:space="preserve"> </w:t>
      </w:r>
      <w:proofErr w:type="spellStart"/>
      <w:r w:rsidR="00AC3BB6">
        <w:t>fonctionn</w:t>
      </w:r>
      <w:ins w:id="491" w:author="Jacques DAVID" w:date="2023-08-31T09:12:00Z">
        <w:r w:rsidR="00735BCA">
          <w:t>é</w:t>
        </w:r>
      </w:ins>
      <w:del w:id="492" w:author="Jacques DAVID" w:date="2023-08-31T09:12:00Z">
        <w:r w:rsidR="00AC3BB6" w:rsidDel="00735BCA">
          <w:delText xml:space="preserve">e </w:delText>
        </w:r>
      </w:del>
      <w:r w:rsidR="00AC3BB6">
        <w:t>pour</w:t>
      </w:r>
      <w:proofErr w:type="spellEnd"/>
      <w:r w:rsidR="00AC3BB6">
        <w:t xml:space="preserve"> </w:t>
      </w:r>
      <w:r w:rsidR="00AC3BB6">
        <w:lastRenderedPageBreak/>
        <w:t xml:space="preserve">réduire la taille du grain mais pas pour l’augmenter. </w:t>
      </w:r>
      <w:r w:rsidR="002A3FAE">
        <w:t xml:space="preserve"> </w:t>
      </w:r>
    </w:p>
    <w:p w14:paraId="4B7159BA" w14:textId="77777777" w:rsidR="00B24AD9" w:rsidRDefault="00B24AD9" w:rsidP="00A2208C"/>
    <w:p w14:paraId="492FB8A1" w14:textId="42B87BA0" w:rsidR="00C331C8" w:rsidRDefault="00C331C8" w:rsidP="00A2208C"/>
    <w:p w14:paraId="3A6B8A75" w14:textId="56567112" w:rsidR="00B24CCA" w:rsidRDefault="00146F50" w:rsidP="00B24CCA">
      <w:pPr>
        <w:pStyle w:val="Titre3"/>
      </w:pPr>
      <w:bookmarkStart w:id="493" w:name="_Toc144300117"/>
      <w:r>
        <w:t>Résultats pour la s</w:t>
      </w:r>
      <w:r w:rsidR="00B24CCA">
        <w:t>élection in silico</w:t>
      </w:r>
      <w:bookmarkEnd w:id="493"/>
    </w:p>
    <w:p w14:paraId="4B8A38CB" w14:textId="646B3EB6" w:rsidR="00735BCA" w:rsidRDefault="00735BCA" w:rsidP="00A2208C">
      <w:pPr>
        <w:rPr>
          <w:ins w:id="494" w:author="Jacques DAVID" w:date="2023-08-31T09:14:00Z"/>
        </w:rPr>
      </w:pPr>
      <w:proofErr w:type="spellStart"/>
      <w:ins w:id="495" w:author="Jacques DAVID" w:date="2023-08-31T09:14:00Z">
        <w:r>
          <w:t>Héritabiltés</w:t>
        </w:r>
        <w:proofErr w:type="spellEnd"/>
        <w:r>
          <w:t xml:space="preserve"> </w:t>
        </w:r>
        <w:proofErr w:type="spellStart"/>
        <w:proofErr w:type="gramStart"/>
        <w:r>
          <w:t>ca</w:t>
        </w:r>
        <w:proofErr w:type="spellEnd"/>
        <w:proofErr w:type="gramEnd"/>
        <w:r>
          <w:t xml:space="preserve"> n’est pas dans le mat et </w:t>
        </w:r>
        <w:proofErr w:type="spellStart"/>
        <w:r>
          <w:t>meth</w:t>
        </w:r>
        <w:proofErr w:type="spellEnd"/>
      </w:ins>
    </w:p>
    <w:p w14:paraId="0DAC596A" w14:textId="3CE580C7" w:rsidR="0023207C" w:rsidRDefault="0023207C" w:rsidP="00A2208C">
      <w:r>
        <w:t xml:space="preserve">Pour chaque trait, l’héritabilité du dispositif a été calculée pour voir s’il était possible de les sélectionner. </w:t>
      </w:r>
      <w:commentRangeStart w:id="496"/>
      <w:r>
        <w:t>Les héritabilités</w:t>
      </w:r>
      <w:ins w:id="497" w:author="Jacques DAVID" w:date="2023-08-31T09:12:00Z">
        <w:r w:rsidR="00735BCA">
          <w:t xml:space="preserve"> </w:t>
        </w:r>
      </w:ins>
      <w:r>
        <w:t xml:space="preserve"> ont été calculées avec le package </w:t>
      </w:r>
      <w:proofErr w:type="spellStart"/>
      <w:r>
        <w:t>SpATS</w:t>
      </w:r>
      <w:proofErr w:type="spellEnd"/>
      <w:r>
        <w:t xml:space="preserve"> </w:t>
      </w:r>
      <w:r>
        <w:fldChar w:fldCharType="begin"/>
      </w:r>
      <w:r>
        <w:instrText xml:space="preserve"> ADDIN ZOTERO_ITEM CSL_CITATION {"citationID":"OC775lTD","properties":{"formattedCitation":"(Rodr\\uc0\\u237{}guez-\\uc0\\u193{}lvarez et al., 2017)","plainCitation":"(Rodríguez-Álvarez et al., 2017)","noteIndex":0},"citationItems":[{"id":4966,"uris":["http://zotero.org/groups/4992050/items/ARWKNWNC"],"itemData":{"id":4966,"type":"article-journal","container-title":"Spatial Statistics","page":"52 - 71","title":"Correcting for spatial heterogeneity in plant breeding experiments with P-splines","volume":"23","author":[{"family":"Rodríguez-Álvarez","given":"María Xosé"},{"family":"Boer","given":"Martin P."},{"family":"Eeuwijk","given":"Fred A.","dropping-particle":"van"},{"family":"Eilers","given":"Paul H. C."}],"issued":{"date-parts":[["2017"]]}}}],"schema":"https://github.com/citation-style-language/schema/raw/master/csl-citation.json"} </w:instrText>
      </w:r>
      <w:r>
        <w:fldChar w:fldCharType="separate"/>
      </w:r>
      <w:r w:rsidRPr="0023207C">
        <w:t>(Rodríguez-Álvarez et al., 2017)</w:t>
      </w:r>
      <w:r>
        <w:fldChar w:fldCharType="end"/>
      </w:r>
      <w:r w:rsidR="00E74EC1">
        <w:t xml:space="preserve"> qui permet de prendre en compte les hétérogénéités spatiales des dispositifs expérimentaux : </w:t>
      </w:r>
      <w:commentRangeEnd w:id="496"/>
      <w:r w:rsidR="00735BCA">
        <w:rPr>
          <w:rStyle w:val="Marquedecommentaire"/>
          <w:rFonts w:asciiTheme="minorHAnsi" w:eastAsiaTheme="minorHAnsi" w:hAnsiTheme="minorHAnsi" w:cstheme="minorBidi"/>
          <w:lang w:eastAsia="en-US"/>
        </w:rPr>
        <w:commentReference w:id="496"/>
      </w:r>
    </w:p>
    <w:p w14:paraId="737E6038" w14:textId="77777777" w:rsidR="002F7C5C" w:rsidRDefault="002F7C5C" w:rsidP="00A2208C"/>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Default="00E74EC1" w:rsidP="00D32606">
            <w:pPr>
              <w:jc w:val="center"/>
            </w:pPr>
            <w:r>
              <w:t>PMG</w:t>
            </w:r>
          </w:p>
        </w:tc>
        <w:tc>
          <w:tcPr>
            <w:tcW w:w="906" w:type="dxa"/>
          </w:tcPr>
          <w:p w14:paraId="6C99D1A4" w14:textId="77777777" w:rsidR="00E74EC1" w:rsidRDefault="00E74EC1" w:rsidP="00D32606">
            <w:pPr>
              <w:jc w:val="center"/>
            </w:pPr>
            <w: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proofErr w:type="spellStart"/>
            <w:r>
              <w:t>NbEP</w:t>
            </w:r>
            <w:proofErr w:type="spellEnd"/>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77777777" w:rsidR="00E74EC1" w:rsidRDefault="00E74EC1" w:rsidP="00D32606">
            <w:pPr>
              <w:jc w:val="center"/>
            </w:pPr>
            <w:r>
              <w:t>0.44</w:t>
            </w:r>
          </w:p>
        </w:tc>
        <w:tc>
          <w:tcPr>
            <w:tcW w:w="906" w:type="dxa"/>
          </w:tcPr>
          <w:p w14:paraId="3D08E18A" w14:textId="77777777" w:rsidR="00E74EC1" w:rsidRDefault="00E74EC1" w:rsidP="00D32606">
            <w:pPr>
              <w:jc w:val="center"/>
            </w:pPr>
            <w:r>
              <w:t>0.53</w:t>
            </w:r>
          </w:p>
        </w:tc>
        <w:tc>
          <w:tcPr>
            <w:tcW w:w="906" w:type="dxa"/>
          </w:tcPr>
          <w:p w14:paraId="18C14B6B" w14:textId="77777777" w:rsidR="00E74EC1" w:rsidRDefault="00E74EC1" w:rsidP="00D32606">
            <w:pPr>
              <w:jc w:val="center"/>
            </w:pPr>
            <w:r>
              <w:t>0.23</w:t>
            </w:r>
          </w:p>
        </w:tc>
        <w:tc>
          <w:tcPr>
            <w:tcW w:w="906" w:type="dxa"/>
          </w:tcPr>
          <w:p w14:paraId="4A770B02" w14:textId="77777777" w:rsidR="00E74EC1" w:rsidRDefault="00E74EC1" w:rsidP="00D32606">
            <w:pPr>
              <w:jc w:val="center"/>
            </w:pPr>
            <w:r>
              <w:t>0.23</w:t>
            </w:r>
          </w:p>
        </w:tc>
        <w:tc>
          <w:tcPr>
            <w:tcW w:w="906" w:type="dxa"/>
          </w:tcPr>
          <w:p w14:paraId="53EE1BF9" w14:textId="77777777" w:rsidR="00E74EC1" w:rsidRDefault="00E74EC1" w:rsidP="00D32606">
            <w:pPr>
              <w:jc w:val="center"/>
            </w:pPr>
            <w:r>
              <w:t>0.17</w:t>
            </w:r>
          </w:p>
        </w:tc>
        <w:tc>
          <w:tcPr>
            <w:tcW w:w="906" w:type="dxa"/>
          </w:tcPr>
          <w:p w14:paraId="70B40DE6" w14:textId="77777777" w:rsidR="00E74EC1" w:rsidRDefault="00E74EC1" w:rsidP="00D32606">
            <w:pPr>
              <w:jc w:val="center"/>
            </w:pPr>
            <w:r>
              <w:t>0.21</w:t>
            </w:r>
          </w:p>
        </w:tc>
        <w:tc>
          <w:tcPr>
            <w:tcW w:w="906" w:type="dxa"/>
          </w:tcPr>
          <w:p w14:paraId="468626B7" w14:textId="77777777" w:rsidR="00E74EC1" w:rsidRDefault="00E74EC1" w:rsidP="00D32606">
            <w:pPr>
              <w:jc w:val="center"/>
            </w:pPr>
            <w:r>
              <w:t>0.35</w:t>
            </w:r>
          </w:p>
        </w:tc>
        <w:tc>
          <w:tcPr>
            <w:tcW w:w="906" w:type="dxa"/>
          </w:tcPr>
          <w:p w14:paraId="2388258E" w14:textId="77777777" w:rsidR="00E74EC1" w:rsidRDefault="00E74EC1" w:rsidP="00D32606">
            <w:pPr>
              <w:jc w:val="center"/>
            </w:pPr>
            <w:r>
              <w:t>0.67</w:t>
            </w:r>
          </w:p>
        </w:tc>
        <w:tc>
          <w:tcPr>
            <w:tcW w:w="907" w:type="dxa"/>
          </w:tcPr>
          <w:p w14:paraId="391581B7" w14:textId="77777777" w:rsidR="00E74EC1" w:rsidRDefault="00E74EC1" w:rsidP="00D32606">
            <w:pPr>
              <w:jc w:val="center"/>
            </w:pPr>
            <w:r>
              <w:t>0.74</w:t>
            </w:r>
          </w:p>
        </w:tc>
        <w:tc>
          <w:tcPr>
            <w:tcW w:w="907" w:type="dxa"/>
          </w:tcPr>
          <w:p w14:paraId="091E2E1D" w14:textId="77777777" w:rsidR="00E74EC1" w:rsidRDefault="00E74EC1" w:rsidP="002F7C5C">
            <w:pPr>
              <w:keepNext/>
              <w:jc w:val="center"/>
            </w:pPr>
            <w:r>
              <w:t>0.35</w:t>
            </w:r>
          </w:p>
        </w:tc>
      </w:tr>
    </w:tbl>
    <w:p w14:paraId="77AA3F51" w14:textId="1463ED96"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 Héritabilités du dispositif pour les traits mesurés dans le dispositif de sélection in silico.</w:t>
      </w:r>
    </w:p>
    <w:p w14:paraId="589E440B" w14:textId="32978F5E" w:rsidR="002F7C5C" w:rsidRPr="002F7C5C" w:rsidRDefault="002F7C5C" w:rsidP="002F7C5C">
      <w:pPr>
        <w:spacing w:line="240" w:lineRule="auto"/>
        <w:rPr>
          <w:i/>
        </w:rPr>
      </w:pPr>
      <w:r>
        <w:rPr>
          <w:i/>
        </w:rPr>
        <w:t xml:space="preserve">Ces héritabilités sont les héritabilités du dispositif et non les héritabilités individuelles. Elles ont été calculées avec la fonction </w:t>
      </w:r>
      <w:proofErr w:type="spellStart"/>
      <w:r>
        <w:rPr>
          <w:i/>
        </w:rPr>
        <w:t>SpATS</w:t>
      </w:r>
      <w:proofErr w:type="spellEnd"/>
      <w:r>
        <w:rPr>
          <w:i/>
        </w:rPr>
        <w:t xml:space="preserve"> du package </w:t>
      </w:r>
      <w:proofErr w:type="spellStart"/>
      <w:r>
        <w:rPr>
          <w:i/>
        </w:rPr>
        <w:t>SpATS</w:t>
      </w:r>
      <w:proofErr w:type="spellEnd"/>
      <w:r>
        <w:rPr>
          <w:i/>
        </w:rPr>
        <w:t xml:space="preserve"> sous R en prenant le génotype en effet aléatoire et la date de semis en effet fixe. </w:t>
      </w:r>
      <w:r w:rsidR="00C31470">
        <w:rPr>
          <w:i/>
        </w:rPr>
        <w:t xml:space="preserve">Les effets liés aux différents bacs sont pris en compte car </w:t>
      </w:r>
      <w:proofErr w:type="spellStart"/>
      <w:r w:rsidR="00C31470">
        <w:rPr>
          <w:i/>
        </w:rPr>
        <w:t>SpATS</w:t>
      </w:r>
      <w:proofErr w:type="spellEnd"/>
      <w:r w:rsidR="00C31470">
        <w:rPr>
          <w:i/>
        </w:rPr>
        <w:t xml:space="preserve"> implémente des modèles qui corrigent l’hétérogénéité spatial dans les dispositifs</w:t>
      </w:r>
      <w:r w:rsidR="0009434C">
        <w:rPr>
          <w:i/>
        </w:rPr>
        <w:t xml:space="preserve">. </w:t>
      </w:r>
      <w:r w:rsidR="00975603">
        <w:rPr>
          <w:i/>
        </w:rPr>
        <w:t xml:space="preserve">PMG = poids de mille grains, TMG = taille moyenne des grains en mm², PTE = poids total d’épis en g, </w:t>
      </w:r>
      <w:proofErr w:type="spellStart"/>
      <w:r w:rsidR="00975603">
        <w:rPr>
          <w:i/>
        </w:rPr>
        <w:t>NbEP</w:t>
      </w:r>
      <w:proofErr w:type="spellEnd"/>
      <w:r w:rsidR="00975603">
        <w:rPr>
          <w:i/>
        </w:rPr>
        <w:t xml:space="preserve"> = nombre d’épis par plante, </w:t>
      </w:r>
      <w:r w:rsidR="00975603">
        <w:rPr>
          <w:i/>
          <w:color w:val="000000" w:themeColor="text1"/>
        </w:rPr>
        <w:t>NGE = nombre de grains par épis,</w:t>
      </w:r>
      <w:r w:rsidR="00975603">
        <w:rPr>
          <w:i/>
        </w:rPr>
        <w:t xml:space="preserve"> TPG = taux de protéines des grains en </w:t>
      </w:r>
      <w:r w:rsidR="00975603">
        <w:rPr>
          <w:i/>
          <w:color w:val="000000" w:themeColor="text1"/>
        </w:rPr>
        <w:t xml:space="preserve">% de la masse, TPF = taux de protéine des feuilles drapeaux à floraison en % de la masse, PRE = </w:t>
      </w:r>
      <w:proofErr w:type="spellStart"/>
      <w:r w:rsidR="00975603">
        <w:rPr>
          <w:i/>
          <w:color w:val="000000" w:themeColor="text1"/>
        </w:rPr>
        <w:t>precocité</w:t>
      </w:r>
      <w:proofErr w:type="spellEnd"/>
      <w:r w:rsidR="00975603">
        <w:rPr>
          <w:i/>
          <w:color w:val="000000" w:themeColor="text1"/>
        </w:rPr>
        <w:t xml:space="preserve"> en degré jour depuis le semis,</w:t>
      </w:r>
      <w:r w:rsidR="00975603">
        <w:rPr>
          <w:i/>
        </w:rPr>
        <w:t xml:space="preserve"> H = hauteur entre la base de la tige et le bout de l’épi en cm, </w:t>
      </w:r>
      <w:r w:rsidR="00975603">
        <w:rPr>
          <w:i/>
          <w:color w:val="000000" w:themeColor="text1"/>
        </w:rPr>
        <w:t>GSV = variance intra-épi de la taille des grains en (mm</w:t>
      </w:r>
      <w:proofErr w:type="gramStart"/>
      <w:r w:rsidR="00975603">
        <w:rPr>
          <w:i/>
          <w:color w:val="000000" w:themeColor="text1"/>
        </w:rPr>
        <w:t>²)²</w:t>
      </w:r>
      <w:proofErr w:type="gramEnd"/>
      <w:r w:rsidR="00975603">
        <w:rPr>
          <w:i/>
          <w:color w:val="000000" w:themeColor="text1"/>
        </w:rPr>
        <w:t>.</w:t>
      </w:r>
    </w:p>
    <w:p w14:paraId="72402CB0" w14:textId="5AD3A392" w:rsidR="00E74EC1" w:rsidRDefault="00E74EC1" w:rsidP="00A2208C">
      <w:pPr>
        <w:rPr>
          <w:ins w:id="498" w:author="Jacques DAVID" w:date="2023-08-31T09:14:00Z"/>
        </w:rPr>
      </w:pPr>
    </w:p>
    <w:p w14:paraId="04370E0E" w14:textId="4B90E5AB" w:rsidR="00735BCA" w:rsidRDefault="00735BCA" w:rsidP="00A2208C">
      <w:proofErr w:type="spellStart"/>
      <w:ins w:id="499" w:author="Jacques DAVID" w:date="2023-08-31T09:14:00Z">
        <w:r>
          <w:t>Selection</w:t>
        </w:r>
      </w:ins>
      <w:proofErr w:type="spellEnd"/>
    </w:p>
    <w:p w14:paraId="0D5C6F42" w14:textId="51DBE323" w:rsidR="009D7A5C" w:rsidRDefault="00695351" w:rsidP="00A2208C">
      <w:r>
        <w:t>Nous avons choisi de représenter l</w:t>
      </w:r>
      <w:r w:rsidRPr="00695351">
        <w:t>es résultats obtenus pour le nombre d’épi</w:t>
      </w:r>
      <w:ins w:id="500" w:author="Jacques DAVID" w:date="2023-08-31T09:14:00Z">
        <w:r w:rsidR="00735BCA">
          <w:t>s</w:t>
        </w:r>
      </w:ins>
      <w:r w:rsidRPr="00695351">
        <w:t xml:space="preserve"> observé</w:t>
      </w:r>
      <w:ins w:id="501" w:author="Jacques DAVID" w:date="2023-08-31T09:14:00Z">
        <w:r w:rsidR="00735BCA">
          <w:t>s</w:t>
        </w:r>
      </w:ins>
      <w:r w:rsidRPr="00695351">
        <w:t xml:space="preserve"> le plus grand possible (NEO = 177) permettent la plus grande intensité de sélection possible sur épi. Nous avons choisi un nombre de grains sélectionné (</w:t>
      </w:r>
      <w:proofErr w:type="spellStart"/>
      <w:r w:rsidRPr="00695351">
        <w:t>nsel</w:t>
      </w:r>
      <w:proofErr w:type="spellEnd"/>
      <w:r w:rsidRPr="00695351">
        <w:t xml:space="preserve">) </w:t>
      </w:r>
      <w:r w:rsidR="00433F51">
        <w:t>à 400</w:t>
      </w:r>
      <w:r w:rsidRPr="00695351">
        <w:t xml:space="preserve"> ce qui correspond à une faible intensité de sélection (859 grains observés au maximum), mais permet de bien estimer les progrès réalisés car il y a beaucoup d’individus</w:t>
      </w:r>
      <w:ins w:id="502" w:author="Jacques DAVID" w:date="2023-08-31T09:15:00Z">
        <w:r w:rsidR="00735BCA">
          <w:t xml:space="preserve"> (figure 5)</w:t>
        </w:r>
      </w:ins>
      <w:del w:id="503" w:author="Jacques DAVID" w:date="2023-08-31T09:15:00Z">
        <w:r w:rsidRPr="00695351" w:rsidDel="00735BCA">
          <w:delText xml:space="preserve">. </w:delText>
        </w:r>
        <w:r w:rsidR="000530C8" w:rsidDel="00735BCA">
          <w:delText>Ci-dessous un graph récapitulant les résultats de cette sélection :</w:delText>
        </w:r>
      </w:del>
    </w:p>
    <w:p w14:paraId="6DE4E401" w14:textId="7E376762" w:rsidR="003540DD" w:rsidRDefault="003540DD" w:rsidP="00A2208C"/>
    <w:p w14:paraId="6066C2AD" w14:textId="77777777" w:rsidR="00492745" w:rsidRDefault="00E4256A" w:rsidP="00492745">
      <w:pPr>
        <w:keepNext/>
        <w:jc w:val="center"/>
      </w:pPr>
      <w:r>
        <w:rPr>
          <w:noProof/>
        </w:rPr>
        <w:lastRenderedPageBreak/>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1220A610"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Pr="00492745">
        <w:rPr>
          <w:b/>
          <w:i/>
          <w:noProof/>
        </w:rPr>
        <w:t>5</w:t>
      </w:r>
      <w:r w:rsidRPr="00492745">
        <w:rPr>
          <w:b/>
          <w:i/>
        </w:rPr>
        <w:fldChar w:fldCharType="end"/>
      </w:r>
      <w:r>
        <w:rPr>
          <w:b/>
          <w:i/>
        </w:rPr>
        <w:t xml:space="preserve"> : </w:t>
      </w:r>
      <w:del w:id="504" w:author="Jacques DAVID" w:date="2023-08-31T09:15:00Z">
        <w:r w:rsidDel="00735BCA">
          <w:rPr>
            <w:b/>
            <w:i/>
          </w:rPr>
          <w:delText>Résultats de la sélection</w:delText>
        </w:r>
      </w:del>
      <w:ins w:id="505" w:author="Jacques DAVID" w:date="2023-08-31T09:15:00Z">
        <w:r w:rsidR="00735BCA">
          <w:rPr>
            <w:b/>
            <w:i/>
          </w:rPr>
          <w:t>Efficacité de la sélection</w:t>
        </w:r>
      </w:ins>
      <w:r>
        <w:rPr>
          <w:b/>
          <w:i/>
        </w:rPr>
        <w:t xml:space="preserve"> sur la taille du grain dans le dispositif de sélection in silico.</w:t>
      </w:r>
    </w:p>
    <w:p w14:paraId="4FE48B88" w14:textId="7EA80BAC"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w:t>
      </w:r>
      <w:proofErr w:type="spellStart"/>
      <w:r w:rsidR="00484F0D">
        <w:rPr>
          <w:i/>
        </w:rPr>
        <w:t>epi</w:t>
      </w:r>
      <w:proofErr w:type="spellEnd"/>
      <w:r w:rsidR="00484F0D">
        <w:rPr>
          <w:i/>
        </w:rPr>
        <w:t xml:space="preserve">), et sélection sur grain (R grain). </w:t>
      </w:r>
      <w:r>
        <w:rPr>
          <w:i/>
        </w:rPr>
        <w:t xml:space="preserve">Les axes verticaux sont chacun dans l’unité du trait mesuré et ont leurs propres limites. </w:t>
      </w:r>
      <w:r w:rsidR="00B0099E">
        <w:rPr>
          <w:i/>
        </w:rPr>
        <w:t xml:space="preserve">PMG = poids de mille grains, TMG = taille moyenne des grains en mm², PTE = poids total d’épis en g, </w:t>
      </w:r>
      <w:proofErr w:type="spellStart"/>
      <w:r w:rsidR="00B0099E">
        <w:rPr>
          <w:i/>
        </w:rPr>
        <w:t>NbEP</w:t>
      </w:r>
      <w:proofErr w:type="spellEnd"/>
      <w:r w:rsidR="00B0099E">
        <w:rPr>
          <w:i/>
        </w:rPr>
        <w:t xml:space="preserve">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xml:space="preserve">% de la masse, TPF = taux de protéine des feuilles drapeaux à floraison en % de la masse, PRE = </w:t>
      </w:r>
      <w:proofErr w:type="spellStart"/>
      <w:r w:rsidR="00B0099E">
        <w:rPr>
          <w:i/>
          <w:color w:val="000000" w:themeColor="text1"/>
        </w:rPr>
        <w:t>precocité</w:t>
      </w:r>
      <w:proofErr w:type="spellEnd"/>
      <w:r w:rsidR="00B0099E">
        <w:rPr>
          <w:i/>
          <w:color w:val="000000" w:themeColor="text1"/>
        </w:rPr>
        <w:t xml:space="preserve"> en degré jour depuis le semis,</w:t>
      </w:r>
      <w:r w:rsidR="00B0099E">
        <w:rPr>
          <w:i/>
        </w:rPr>
        <w:t xml:space="preserve"> H = hauteur entre la base de la tige et le bout de l’épi en cm, </w:t>
      </w:r>
      <w:r w:rsidR="00B0099E">
        <w:rPr>
          <w:i/>
          <w:color w:val="000000" w:themeColor="text1"/>
        </w:rPr>
        <w:t>GSV = variance intra-épi de la taille des grains en (mm</w:t>
      </w:r>
      <w:proofErr w:type="gramStart"/>
      <w:r w:rsidR="00B0099E">
        <w:rPr>
          <w:i/>
          <w:color w:val="000000" w:themeColor="text1"/>
        </w:rPr>
        <w:t>²)²</w:t>
      </w:r>
      <w:proofErr w:type="gramEnd"/>
      <w:r w:rsidR="00B0099E">
        <w:rPr>
          <w:i/>
          <w:color w:val="000000" w:themeColor="text1"/>
        </w:rPr>
        <w:t xml:space="preserve">.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23E332C5" w:rsidR="004A28B1" w:rsidRDefault="009D7A5C" w:rsidP="00685590">
      <w:r>
        <w:t xml:space="preserve">Contrairement aux résultats de l’expérience </w:t>
      </w:r>
      <w:r w:rsidR="00462FCE">
        <w:t>de sélection réelle</w:t>
      </w:r>
      <w:r>
        <w:t xml:space="preserve">, la sélection </w:t>
      </w:r>
      <w:r>
        <w:rPr>
          <w:i/>
        </w:rPr>
        <w:t>in silico</w:t>
      </w:r>
      <w:r>
        <w:t xml:space="preserve"> de gros grains a permis de réaliser un progrès significatif sur la taille des grains.</w:t>
      </w:r>
      <w:del w:id="506" w:author="Jacques DAVID" w:date="2023-08-31T09:16:00Z">
        <w:r w:rsidDel="00735BCA">
          <w:delText xml:space="preserve"> </w:delText>
        </w:r>
        <w:r w:rsidR="00483222" w:rsidDel="00735BCA">
          <w:delText>Dans l’exemple pris pour les résultats</w:delText>
        </w:r>
      </w:del>
      <w:r w:rsidR="00483222">
        <w:t xml:space="preserve">, </w:t>
      </w:r>
      <w:ins w:id="507" w:author="Jacques DAVID" w:date="2023-08-31T09:16:00Z">
        <w:r w:rsidR="00735BCA">
          <w:t xml:space="preserve">Ici, </w:t>
        </w:r>
      </w:ins>
      <w:r w:rsidR="00483222">
        <w:t xml:space="preserve">la sélection sur épi a permis une augmentation de </w:t>
      </w:r>
      <w:r w:rsidR="00462FCE">
        <w:t>0.49 mm²</w:t>
      </w:r>
      <w:r w:rsidR="00FC02B5">
        <w:t xml:space="preserve"> </w:t>
      </w:r>
      <w:r w:rsidR="00A26AD7">
        <w:t>de la tai</w:t>
      </w:r>
      <w:r w:rsidR="00462FCE">
        <w:t xml:space="preserve">lle moyenne des grains, </w:t>
      </w:r>
      <w:r w:rsidR="00A26AD7">
        <w:t>et la sélection sur grain a permis une augmentation de</w:t>
      </w:r>
      <w:r w:rsidR="00FC02B5">
        <w:t xml:space="preserve"> </w:t>
      </w:r>
      <w:r w:rsidR="00462FCE">
        <w:t>0.38 mm²</w:t>
      </w:r>
      <w:r w:rsidR="00A26AD7">
        <w:t xml:space="preserve"> de la taille </w:t>
      </w:r>
      <w:r w:rsidR="00462FCE">
        <w:t xml:space="preserve">moyenne </w:t>
      </w:r>
      <w:r w:rsidR="00A26AD7">
        <w:t>des grains.</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w:t>
      </w:r>
      <w:del w:id="508" w:author="Jacques DAVID" w:date="2023-08-31T09:16:00Z">
        <w:r w:rsidR="00406AFC" w:rsidDel="00735BCA">
          <w:delText>s</w:delText>
        </w:r>
      </w:del>
      <w:r w:rsidR="00406AFC">
        <w:t xml:space="preserve"> de sélection trop faibles (par exemple lorsque le nombre d’épi observé est proche du nombre d’épi sélectionné, l’intensité de sélection sur épi est très faible</w:t>
      </w:r>
      <w:ins w:id="509" w:author="Jacques DAVID" w:date="2023-08-31T09:16:00Z">
        <w:r w:rsidR="00735BCA">
          <w:t>, résultats non montrés</w:t>
        </w:r>
      </w:ins>
      <w:r w:rsidR="00406AFC">
        <w:t xml:space="preserve">). </w:t>
      </w:r>
      <w:r w:rsidR="00232D17">
        <w:t xml:space="preserve">Le PMG a aussi augmenté avec la sélection de gros grains que ce soit sur grain ou sur épi.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w:t>
      </w:r>
      <w:r w:rsidR="00D132E3">
        <w:lastRenderedPageBreak/>
        <w:t>sélection sur épi a permis un progrès significatif</w:t>
      </w:r>
      <w:r w:rsidR="00F04277">
        <w:t xml:space="preserve">. </w:t>
      </w:r>
      <w:r w:rsidR="00D132E3">
        <w:t>Cependant quels que soient les paramètres le progrès estimé par sélection sur grain n’est jamais significatif</w:t>
      </w:r>
      <w:ins w:id="510" w:author="Jacques DAVID" w:date="2023-08-31T09:17:00Z">
        <w:r w:rsidR="00735BCA">
          <w:t xml:space="preserve"> bien que positif</w:t>
        </w:r>
      </w:ins>
      <w:r w:rsidR="00D132E3">
        <w:t>.</w:t>
      </w:r>
      <w:r w:rsidR="00232D17">
        <w:t xml:space="preserve"> </w:t>
      </w:r>
      <w:r w:rsidR="004A28B1">
        <w:t xml:space="preserve">Enfin, la variance de la taille des grains au sein d’un épi </w:t>
      </w:r>
      <w:r w:rsidR="00AD1364">
        <w:t xml:space="preserve">(GSV) </w:t>
      </w:r>
      <w:r w:rsidR="008C794C">
        <w:t>a augmenté avec</w:t>
      </w:r>
      <w:r w:rsidR="004A28B1">
        <w:t xml:space="preserve"> </w:t>
      </w:r>
      <w:r w:rsidR="008C794C">
        <w:t>la sélection</w:t>
      </w:r>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w:t>
      </w:r>
      <w:ins w:id="511" w:author="Jacques DAVID" w:date="2023-08-31T09:18:00Z">
        <w:r w:rsidR="00735BCA">
          <w:t xml:space="preserve">indirectement </w:t>
        </w:r>
      </w:ins>
      <w:r w:rsidR="00156747">
        <w:t>la taille de la population.</w:t>
      </w:r>
      <w:r w:rsidR="007F746D">
        <w:t xml:space="preserve"> Pour les autres traits, aucun </w:t>
      </w:r>
      <w:r w:rsidR="00765447">
        <w:t>changement indirect</w:t>
      </w:r>
      <w:r w:rsidR="007F746D">
        <w:t xml:space="preserve"> significatif n’a été estimé quelles que soient les valeurs de NEO et </w:t>
      </w:r>
      <w:proofErr w:type="spellStart"/>
      <w:r w:rsidR="007F746D">
        <w:t>nsel</w:t>
      </w:r>
      <w:proofErr w:type="spellEnd"/>
      <w:r w:rsidR="007F746D">
        <w:t xml:space="preserve">. </w:t>
      </w:r>
    </w:p>
    <w:p w14:paraId="34C6FF73" w14:textId="00CBEB55" w:rsidR="0050581C" w:rsidRDefault="00C551D2" w:rsidP="00611DEA">
      <w:r>
        <w:t xml:space="preserve">La sélection sur épis perd en significativité lorsque NEO baisse, et les deux méthodes de sélections sont de plus en plus significatives à mesure que </w:t>
      </w:r>
      <w:proofErr w:type="spellStart"/>
      <w:r>
        <w:t>nsel</w:t>
      </w:r>
      <w:proofErr w:type="spellEnd"/>
      <w:r>
        <w:t xml:space="preserve">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w:t>
      </w:r>
      <w:del w:id="512" w:author="Jacques DAVID" w:date="2023-08-31T09:18:00Z">
        <w:r w:rsidR="00E75878" w:rsidDel="00735BCA">
          <w:delText>s</w:delText>
        </w:r>
      </w:del>
      <w:r w:rsidR="00E75878">
        <w:t xml:space="preserve"> sur grain mais pas</w:t>
      </w:r>
      <w:r>
        <w:t xml:space="preserve"> </w:t>
      </w:r>
      <w:r w:rsidR="00E75878">
        <w:t>avec</w:t>
      </w:r>
      <w:r>
        <w:t xml:space="preserve"> la sélection sur épi lorsque NEO devient trop faible. </w:t>
      </w:r>
    </w:p>
    <w:p w14:paraId="2A0FC311" w14:textId="53D8FFC1" w:rsidR="003342EB" w:rsidRDefault="003342EB" w:rsidP="00611DEA"/>
    <w:p w14:paraId="46D87EAE" w14:textId="4D316016" w:rsidR="003342EB" w:rsidDel="00735BCA" w:rsidRDefault="003342EB" w:rsidP="00611DEA">
      <w:pPr>
        <w:rPr>
          <w:del w:id="513" w:author="Jacques DAVID" w:date="2023-08-31T09:18:00Z"/>
        </w:rPr>
      </w:pPr>
    </w:p>
    <w:p w14:paraId="19BF5090" w14:textId="56B398C4" w:rsidR="00F4385D" w:rsidDel="00735BCA" w:rsidRDefault="00F4385D" w:rsidP="00611DEA">
      <w:pPr>
        <w:rPr>
          <w:del w:id="514" w:author="Jacques DAVID" w:date="2023-08-31T09:18:00Z"/>
        </w:rPr>
      </w:pPr>
    </w:p>
    <w:p w14:paraId="33443BA4" w14:textId="060EBB60" w:rsidR="0050581C" w:rsidRDefault="0050581C" w:rsidP="0050581C">
      <w:pPr>
        <w:pStyle w:val="Titre2"/>
      </w:pPr>
      <w:bookmarkStart w:id="515" w:name="_Toc144300118"/>
      <w:r>
        <w:t>Comparaison de la sélection sur grain et sur épi</w:t>
      </w:r>
      <w:bookmarkEnd w:id="515"/>
    </w:p>
    <w:p w14:paraId="295C1E7F" w14:textId="427B3B1C" w:rsidR="00083D4C" w:rsidRDefault="00CA1C01" w:rsidP="00083D4C">
      <w:pPr>
        <w:pStyle w:val="Titre3"/>
      </w:pPr>
      <w:bookmarkStart w:id="516" w:name="_Toc144300119"/>
      <w:del w:id="517" w:author="Jacques DAVID" w:date="2023-08-31T09:18:00Z">
        <w:r w:rsidDel="00735BCA">
          <w:delText>Résultat des calculs</w:delText>
        </w:r>
      </w:del>
      <w:bookmarkEnd w:id="516"/>
      <w:ins w:id="518" w:author="Jacques DAVID" w:date="2023-08-31T09:19:00Z">
        <w:r w:rsidR="00735BCA">
          <w:t xml:space="preserve"> Rapport théorique de l’</w:t>
        </w:r>
        <w:proofErr w:type="spellStart"/>
        <w:r w:rsidR="00735BCA">
          <w:t>efficactié</w:t>
        </w:r>
        <w:proofErr w:type="spellEnd"/>
        <w:r w:rsidR="00735BCA">
          <w:t xml:space="preserve"> de sélection</w:t>
        </w:r>
      </w:ins>
    </w:p>
    <w:p w14:paraId="2BF76418" w14:textId="528B45A8" w:rsidR="00F36FAF" w:rsidRDefault="00F36FAF" w:rsidP="008E69C2">
      <w:r>
        <w:t xml:space="preserve">Les calculs (disponibles en annexe 2) ont abouti à l’équation suivante : </w:t>
      </w:r>
    </w:p>
    <w:p w14:paraId="5CA6801A" w14:textId="7D326B58" w:rsidR="00F36FAF" w:rsidRPr="00703D1C" w:rsidRDefault="00607B9A"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408A9D0C" w14:textId="77777777" w:rsidR="00F36FAF" w:rsidRDefault="00F36FAF" w:rsidP="008E69C2"/>
    <w:p w14:paraId="795BE384" w14:textId="208F41FA" w:rsidR="00333C55" w:rsidRPr="00333C55" w:rsidRDefault="00333C55" w:rsidP="00333C55">
      <w:r w:rsidRPr="00333C55">
        <w:t>Avec :</w:t>
      </w:r>
      <w:r>
        <w:t xml:space="preserve"> </w:t>
      </w:r>
      <w:proofErr w:type="spellStart"/>
      <w:r w:rsidRPr="00333C55">
        <w:t>R</w:t>
      </w:r>
      <w:r w:rsidRPr="00333C55">
        <w:rPr>
          <w:vertAlign w:val="subscript"/>
        </w:rPr>
        <w:t>epi</w:t>
      </w:r>
      <w:proofErr w:type="spellEnd"/>
      <w:r w:rsidRPr="00333C55">
        <w:t> : le progrès effectué avec la sélection sur épi</w:t>
      </w:r>
      <w:r>
        <w:t xml:space="preserve">, </w:t>
      </w:r>
      <w:proofErr w:type="spellStart"/>
      <w:r w:rsidRPr="00333C55">
        <w:t>R</w:t>
      </w:r>
      <w:r w:rsidRPr="00333C55">
        <w:rPr>
          <w:vertAlign w:val="subscript"/>
        </w:rPr>
        <w:t>grain</w:t>
      </w:r>
      <w:proofErr w:type="spellEnd"/>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proofErr w:type="spellStart"/>
      <w:r w:rsidRPr="00333C55">
        <w:t>nsel</w:t>
      </w:r>
      <w:proofErr w:type="spellEnd"/>
      <w:r w:rsidRPr="00333C55">
        <w:t> : Nombre de grains sélectionnés</w:t>
      </w:r>
      <w:r>
        <w:t xml:space="preserve">, </w:t>
      </w:r>
      <w:r w:rsidRPr="00333C55">
        <w:t>V</w:t>
      </w:r>
      <w:r w:rsidRPr="00333C55">
        <w:rPr>
          <w:vertAlign w:val="subscript"/>
        </w:rPr>
        <w:t>g</w:t>
      </w:r>
      <w:r w:rsidRPr="00333C55">
        <w:t> : variance génétique du trait</w:t>
      </w:r>
      <w:r>
        <w:t xml:space="preserve">, </w:t>
      </w:r>
      <w:r w:rsidRPr="00333C55">
        <w:t>V</w:t>
      </w:r>
      <w:r w:rsidRPr="00333C55">
        <w:rPr>
          <w:vertAlign w:val="subscript"/>
        </w:rPr>
        <w:t>e</w:t>
      </w:r>
      <w:r w:rsidRPr="00333C55">
        <w:t xml:space="preserve"> : variance environnementale liée à l’hétérogénéité de la parcelle</w:t>
      </w:r>
      <w:r>
        <w:t xml:space="preserve">, </w:t>
      </w:r>
      <w:r w:rsidRPr="00333C55">
        <w:t>V</w:t>
      </w:r>
      <w:r w:rsidRPr="00333C55">
        <w:rPr>
          <w:vertAlign w:val="subscript"/>
        </w:rPr>
        <w:t>inter</w:t>
      </w:r>
      <w:r w:rsidRPr="00333C55">
        <w:t> : variance inter épi au sein d’une plante liée aux différences physiologiques entre les t</w:t>
      </w:r>
      <w:del w:id="519" w:author="Jacques DAVID" w:date="2023-08-31T09:19:00Z">
        <w:r w:rsidRPr="00333C55" w:rsidDel="00E9797D">
          <w:delText>h</w:delText>
        </w:r>
      </w:del>
      <w:r w:rsidRPr="00333C55">
        <w:t>alles</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7B9C2926" w14:textId="77777777" w:rsidR="00333C55" w:rsidRDefault="00333C55" w:rsidP="008E69C2"/>
    <w:p w14:paraId="3A7AE4F9" w14:textId="4A46078B" w:rsidR="00DC485D" w:rsidRDefault="008E69C2" w:rsidP="008E69C2">
      <w:r>
        <w:t>Il est important de voir</w:t>
      </w:r>
      <w:r w:rsidR="004262B1">
        <w:t xml:space="preserve"> que l’équation développée 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t>multiplié par le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w:t>
      </w:r>
      <w:r>
        <w:lastRenderedPageBreak/>
        <w:t>entre l’intensité de sélection réalisable 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520" w:name="_Toc144300120"/>
      <w:r>
        <w:t>Validation du développement analytique</w:t>
      </w:r>
      <w:bookmarkEnd w:id="520"/>
    </w:p>
    <w:p w14:paraId="0F063AC5" w14:textId="68C3832F" w:rsidR="0050581C" w:rsidDel="00E9797D" w:rsidRDefault="00312C07" w:rsidP="0050581C">
      <w:pPr>
        <w:pStyle w:val="Corpsdetexte"/>
        <w:rPr>
          <w:del w:id="521" w:author="Jacques DAVID" w:date="2023-08-31T09:20:00Z"/>
        </w:rPr>
      </w:pPr>
      <w:del w:id="522" w:author="Jacques DAVID" w:date="2023-08-31T09:20:00Z">
        <w:r w:rsidDel="00E9797D">
          <w:delText>Ci-dessous un graph permettant de vérifier la cohérence entre les calculs théoriques et les données expérimentales :</w:delText>
        </w:r>
      </w:del>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4">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105E9C82"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7756D3">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2B165E18"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6E3E807C" w14:textId="5EB3CCAD" w:rsidR="00BB4E4D" w:rsidRDefault="00BB4E4D" w:rsidP="00510297">
      <w:r w:rsidRPr="00BB4E4D">
        <w:t>L’alignement est excellent (R²=0.93)</w:t>
      </w:r>
      <w:r>
        <w:t xml:space="preserve"> </w:t>
      </w:r>
      <w:ins w:id="523" w:author="Jacques DAVID" w:date="2023-08-31T09:20:00Z">
        <w:r w:rsidR="00E9797D">
          <w:t xml:space="preserve">entre prédiction et valeurs expérimentales (Figure 6) </w:t>
        </w:r>
      </w:ins>
      <w:r w:rsidRPr="00BB4E4D">
        <w:t xml:space="preserve">et apparait non biaisé (non vérifié). </w:t>
      </w:r>
      <w:r w:rsidR="006739F8">
        <w:t xml:space="preserve">Nous pouvons donc considérer que l’équation peut donner des résultats réalistes, et </w:t>
      </w:r>
      <w:ins w:id="524" w:author="Jacques DAVID" w:date="2023-08-31T09:21:00Z">
        <w:r w:rsidR="00E9797D">
          <w:t xml:space="preserve"> nous allons </w:t>
        </w:r>
      </w:ins>
      <w:r w:rsidR="006739F8">
        <w:t xml:space="preserve">l’utiliser pour explorer </w:t>
      </w:r>
      <w:del w:id="525" w:author="Jacques DAVID" w:date="2023-08-31T09:21:00Z">
        <w:r w:rsidR="006739F8" w:rsidDel="00E9797D">
          <w:delText xml:space="preserve">les </w:delText>
        </w:r>
      </w:del>
      <w:ins w:id="526" w:author="Jacques DAVID" w:date="2023-08-31T09:21:00Z">
        <w:r w:rsidR="00E9797D">
          <w:t xml:space="preserve">des </w:t>
        </w:r>
      </w:ins>
      <w:proofErr w:type="spellStart"/>
      <w:r w:rsidR="006739F8">
        <w:t>domaines</w:t>
      </w:r>
      <w:del w:id="527" w:author="Jacques DAVID" w:date="2023-08-31T09:21:00Z">
        <w:r w:rsidR="006739F8" w:rsidDel="00E9797D">
          <w:delText xml:space="preserve"> </w:delText>
        </w:r>
      </w:del>
      <w:ins w:id="528" w:author="Jacques DAVID" w:date="2023-08-31T09:21:00Z">
        <w:r w:rsidR="00E9797D">
          <w:t>de</w:t>
        </w:r>
        <w:proofErr w:type="spellEnd"/>
        <w:r w:rsidR="00E9797D">
          <w:t xml:space="preserve"> sélection au-delà de ceux présenter dans la partie expérimentale dans laquelle l’intensité de sélection était faible.</w:t>
        </w:r>
      </w:ins>
      <w:del w:id="529" w:author="Jacques DAVID" w:date="2023-08-31T09:21:00Z">
        <w:r w:rsidR="006739F8" w:rsidDel="00E9797D">
          <w:delText>de supériorité des deux types de sélection selon les paramètres pris en compte</w:delText>
        </w:r>
      </w:del>
      <w:r w:rsidR="006739F8">
        <w:t>.</w:t>
      </w:r>
    </w:p>
    <w:p w14:paraId="06F6FDDA" w14:textId="44102830" w:rsidR="00CC31F3" w:rsidRDefault="00CC31F3" w:rsidP="00510297"/>
    <w:p w14:paraId="3AE28F62" w14:textId="6FE7ADF4" w:rsidR="00CC31F3" w:rsidRDefault="00CC31F3" w:rsidP="00CC31F3">
      <w:pPr>
        <w:pStyle w:val="Titre3"/>
      </w:pPr>
      <w:bookmarkStart w:id="530" w:name="_Toc144300121"/>
      <w:del w:id="531" w:author="Jacques DAVID" w:date="2023-08-31T09:21:00Z">
        <w:r w:rsidDel="00E9797D">
          <w:delText>Exploration des paramètres</w:delText>
        </w:r>
        <w:bookmarkEnd w:id="530"/>
        <w:r w:rsidDel="00E9797D">
          <w:delText xml:space="preserve"> </w:delText>
        </w:r>
      </w:del>
      <w:ins w:id="532" w:author="Jacques DAVID" w:date="2023-08-31T09:21:00Z">
        <w:r w:rsidR="00E9797D">
          <w:t>Scenarii de sélection</w:t>
        </w:r>
      </w:ins>
    </w:p>
    <w:p w14:paraId="5D2E9DC5" w14:textId="2117BFD7"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w:t>
      </w:r>
      <w:r w:rsidR="00F91B9E">
        <w:t xml:space="preserve"> et représenté (figure </w:t>
      </w:r>
      <w:r w:rsidR="00B46FC6">
        <w:t>7</w:t>
      </w:r>
      <w:r w:rsidR="00F91B9E">
        <w:t>)</w:t>
      </w:r>
      <w:r>
        <w:t xml:space="preserve"> et représentée pour différentes combinaisons de paramètres </w:t>
      </w:r>
      <w:r w:rsidR="00F91B9E">
        <w:t xml:space="preserve">qui </w:t>
      </w:r>
      <w:r w:rsidR="00F91B9E">
        <w:lastRenderedPageBreak/>
        <w:t xml:space="preserve">paraissent réalistes </w:t>
      </w:r>
      <w:r>
        <w:t xml:space="preserve">: </w:t>
      </w:r>
      <w:ins w:id="533" w:author="Jacques DAVID" w:date="2023-08-31T09:22:00Z">
        <w:r w:rsidR="003C2262">
          <w:t xml:space="preserve">(mettre en une seule ligne) </w:t>
        </w:r>
      </w:ins>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685B4025" w14:textId="77777777" w:rsidR="00D4680B" w:rsidRDefault="00D4680B" w:rsidP="00D37D17"/>
    <w:p w14:paraId="4F87820A" w14:textId="7D18F122" w:rsidR="00D37D17" w:rsidRDefault="00D37D17" w:rsidP="00D37D17">
      <w:del w:id="534" w:author="Jacques DAVID" w:date="2023-08-31T09:23:00Z">
        <w:r w:rsidDel="003C2262">
          <w:delText xml:space="preserve">Les paramètres de variances ont été </w:delText>
        </w:r>
      </w:del>
      <w:del w:id="535" w:author="Jacques DAVID" w:date="2023-08-31T09:22:00Z">
        <w:r w:rsidDel="003C2262">
          <w:delText xml:space="preserve">laissés fixes et égaux </w:delText>
        </w:r>
      </w:del>
      <w:ins w:id="536" w:author="Jacques DAVID" w:date="2023-08-31T09:23:00Z">
        <w:r w:rsidR="003C2262">
          <w:t xml:space="preserve">Les </w:t>
        </w:r>
      </w:ins>
      <w:del w:id="537" w:author="Jacques DAVID" w:date="2023-08-31T09:23:00Z">
        <w:r w:rsidDel="003C2262">
          <w:delText xml:space="preserve">aux </w:delText>
        </w:r>
      </w:del>
      <w:r>
        <w:t xml:space="preserve">estimations </w:t>
      </w:r>
      <w:ins w:id="538" w:author="Jacques DAVID" w:date="2023-08-31T09:23:00Z">
        <w:r w:rsidR="003C2262">
          <w:t xml:space="preserve">expérimentales des composantes de la variance </w:t>
        </w:r>
      </w:ins>
      <w:del w:id="539" w:author="Jacques DAVID" w:date="2023-08-31T09:23:00Z">
        <w:r w:rsidDel="003C2262">
          <w:delText>réalisées avec les données d</w:delText>
        </w:r>
        <w:r w:rsidR="00F678EC" w:rsidDel="003C2262">
          <w:delText xml:space="preserve">u dispositif de sélection </w:delText>
        </w:r>
        <w:r w:rsidR="00F678EC" w:rsidDel="003C2262">
          <w:rPr>
            <w:i/>
          </w:rPr>
          <w:delText>in silico</w:delText>
        </w:r>
      </w:del>
      <w:ins w:id="540" w:author="Jacques DAVID" w:date="2023-08-31T09:23:00Z">
        <w:r w:rsidR="003C2262">
          <w:t>ont été prises comme valeurs des paramètres du modèle</w:t>
        </w:r>
      </w:ins>
      <w:ins w:id="541" w:author="Jacques DAVID" w:date="2023-08-31T09:24:00Z">
        <w:r w:rsidR="003C2262">
          <w:t xml:space="preserve"> </w:t>
        </w:r>
      </w:ins>
      <w:del w:id="542" w:author="Jacques DAVID" w:date="2023-08-31T09:24:00Z">
        <w:r w:rsidDel="003C2262">
          <w:delText xml:space="preserve">. </w:delText>
        </w:r>
        <w:r w:rsidR="00423702" w:rsidDel="003C2262">
          <w:delText xml:space="preserve">Les valeurs estimées étaient : </w:delText>
        </w:r>
      </w:del>
      <w:ins w:id="543" w:author="Jacques DAVID" w:date="2023-08-31T09:24:00Z">
        <w:r w:rsidR="003C2262">
          <w:t>(</w:t>
        </w:r>
      </w:ins>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ins w:id="544" w:author="Jacques DAVID" w:date="2023-08-31T09:24:00Z">
        <w:r w:rsidR="003C2262">
          <w:t>)</w:t>
        </w:r>
      </w:ins>
      <w:r w:rsidR="00423702">
        <w:t>.</w:t>
      </w:r>
      <w:r w:rsidR="00505623">
        <w:t xml:space="preserve"> La variance intra-épi est clairement celle qui contribue le plus à la variance de la taille des grains</w:t>
      </w:r>
      <w:r w:rsidR="00D76685">
        <w:t xml:space="preserve"> et l’héritabilité de la taille d</w:t>
      </w:r>
      <w:r w:rsidR="00957B7E">
        <w:t>es grains individuel</w:t>
      </w:r>
      <w:del w:id="545" w:author="Jacques DAVID" w:date="2023-08-31T09:24:00Z">
        <w:r w:rsidR="00957B7E" w:rsidDel="003C2262">
          <w:delText>le</w:delText>
        </w:r>
      </w:del>
      <w:r w:rsidR="00957B7E">
        <w:t xml:space="preserve"> vaut 0.14</w:t>
      </w:r>
      <w:r w:rsidR="00505623">
        <w:t xml:space="preserve">. </w:t>
      </w:r>
      <w:r w:rsidR="00C42275">
        <w:t xml:space="preserve">Ci-dessous, un graphique représentant le rapport </w:t>
      </w:r>
      <w:proofErr w:type="spellStart"/>
      <w:r w:rsidR="00C42275">
        <w:t>R_grain</w:t>
      </w:r>
      <w:proofErr w:type="spellEnd"/>
      <w:r w:rsidR="00C42275">
        <w:t>/</w:t>
      </w:r>
      <w:proofErr w:type="spellStart"/>
      <w:r w:rsidR="00C42275">
        <w:t>R_epi</w:t>
      </w:r>
      <w:proofErr w:type="spellEnd"/>
      <w:r w:rsidR="00C42275">
        <w:t xml:space="preserve"> en fonction du nombre de grains observés pour les différentes valeurs de </w:t>
      </w:r>
      <w:proofErr w:type="spellStart"/>
      <w:r w:rsidR="00C42275">
        <w:t>nsel</w:t>
      </w:r>
      <w:proofErr w:type="spellEnd"/>
      <w:r w:rsidR="00C42275">
        <w:t xml:space="preserve">, NEO et NGE. </w:t>
      </w:r>
    </w:p>
    <w:p w14:paraId="1F0CC85F" w14:textId="77777777" w:rsidR="00655E5A" w:rsidRPr="002276CD" w:rsidRDefault="00655E5A" w:rsidP="00D37D17"/>
    <w:p w14:paraId="30F1A71A" w14:textId="05BBE89F" w:rsidR="006F45E7" w:rsidRDefault="006F5862" w:rsidP="006F45E7">
      <w:pPr>
        <w:pStyle w:val="Corpsdetexte"/>
        <w:keepNext/>
        <w:jc w:val="center"/>
      </w:pPr>
      <w:r>
        <w:rPr>
          <w:noProof/>
        </w:rPr>
        <w:drawing>
          <wp:inline distT="0" distB="0" distL="0" distR="0" wp14:anchorId="14D7CD4B" wp14:editId="2CE4BD25">
            <wp:extent cx="5760720" cy="3597910"/>
            <wp:effectExtent l="19050" t="19050" r="11430" b="215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alytiqu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7910"/>
                    </a:xfrm>
                    <a:prstGeom prst="rect">
                      <a:avLst/>
                    </a:prstGeom>
                    <a:ln>
                      <a:solidFill>
                        <a:schemeClr val="tx1"/>
                      </a:solidFill>
                    </a:ln>
                  </pic:spPr>
                </pic:pic>
              </a:graphicData>
            </a:graphic>
          </wp:inline>
        </w:drawing>
      </w:r>
    </w:p>
    <w:p w14:paraId="5CC57130" w14:textId="54706E62"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6F2880">
        <w:rPr>
          <w:b/>
          <w:i/>
          <w:noProof/>
        </w:rPr>
        <w:t>7</w:t>
      </w:r>
      <w:r w:rsidRPr="006F45E7">
        <w:rPr>
          <w:b/>
          <w:i/>
        </w:rPr>
        <w:fldChar w:fldCharType="end"/>
      </w:r>
      <w:r>
        <w:rPr>
          <w:b/>
          <w:i/>
        </w:rPr>
        <w:t> : Résultats de calculs à parti de l’équation pour différentes combinaisons de paramètres.</w:t>
      </w:r>
    </w:p>
    <w:p w14:paraId="55CD95A1" w14:textId="59B86361" w:rsidR="006F45E7" w:rsidRPr="006F45E7" w:rsidRDefault="002E0C34" w:rsidP="006F45E7">
      <w:pPr>
        <w:spacing w:line="240" w:lineRule="auto"/>
      </w:pPr>
      <w:r>
        <w:t>Les résultats de calculs à partir de l’équ</w:t>
      </w:r>
      <w:r w:rsidR="00B7601A">
        <w:t>ation</w:t>
      </w:r>
      <w:r w:rsidR="006F2880">
        <w:t xml:space="preserve"> (et non de simulations)</w:t>
      </w:r>
      <w:r w:rsidR="00B7601A">
        <w:t>. Les combinaiso</w:t>
      </w:r>
      <w:r>
        <w:t>n</w:t>
      </w:r>
      <w:r w:rsidR="00B7601A">
        <w:t xml:space="preserve">s </w:t>
      </w:r>
      <w:r>
        <w:t>de paramètres testées sont : nombre de grains sélectionnés (</w:t>
      </w:r>
      <w:proofErr w:type="spellStart"/>
      <w:r>
        <w:t>nsel</w:t>
      </w:r>
      <w:proofErr w:type="spellEnd"/>
      <w:r>
        <w:t>) allant de 10.000 à 100.000, nombre de grains par épi (NGE) allant de 40 à 80, nombre de grains observés allant de 10.000 à 5.000.000, nombre d’épis obse</w:t>
      </w:r>
      <w:r w:rsidR="0079107C">
        <w:t>r</w:t>
      </w:r>
      <w:r>
        <w:t xml:space="preserve">vés allant de 500 à 5.000. </w:t>
      </w:r>
      <w:r w:rsidR="00FB268C">
        <w:t xml:space="preserve">Les composantes de la variance utilisées sont celles estimées dans le dispositif de sélection in silico. </w:t>
      </w:r>
      <w:r w:rsidR="0079107C">
        <w:t xml:space="preserve">Chaque graph représente le rapport </w:t>
      </w:r>
      <w:proofErr w:type="spellStart"/>
      <w:r w:rsidR="0079107C">
        <w:t>R_grain</w:t>
      </w:r>
      <w:proofErr w:type="spellEnd"/>
      <w:r w:rsidR="0079107C">
        <w:t>/</w:t>
      </w:r>
      <w:proofErr w:type="spellStart"/>
      <w:r w:rsidR="0079107C">
        <w:t>R_epi</w:t>
      </w:r>
      <w:proofErr w:type="spellEnd"/>
      <w:r w:rsidR="0079107C">
        <w:t xml:space="preserve"> en fonction de NGO (nombre de grain observé)</w:t>
      </w:r>
      <w:r w:rsidR="00A66400">
        <w:t xml:space="preserve"> pour une combinaison de </w:t>
      </w:r>
      <w:proofErr w:type="spellStart"/>
      <w:r w:rsidR="00A66400">
        <w:t>nsel</w:t>
      </w:r>
      <w:proofErr w:type="spellEnd"/>
      <w:r w:rsidR="00A66400">
        <w:t xml:space="preserve"> x NGE (nombre de grains par épi)</w:t>
      </w:r>
      <w:r w:rsidR="0079107C">
        <w:t xml:space="preserve">. Chaque courbe représentée correspond à une valeur de NEO (nombre d’épis observé). </w:t>
      </w:r>
      <w:r w:rsidR="00FB268C">
        <w:t xml:space="preserve">Les axes horizontaux sont </w:t>
      </w:r>
      <w:r w:rsidR="00FB268C">
        <w:lastRenderedPageBreak/>
        <w:t xml:space="preserve">en échelle logarithmique. </w:t>
      </w:r>
      <w:r w:rsidR="00611615">
        <w:t xml:space="preserve">Sur chaque graph est représenté par une ligne noire la courbe </w:t>
      </w:r>
      <w:proofErr w:type="spellStart"/>
      <w:r w:rsidR="00611615">
        <w:t>R_grain</w:t>
      </w:r>
      <w:proofErr w:type="spellEnd"/>
      <w:r w:rsidR="00611615">
        <w:t>/</w:t>
      </w:r>
      <w:proofErr w:type="spellStart"/>
      <w:r w:rsidR="00611615">
        <w:t>R_epi</w:t>
      </w:r>
      <w:proofErr w:type="spellEnd"/>
      <w:r w:rsidR="00611615">
        <w:t>=1.</w:t>
      </w:r>
    </w:p>
    <w:p w14:paraId="4BA01122" w14:textId="0092F5B2" w:rsidR="006F45E7" w:rsidRDefault="006F45E7" w:rsidP="00316AF5">
      <w:pPr>
        <w:rPr>
          <w:ins w:id="546" w:author="Jacques DAVID" w:date="2023-08-31T09:25:00Z"/>
        </w:rPr>
      </w:pPr>
    </w:p>
    <w:p w14:paraId="20E8633D" w14:textId="76D200B3" w:rsidR="003C2262" w:rsidRDefault="003C2262" w:rsidP="00316AF5">
      <w:pPr>
        <w:rPr>
          <w:ins w:id="547" w:author="Jacques DAVID" w:date="2023-08-31T09:25:00Z"/>
        </w:rPr>
      </w:pPr>
      <w:proofErr w:type="spellStart"/>
      <w:ins w:id="548" w:author="Jacques DAVID" w:date="2023-08-31T09:25:00Z">
        <w:r>
          <w:t>Peux tu</w:t>
        </w:r>
        <w:proofErr w:type="spellEnd"/>
        <w:r>
          <w:t xml:space="preserve"> déjà vérifier que tes calculs de bacs présentés </w:t>
        </w:r>
        <w:proofErr w:type="spellStart"/>
        <w:r>
          <w:t>au dessus</w:t>
        </w:r>
      </w:ins>
      <w:proofErr w:type="spellEnd"/>
      <w:ins w:id="549" w:author="Jacques DAVID" w:date="2023-08-31T09:26:00Z">
        <w:r>
          <w:t xml:space="preserve"> (</w:t>
        </w:r>
        <w:proofErr w:type="spellStart"/>
        <w:r>
          <w:t>figur</w:t>
        </w:r>
        <w:proofErr w:type="spellEnd"/>
        <w:r>
          <w:t xml:space="preserve"> e5</w:t>
        </w:r>
        <w:proofErr w:type="gramStart"/>
        <w:r>
          <w:t xml:space="preserve">) </w:t>
        </w:r>
      </w:ins>
      <w:ins w:id="550" w:author="Jacques DAVID" w:date="2023-08-31T09:25:00Z">
        <w:r>
          <w:t xml:space="preserve"> sont</w:t>
        </w:r>
        <w:proofErr w:type="gramEnd"/>
        <w:r>
          <w:t xml:space="preserve"> bien dans la zone ou R est inférieur à 1 stp ? sinon les gens ne vont pas </w:t>
        </w:r>
        <w:proofErr w:type="spellStart"/>
        <w:r>
          <w:t>comrprendre</w:t>
        </w:r>
        <w:proofErr w:type="spellEnd"/>
        <w:r>
          <w:t xml:space="preserve"> </w:t>
        </w:r>
      </w:ins>
    </w:p>
    <w:p w14:paraId="3C853453" w14:textId="77777777" w:rsidR="003C2262" w:rsidRDefault="003C2262" w:rsidP="00316AF5"/>
    <w:p w14:paraId="4A802079" w14:textId="57733025" w:rsidR="00316AF5" w:rsidRDefault="008752C0" w:rsidP="00316AF5">
      <w:r w:rsidRPr="008752C0">
        <w:t>On peut en premier lieu vérifier que les résultats correspondent bien aux attendus théoriques</w:t>
      </w:r>
      <w:ins w:id="551" w:author="Jacques DAVID" w:date="2023-08-31T09:26:00Z">
        <w:r w:rsidR="00A847B6">
          <w:t> :</w:t>
        </w:r>
      </w:ins>
      <w:del w:id="552" w:author="Jacques DAVID" w:date="2023-08-31T09:26:00Z">
        <w:r w:rsidRPr="008752C0" w:rsidDel="00A847B6">
          <w:delText xml:space="preserve">. On voit que </w:delText>
        </w:r>
      </w:del>
      <w:r w:rsidRPr="008752C0">
        <w:t>plus le nombre de grain</w:t>
      </w:r>
      <w:ins w:id="553" w:author="Jacques DAVID" w:date="2023-08-31T09:26:00Z">
        <w:r w:rsidR="00A847B6">
          <w:t>s</w:t>
        </w:r>
      </w:ins>
      <w:r w:rsidRPr="008752C0">
        <w:t xml:space="preserve"> observé</w:t>
      </w:r>
      <w:ins w:id="554" w:author="Jacques DAVID" w:date="2023-08-31T09:26:00Z">
        <w:r w:rsidR="00A847B6">
          <w:t>s</w:t>
        </w:r>
      </w:ins>
      <w:r w:rsidRPr="008752C0">
        <w:t xml:space="preserve"> est</w:t>
      </w:r>
      <w:r w:rsidR="001A7954">
        <w:t xml:space="preserve"> grand, </w:t>
      </w:r>
      <w:r w:rsidR="00196ED0">
        <w:t xml:space="preserve">plus </w:t>
      </w:r>
      <w:r w:rsidRPr="008752C0">
        <w:t xml:space="preserve">la sélection sur grain dépasse </w:t>
      </w:r>
      <w:r w:rsidR="00196ED0">
        <w:t xml:space="preserve">celle </w:t>
      </w:r>
      <w:del w:id="555" w:author="Jacques DAVID" w:date="2023-08-31T09:26:00Z">
        <w:r w:rsidR="00196ED0" w:rsidDel="00A847B6">
          <w:delText xml:space="preserve">des </w:delText>
        </w:r>
      </w:del>
      <w:ins w:id="556" w:author="Jacques DAVID" w:date="2023-08-31T09:26:00Z">
        <w:r w:rsidR="00A847B6">
          <w:t xml:space="preserve">sur </w:t>
        </w:r>
      </w:ins>
      <w:r w:rsidR="00196ED0">
        <w:t xml:space="preserve">épis car d’une part, </w:t>
      </w:r>
      <w:r w:rsidRPr="008752C0">
        <w:t xml:space="preserve">l’héritabilité </w:t>
      </w:r>
      <w:ins w:id="557" w:author="Jacques DAVID" w:date="2023-08-31T09:27:00Z">
        <w:r w:rsidR="00A847B6">
          <w:t xml:space="preserve">individuelle </w:t>
        </w:r>
      </w:ins>
      <w:del w:id="558" w:author="Jacques DAVID" w:date="2023-08-31T09:27:00Z">
        <w:r w:rsidRPr="008752C0" w:rsidDel="00A847B6">
          <w:delText xml:space="preserve">sur 1 </w:delText>
        </w:r>
      </w:del>
      <w:ins w:id="559" w:author="Jacques DAVID" w:date="2023-08-31T09:27:00Z">
        <w:r w:rsidR="00A847B6">
          <w:t xml:space="preserve">d’un </w:t>
        </w:r>
      </w:ins>
      <w:r w:rsidRPr="008752C0">
        <w:t>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 (</w:t>
      </w:r>
      <w:r w:rsidR="00C728C5">
        <w:t xml:space="preserve">autour de </w:t>
      </w:r>
      <w:commentRangeStart w:id="560"/>
      <w:r w:rsidR="00C728C5">
        <w:t xml:space="preserve">3 quand </w:t>
      </w:r>
      <w:proofErr w:type="spellStart"/>
      <w:r w:rsidR="00C728C5">
        <w:t>nsel</w:t>
      </w:r>
      <w:proofErr w:type="spellEnd"/>
      <w:r w:rsidR="00C728C5">
        <w:t xml:space="preserve"> vaut 10.000, autour de 2.3 quand </w:t>
      </w:r>
      <w:proofErr w:type="spellStart"/>
      <w:r w:rsidR="00C728C5">
        <w:t>nsel</w:t>
      </w:r>
      <w:proofErr w:type="spellEnd"/>
      <w:r w:rsidR="00C728C5">
        <w:t xml:space="preserve"> vaut 100.000</w:t>
      </w:r>
      <w:commentRangeEnd w:id="560"/>
      <w:r w:rsidR="00A847B6">
        <w:rPr>
          <w:rStyle w:val="Marquedecommentaire"/>
          <w:rFonts w:asciiTheme="minorHAnsi" w:eastAsiaTheme="minorHAnsi" w:hAnsiTheme="minorHAnsi" w:cstheme="minorBidi"/>
          <w:lang w:eastAsia="en-US"/>
        </w:rPr>
        <w:commentReference w:id="560"/>
      </w:r>
      <w:r w:rsidR="002743BE">
        <w:t>)</w:t>
      </w:r>
      <w:r w:rsidRPr="008752C0">
        <w:t>. On voit que plus NGE est grand, plus le rapport baisse. C’est logique car un plus grand nombre de grain</w:t>
      </w:r>
      <w:ins w:id="561" w:author="Jacques DAVID" w:date="2023-08-31T09:28:00Z">
        <w:r w:rsidR="00A847B6">
          <w:t>s</w:t>
        </w:r>
      </w:ins>
      <w:r w:rsidRPr="008752C0">
        <w:t xml:space="preserve"> par épi augmente l’héritabilité</w:t>
      </w:r>
      <w:ins w:id="562" w:author="Jacques DAVID" w:date="2023-08-31T09:28:00Z">
        <w:r w:rsidR="00A847B6">
          <w:t xml:space="preserve"> sur épi, </w:t>
        </w:r>
      </w:ins>
      <w:del w:id="563" w:author="Jacques DAVID" w:date="2023-08-31T09:28:00Z">
        <w:r w:rsidRPr="008752C0" w:rsidDel="00A847B6">
          <w:delText xml:space="preserve"> lorsqu’on sélectionne sur épi ce qui </w:delText>
        </w:r>
      </w:del>
      <w:r w:rsidRPr="008752C0">
        <w:t>fai</w:t>
      </w:r>
      <w:ins w:id="564" w:author="Jacques DAVID" w:date="2023-08-31T09:28:00Z">
        <w:r w:rsidR="00A847B6">
          <w:t xml:space="preserve">sant </w:t>
        </w:r>
      </w:ins>
      <w:del w:id="565" w:author="Jacques DAVID" w:date="2023-08-31T09:28:00Z">
        <w:r w:rsidRPr="008752C0" w:rsidDel="00A847B6">
          <w:delText xml:space="preserve">t </w:delText>
        </w:r>
      </w:del>
      <w:r w:rsidRPr="008752C0">
        <w:t xml:space="preserve">augmenter </w:t>
      </w:r>
      <w:proofErr w:type="spellStart"/>
      <w:r w:rsidRPr="008752C0">
        <w:t>R_epi</w:t>
      </w:r>
      <w:proofErr w:type="spellEnd"/>
      <w:r w:rsidRPr="008752C0">
        <w:t xml:space="preserve"> si la variance intra épi est importante</w:t>
      </w:r>
      <w:r w:rsidR="00F6761F">
        <w:t xml:space="preserve"> (ce qui est le cas </w:t>
      </w:r>
      <w:del w:id="566" w:author="Jacques DAVID" w:date="2023-08-31T09:28:00Z">
        <w:r w:rsidR="00F6761F" w:rsidDel="00A847B6">
          <w:delText>dans les calculs</w:delText>
        </w:r>
      </w:del>
      <w:ins w:id="567" w:author="Jacques DAVID" w:date="2023-08-31T09:28:00Z">
        <w:r w:rsidR="00A847B6">
          <w:t>ici pour la valeur expérimentale observée</w:t>
        </w:r>
      </w:ins>
      <w:r w:rsidR="00F6761F">
        <w:t>)</w:t>
      </w:r>
      <w:r w:rsidRPr="008752C0">
        <w:t xml:space="preserve">. </w:t>
      </w:r>
      <w:del w:id="568" w:author="Jacques DAVID" w:date="2023-08-31T09:29:00Z">
        <w:r w:rsidRPr="008752C0" w:rsidDel="00A847B6">
          <w:delText xml:space="preserve">Et </w:delText>
        </w:r>
      </w:del>
      <w:proofErr w:type="spellStart"/>
      <w:ins w:id="569" w:author="Jacques DAVID" w:date="2023-08-31T09:29:00Z">
        <w:r w:rsidR="00A847B6">
          <w:t>Deplus</w:t>
        </w:r>
        <w:proofErr w:type="spellEnd"/>
        <w:r w:rsidR="00A847B6">
          <w:t xml:space="preserve"> </w:t>
        </w:r>
      </w:ins>
      <w:r w:rsidRPr="008752C0">
        <w:t>comme moins d’épis sont nécessaire</w:t>
      </w:r>
      <w:ins w:id="570" w:author="Jacques DAVID" w:date="2023-08-31T09:29:00Z">
        <w:r w:rsidR="00A847B6">
          <w:t xml:space="preserve"> grâce à un taux de multiplication plus important</w:t>
        </w:r>
      </w:ins>
      <w:r w:rsidRPr="008752C0">
        <w:t xml:space="preserve">, il est possible d’augmenter la pression de sélection sur les épis et en retenir un plus faible pourcentage. De même plus NEO est grand, plus le rapport est </w:t>
      </w:r>
      <w:del w:id="571" w:author="Jacques DAVID" w:date="2023-08-31T09:29:00Z">
        <w:r w:rsidRPr="008752C0" w:rsidDel="00385F0E">
          <w:delText>bas</w:delText>
        </w:r>
      </w:del>
      <w:ins w:id="572" w:author="Jacques DAVID" w:date="2023-08-31T09:29:00Z">
        <w:r w:rsidR="00385F0E">
          <w:t>favorable aux épis</w:t>
        </w:r>
      </w:ins>
      <w:r w:rsidRPr="008752C0">
        <w:t xml:space="preserve">, car plus on peut observer d’épis, plus on peut aller loin dans l’intensité de sélection sur épi, plus </w:t>
      </w:r>
      <w:proofErr w:type="spellStart"/>
      <w:r w:rsidRPr="008752C0">
        <w:t>R_epi</w:t>
      </w:r>
      <w:proofErr w:type="spellEnd"/>
      <w:r w:rsidRPr="008752C0">
        <w:t xml:space="preserve"> augmente.</w:t>
      </w:r>
    </w:p>
    <w:p w14:paraId="294BB5A8" w14:textId="77777777" w:rsidR="008752C0" w:rsidRDefault="008752C0" w:rsidP="00316AF5"/>
    <w:p w14:paraId="09139A98" w14:textId="77777777" w:rsidR="00B508B3" w:rsidRPr="00B508B3" w:rsidRDefault="00B508B3" w:rsidP="00316AF5">
      <w:pPr>
        <w:rPr>
          <w:ins w:id="573" w:author="Jacques DAVID" w:date="2023-08-31T09:30:00Z"/>
          <w:b/>
          <w:rPrChange w:id="574" w:author="Jacques DAVID" w:date="2023-08-31T09:30:00Z">
            <w:rPr>
              <w:ins w:id="575" w:author="Jacques DAVID" w:date="2023-08-31T09:30:00Z"/>
            </w:rPr>
          </w:rPrChange>
        </w:rPr>
      </w:pPr>
      <w:proofErr w:type="spellStart"/>
      <w:ins w:id="576" w:author="Jacques DAVID" w:date="2023-08-31T09:30:00Z">
        <w:r w:rsidRPr="00B508B3">
          <w:rPr>
            <w:b/>
            <w:rPrChange w:id="577" w:author="Jacques DAVID" w:date="2023-08-31T09:30:00Z">
              <w:rPr/>
            </w:rPrChange>
          </w:rPr>
          <w:t>Disucsion</w:t>
        </w:r>
        <w:proofErr w:type="spellEnd"/>
        <w:r w:rsidRPr="00B508B3">
          <w:rPr>
            <w:b/>
            <w:rPrChange w:id="578" w:author="Jacques DAVID" w:date="2023-08-31T09:30:00Z">
              <w:rPr/>
            </w:rPrChange>
          </w:rPr>
          <w:t xml:space="preserve"> ? </w:t>
        </w:r>
      </w:ins>
    </w:p>
    <w:p w14:paraId="45C0AEBA" w14:textId="51BE3567" w:rsidR="00205325" w:rsidRPr="00B508B3" w:rsidRDefault="00316AF5" w:rsidP="00316AF5">
      <w:pPr>
        <w:rPr>
          <w:highlight w:val="yellow"/>
          <w:rPrChange w:id="579" w:author="Jacques DAVID" w:date="2023-08-31T09:32:00Z">
            <w:rPr/>
          </w:rPrChange>
        </w:rPr>
      </w:pPr>
      <w:r w:rsidRPr="00B508B3">
        <w:rPr>
          <w:highlight w:val="yellow"/>
          <w:rPrChange w:id="580" w:author="Jacques DAVID" w:date="2023-08-31T09:32:00Z">
            <w:rPr/>
          </w:rPrChange>
        </w:rPr>
        <w:t xml:space="preserve">Pour bien utiliser ces résultats, il faut comprendre et imaginer à quelle situation réelle </w:t>
      </w:r>
      <w:r w:rsidR="001C2192" w:rsidRPr="00B508B3">
        <w:rPr>
          <w:highlight w:val="yellow"/>
          <w:rPrChange w:id="581" w:author="Jacques DAVID" w:date="2023-08-31T09:32:00Z">
            <w:rPr/>
          </w:rPrChange>
        </w:rPr>
        <w:t xml:space="preserve">peut </w:t>
      </w:r>
      <w:r w:rsidRPr="00B508B3">
        <w:rPr>
          <w:highlight w:val="yellow"/>
          <w:rPrChange w:id="582" w:author="Jacques DAVID" w:date="2023-08-31T09:32:00Z">
            <w:rPr/>
          </w:rPrChange>
        </w:rPr>
        <w:t>correspond</w:t>
      </w:r>
      <w:r w:rsidR="001C2192" w:rsidRPr="00B508B3">
        <w:rPr>
          <w:highlight w:val="yellow"/>
          <w:rPrChange w:id="583" w:author="Jacques DAVID" w:date="2023-08-31T09:32:00Z">
            <w:rPr/>
          </w:rPrChange>
        </w:rPr>
        <w:t>re</w:t>
      </w:r>
      <w:r w:rsidRPr="00B508B3">
        <w:rPr>
          <w:highlight w:val="yellow"/>
          <w:rPrChange w:id="584" w:author="Jacques DAVID" w:date="2023-08-31T09:32:00Z">
            <w:rPr/>
          </w:rPrChange>
        </w:rPr>
        <w:t xml:space="preserve"> chaque jeu de paramètres. </w:t>
      </w:r>
      <w:r w:rsidR="001C2192" w:rsidRPr="00B508B3">
        <w:rPr>
          <w:highlight w:val="yellow"/>
          <w:rPrChange w:id="585" w:author="Jacques DAVID" w:date="2023-08-31T09:32:00Z">
            <w:rPr/>
          </w:rPrChange>
        </w:rPr>
        <w:t>Prenons par exemple</w:t>
      </w:r>
      <w:r w:rsidR="00A430FF" w:rsidRPr="00B508B3">
        <w:rPr>
          <w:highlight w:val="yellow"/>
          <w:rPrChange w:id="586" w:author="Jacques DAVID" w:date="2023-08-31T09:32:00Z">
            <w:rPr/>
          </w:rPrChange>
        </w:rPr>
        <w:t xml:space="preserve"> la colonne </w:t>
      </w:r>
      <w:proofErr w:type="spellStart"/>
      <w:r w:rsidR="00A430FF" w:rsidRPr="00B508B3">
        <w:rPr>
          <w:highlight w:val="yellow"/>
          <w:rPrChange w:id="587" w:author="Jacques DAVID" w:date="2023-08-31T09:32:00Z">
            <w:rPr/>
          </w:rPrChange>
        </w:rPr>
        <w:t>nsel</w:t>
      </w:r>
      <w:proofErr w:type="spellEnd"/>
      <w:r w:rsidR="00A430FF" w:rsidRPr="00B508B3">
        <w:rPr>
          <w:highlight w:val="yellow"/>
          <w:rPrChange w:id="588" w:author="Jacques DAVID" w:date="2023-08-31T09:32:00Z">
            <w:rPr/>
          </w:rPrChange>
        </w:rPr>
        <w:t xml:space="preserve"> = 1</w:t>
      </w:r>
      <w:r w:rsidR="00A8027C" w:rsidRPr="00B508B3">
        <w:rPr>
          <w:highlight w:val="yellow"/>
          <w:rPrChange w:id="589" w:author="Jacques DAVID" w:date="2023-08-31T09:32:00Z">
            <w:rPr/>
          </w:rPrChange>
        </w:rPr>
        <w:t>0</w:t>
      </w:r>
      <w:r w:rsidR="00A430FF" w:rsidRPr="00B508B3">
        <w:rPr>
          <w:highlight w:val="yellow"/>
          <w:rPrChange w:id="590" w:author="Jacques DAVID" w:date="2023-08-31T09:32:00Z">
            <w:rPr/>
          </w:rPrChange>
        </w:rPr>
        <w:t>0</w:t>
      </w:r>
      <w:r w:rsidRPr="00B508B3">
        <w:rPr>
          <w:highlight w:val="yellow"/>
          <w:rPrChange w:id="591" w:author="Jacques DAVID" w:date="2023-08-31T09:32:00Z">
            <w:rPr/>
          </w:rPrChange>
        </w:rPr>
        <w:t>00. Ce nombre de grain s</w:t>
      </w:r>
      <w:r w:rsidR="00A8027C" w:rsidRPr="00B508B3">
        <w:rPr>
          <w:highlight w:val="yellow"/>
          <w:rPrChange w:id="592" w:author="Jacques DAVID" w:date="2023-08-31T09:32:00Z">
            <w:rPr/>
          </w:rPrChange>
        </w:rPr>
        <w:t>électionné correspond à une</w:t>
      </w:r>
      <w:r w:rsidR="006102DD" w:rsidRPr="00B508B3">
        <w:rPr>
          <w:highlight w:val="yellow"/>
          <w:rPrChange w:id="593" w:author="Jacques DAVID" w:date="2023-08-31T09:32:00Z">
            <w:rPr/>
          </w:rPrChange>
        </w:rPr>
        <w:t xml:space="preserve"> </w:t>
      </w:r>
      <w:r w:rsidRPr="00B508B3">
        <w:rPr>
          <w:highlight w:val="yellow"/>
          <w:rPrChange w:id="594" w:author="Jacques DAVID" w:date="2023-08-31T09:32:00Z">
            <w:rPr/>
          </w:rPrChange>
        </w:rPr>
        <w:t>surface à replanter</w:t>
      </w:r>
      <w:r w:rsidR="00A430FF" w:rsidRPr="00B508B3">
        <w:rPr>
          <w:highlight w:val="yellow"/>
          <w:rPrChange w:id="595" w:author="Jacques DAVID" w:date="2023-08-31T09:32:00Z">
            <w:rPr/>
          </w:rPrChange>
        </w:rPr>
        <w:t>, de l’ordre de 3</w:t>
      </w:r>
      <w:r w:rsidR="00A8027C" w:rsidRPr="00B508B3">
        <w:rPr>
          <w:highlight w:val="yellow"/>
          <w:rPrChange w:id="596" w:author="Jacques DAVID" w:date="2023-08-31T09:32:00Z">
            <w:rPr/>
          </w:rPrChange>
        </w:rPr>
        <w:t>0</w:t>
      </w:r>
      <w:r w:rsidR="00A430FF" w:rsidRPr="00B508B3">
        <w:rPr>
          <w:highlight w:val="yellow"/>
          <w:rPrChange w:id="597" w:author="Jacques DAVID" w:date="2023-08-31T09:32:00Z">
            <w:rPr/>
          </w:rPrChange>
        </w:rPr>
        <w:t xml:space="preserve"> à 4</w:t>
      </w:r>
      <w:r w:rsidR="00A8027C" w:rsidRPr="00B508B3">
        <w:rPr>
          <w:highlight w:val="yellow"/>
          <w:rPrChange w:id="598" w:author="Jacques DAVID" w:date="2023-08-31T09:32:00Z">
            <w:rPr/>
          </w:rPrChange>
        </w:rPr>
        <w:t>0</w:t>
      </w:r>
      <w:r w:rsidR="00A430FF" w:rsidRPr="00B508B3">
        <w:rPr>
          <w:highlight w:val="yellow"/>
          <w:rPrChange w:id="599" w:author="Jacques DAVID" w:date="2023-08-31T09:32:00Z">
            <w:rPr/>
          </w:rPrChange>
        </w:rPr>
        <w:t xml:space="preserve"> m² pour une densité autour de 300 grains/m²</w:t>
      </w:r>
      <w:r w:rsidRPr="00B508B3">
        <w:rPr>
          <w:highlight w:val="yellow"/>
          <w:rPrChange w:id="600" w:author="Jacques DAVID" w:date="2023-08-31T09:32:00Z">
            <w:rPr/>
          </w:rPrChange>
        </w:rPr>
        <w:t xml:space="preserve">. </w:t>
      </w:r>
      <w:r w:rsidR="009F1C7F" w:rsidRPr="00B508B3">
        <w:rPr>
          <w:highlight w:val="yellow"/>
          <w:rPrChange w:id="601" w:author="Jacques DAVID" w:date="2023-08-31T09:32:00Z">
            <w:rPr/>
          </w:rPrChange>
        </w:rPr>
        <w:t>On peut imaginer deux situations. La première serait un agriculteur qui amé</w:t>
      </w:r>
      <w:r w:rsidR="00A65675" w:rsidRPr="00B508B3">
        <w:rPr>
          <w:highlight w:val="yellow"/>
          <w:rPrChange w:id="602" w:author="Jacques DAVID" w:date="2023-08-31T09:32:00Z">
            <w:rPr/>
          </w:rPrChange>
        </w:rPr>
        <w:t>liore sa/ses populations sur une surface constante</w:t>
      </w:r>
      <w:r w:rsidR="009F1C7F" w:rsidRPr="00B508B3">
        <w:rPr>
          <w:highlight w:val="yellow"/>
          <w:rPrChange w:id="603" w:author="Jacques DAVID" w:date="2023-08-31T09:32:00Z">
            <w:rPr/>
          </w:rPrChange>
        </w:rPr>
        <w:t xml:space="preserve"> d’année en année</w:t>
      </w:r>
      <w:r w:rsidR="00BD6858" w:rsidRPr="00B508B3">
        <w:rPr>
          <w:highlight w:val="yellow"/>
          <w:rPrChange w:id="604" w:author="Jacques DAVID" w:date="2023-08-31T09:32:00Z">
            <w:rPr/>
          </w:rPrChange>
        </w:rPr>
        <w:t>. Il récolte chaque année les grains issus de ces 40 m², sélectionne dans sa récolte et replante 40 m² avec les grains sélectionnés.</w:t>
      </w:r>
      <w:r w:rsidR="00F51EF5" w:rsidRPr="00B508B3">
        <w:rPr>
          <w:highlight w:val="yellow"/>
          <w:rPrChange w:id="605" w:author="Jacques DAVID" w:date="2023-08-31T09:32:00Z">
            <w:rPr/>
          </w:rPrChange>
        </w:rPr>
        <w:t xml:space="preserve"> </w:t>
      </w:r>
      <w:r w:rsidR="00AE37EC" w:rsidRPr="00B508B3">
        <w:rPr>
          <w:highlight w:val="yellow"/>
          <w:rPrChange w:id="606" w:author="Jacques DAVID" w:date="2023-08-31T09:32:00Z">
            <w:rPr/>
          </w:rPrChange>
        </w:rPr>
        <w:t>Les grains non sélectionné</w:t>
      </w:r>
      <w:r w:rsidR="00847403" w:rsidRPr="00B508B3">
        <w:rPr>
          <w:highlight w:val="yellow"/>
          <w:rPrChange w:id="607" w:author="Jacques DAVID" w:date="2023-08-31T09:32:00Z">
            <w:rPr/>
          </w:rPrChange>
        </w:rPr>
        <w:t>s</w:t>
      </w:r>
      <w:r w:rsidR="00AE37EC" w:rsidRPr="00B508B3">
        <w:rPr>
          <w:highlight w:val="yellow"/>
          <w:rPrChange w:id="608" w:author="Jacques DAVID" w:date="2023-08-31T09:32:00Z">
            <w:rPr/>
          </w:rPrChange>
        </w:rPr>
        <w:t xml:space="preserve"> constituent la population améliorée pour l’année de la récolte et pourrai</w:t>
      </w:r>
      <w:r w:rsidR="007E44E8" w:rsidRPr="00B508B3">
        <w:rPr>
          <w:highlight w:val="yellow"/>
          <w:rPrChange w:id="609" w:author="Jacques DAVID" w:date="2023-08-31T09:32:00Z">
            <w:rPr/>
          </w:rPrChange>
        </w:rPr>
        <w:t>t</w:t>
      </w:r>
      <w:r w:rsidR="00AE37EC" w:rsidRPr="00B508B3">
        <w:rPr>
          <w:highlight w:val="yellow"/>
          <w:rPrChange w:id="610" w:author="Jacques DAVID" w:date="2023-08-31T09:32:00Z">
            <w:rPr/>
          </w:rPrChange>
        </w:rPr>
        <w:t xml:space="preserve"> passer</w:t>
      </w:r>
      <w:r w:rsidR="00F51EF5" w:rsidRPr="00B508B3">
        <w:rPr>
          <w:highlight w:val="yellow"/>
          <w:rPrChange w:id="611" w:author="Jacques DAVID" w:date="2023-08-31T09:32:00Z">
            <w:rPr/>
          </w:rPrChange>
        </w:rPr>
        <w:t xml:space="preserve"> par un</w:t>
      </w:r>
      <w:r w:rsidR="00AE37EC" w:rsidRPr="00B508B3">
        <w:rPr>
          <w:highlight w:val="yellow"/>
          <w:rPrChange w:id="612" w:author="Jacques DAVID" w:date="2023-08-31T09:32:00Z">
            <w:rPr/>
          </w:rPrChange>
        </w:rPr>
        <w:t xml:space="preserve">e phase de multiplication </w:t>
      </w:r>
      <w:r w:rsidR="00BD6858" w:rsidRPr="00B508B3">
        <w:rPr>
          <w:highlight w:val="yellow"/>
          <w:rPrChange w:id="613" w:author="Jacques DAVID" w:date="2023-08-31T09:32:00Z">
            <w:rPr/>
          </w:rPrChange>
        </w:rPr>
        <w:t>pour pouvoir la replanter sur de plus grandes surfaces (a</w:t>
      </w:r>
      <w:r w:rsidR="00A65675" w:rsidRPr="00B508B3">
        <w:rPr>
          <w:highlight w:val="yellow"/>
          <w:rPrChange w:id="614" w:author="Jacques DAVID" w:date="2023-08-31T09:32:00Z">
            <w:rPr/>
          </w:rPrChange>
        </w:rPr>
        <w:t>vec un taux de mu</w:t>
      </w:r>
      <w:r w:rsidR="004B4B8F" w:rsidRPr="00B508B3">
        <w:rPr>
          <w:highlight w:val="yellow"/>
          <w:rPrChange w:id="615" w:author="Jacques DAVID" w:date="2023-08-31T09:32:00Z">
            <w:rPr/>
          </w:rPrChange>
        </w:rPr>
        <w:t>ltiplication de 60,</w:t>
      </w:r>
      <w:r w:rsidR="00F23F19" w:rsidRPr="00B508B3">
        <w:rPr>
          <w:highlight w:val="yellow"/>
          <w:rPrChange w:id="616" w:author="Jacques DAVID" w:date="2023-08-31T09:32:00Z">
            <w:rPr/>
          </w:rPrChange>
        </w:rPr>
        <w:t xml:space="preserve"> </w:t>
      </w:r>
      <w:r w:rsidR="00A65675" w:rsidRPr="00B508B3">
        <w:rPr>
          <w:highlight w:val="yellow"/>
          <w:rPrChange w:id="617" w:author="Jacques DAVID" w:date="2023-08-31T09:32:00Z">
            <w:rPr/>
          </w:rPrChange>
        </w:rPr>
        <w:t xml:space="preserve">une année de multiplication </w:t>
      </w:r>
      <w:r w:rsidR="00621B8E" w:rsidRPr="00B508B3">
        <w:rPr>
          <w:highlight w:val="yellow"/>
          <w:rPrChange w:id="618" w:author="Jacques DAVID" w:date="2023-08-31T09:32:00Z">
            <w:rPr/>
          </w:rPrChange>
        </w:rPr>
        <w:t>nécessite</w:t>
      </w:r>
      <w:r w:rsidR="00BD6858" w:rsidRPr="00B508B3">
        <w:rPr>
          <w:highlight w:val="yellow"/>
          <w:rPrChange w:id="619" w:author="Jacques DAVID" w:date="2023-08-31T09:32:00Z">
            <w:rPr/>
          </w:rPrChange>
        </w:rPr>
        <w:t>rait</w:t>
      </w:r>
      <w:r w:rsidR="00621B8E" w:rsidRPr="00B508B3">
        <w:rPr>
          <w:highlight w:val="yellow"/>
          <w:rPrChange w:id="620" w:author="Jacques DAVID" w:date="2023-08-31T09:32:00Z">
            <w:rPr/>
          </w:rPrChange>
        </w:rPr>
        <w:t xml:space="preserve"> à peu près 0.2 ha </w:t>
      </w:r>
      <w:r w:rsidR="00F23F19" w:rsidRPr="00B508B3">
        <w:rPr>
          <w:highlight w:val="yellow"/>
          <w:rPrChange w:id="621" w:author="Jacques DAVID" w:date="2023-08-31T09:32:00Z">
            <w:rPr/>
          </w:rPrChange>
        </w:rPr>
        <w:t>permet</w:t>
      </w:r>
      <w:r w:rsidR="00BD6858" w:rsidRPr="00B508B3">
        <w:rPr>
          <w:highlight w:val="yellow"/>
          <w:rPrChange w:id="622" w:author="Jacques DAVID" w:date="2023-08-31T09:32:00Z">
            <w:rPr/>
          </w:rPrChange>
        </w:rPr>
        <w:t>trait</w:t>
      </w:r>
      <w:r w:rsidR="00F23F19" w:rsidRPr="00B508B3">
        <w:rPr>
          <w:highlight w:val="yellow"/>
          <w:rPrChange w:id="623" w:author="Jacques DAVID" w:date="2023-08-31T09:32:00Z">
            <w:rPr/>
          </w:rPrChange>
        </w:rPr>
        <w:t xml:space="preserve"> de replanter une quinzaine d’hectares</w:t>
      </w:r>
      <w:r w:rsidR="00A65675" w:rsidRPr="00B508B3">
        <w:rPr>
          <w:highlight w:val="yellow"/>
          <w:rPrChange w:id="624" w:author="Jacques DAVID" w:date="2023-08-31T09:32:00Z">
            <w:rPr/>
          </w:rPrChange>
        </w:rPr>
        <w:t>)</w:t>
      </w:r>
      <w:r w:rsidR="009F1C7F" w:rsidRPr="00B508B3">
        <w:rPr>
          <w:highlight w:val="yellow"/>
          <w:rPrChange w:id="625" w:author="Jacques DAVID" w:date="2023-08-31T09:32:00Z">
            <w:rPr/>
          </w:rPrChange>
        </w:rPr>
        <w:t>.</w:t>
      </w:r>
      <w:r w:rsidR="0082192E" w:rsidRPr="00B508B3">
        <w:rPr>
          <w:highlight w:val="yellow"/>
          <w:rPrChange w:id="626" w:author="Jacques DAVID" w:date="2023-08-31T09:32:00Z">
            <w:rPr/>
          </w:rPrChange>
        </w:rPr>
        <w:t xml:space="preserve"> </w:t>
      </w:r>
      <w:r w:rsidR="00B11EA4" w:rsidRPr="00B508B3">
        <w:rPr>
          <w:highlight w:val="yellow"/>
          <w:rPrChange w:id="627" w:author="Jacques DAVID" w:date="2023-08-31T09:32:00Z">
            <w:rPr/>
          </w:rPrChange>
        </w:rPr>
        <w:t>Dans ce cas, le nombre de grains obse</w:t>
      </w:r>
      <w:r w:rsidR="004564D0" w:rsidRPr="00B508B3">
        <w:rPr>
          <w:highlight w:val="yellow"/>
          <w:rPrChange w:id="628" w:author="Jacques DAVID" w:date="2023-08-31T09:32:00Z">
            <w:rPr/>
          </w:rPrChange>
        </w:rPr>
        <w:t>r</w:t>
      </w:r>
      <w:r w:rsidR="00B11EA4" w:rsidRPr="00B508B3">
        <w:rPr>
          <w:highlight w:val="yellow"/>
          <w:rPrChange w:id="629" w:author="Jacques DAVID" w:date="2023-08-31T09:32:00Z">
            <w:rPr/>
          </w:rPrChange>
        </w:rPr>
        <w:t xml:space="preserve">vé serait de l’ordre de 600.000 grains pour un NGE de 60. </w:t>
      </w:r>
      <w:r w:rsidR="00477829" w:rsidRPr="00B508B3">
        <w:rPr>
          <w:highlight w:val="yellow"/>
          <w:rPrChange w:id="630" w:author="Jacques DAVID" w:date="2023-08-31T09:32:00Z">
            <w:rPr/>
          </w:rPrChange>
        </w:rPr>
        <w:t>Avec ces paramètres l’équation montre que s</w:t>
      </w:r>
      <w:r w:rsidR="00B11EA4" w:rsidRPr="00B508B3">
        <w:rPr>
          <w:highlight w:val="yellow"/>
          <w:rPrChange w:id="631" w:author="Jacques DAVID" w:date="2023-08-31T09:32:00Z">
            <w:rPr/>
          </w:rPrChange>
        </w:rPr>
        <w:t xml:space="preserve">i l’agriculteur ne peut pas observer plus de 1000 épis, alors il aura plutôt intérêt à sélectionner sur grain individuel. </w:t>
      </w:r>
      <w:r w:rsidR="008241A9" w:rsidRPr="00B508B3">
        <w:rPr>
          <w:highlight w:val="yellow"/>
          <w:rPrChange w:id="632" w:author="Jacques DAVID" w:date="2023-08-31T09:32:00Z">
            <w:rPr/>
          </w:rPrChange>
        </w:rPr>
        <w:t xml:space="preserve">A l’inverse, s’il est possible d’observer plus de 1000 épis alors la sélection sur épi permettra un meilleur progrès. </w:t>
      </w:r>
      <w:r w:rsidR="00F52DFF" w:rsidRPr="00B508B3">
        <w:rPr>
          <w:highlight w:val="yellow"/>
          <w:rPrChange w:id="633" w:author="Jacques DAVID" w:date="2023-08-31T09:32:00Z">
            <w:rPr/>
          </w:rPrChange>
        </w:rPr>
        <w:t>Quoi qu’il arrive, le progrès sera ralenti par la phase de multiplication nécessaire pour replanter ce qui amène à un cycle de sélection de 2 ans.</w:t>
      </w:r>
    </w:p>
    <w:p w14:paraId="1066AAD7" w14:textId="6318E09D" w:rsidR="00166421" w:rsidRPr="00B508B3" w:rsidRDefault="00F52DFF" w:rsidP="00166421">
      <w:pPr>
        <w:rPr>
          <w:highlight w:val="yellow"/>
          <w:rPrChange w:id="634" w:author="Jacques DAVID" w:date="2023-08-31T09:32:00Z">
            <w:rPr/>
          </w:rPrChange>
        </w:rPr>
      </w:pPr>
      <w:r w:rsidRPr="00B508B3">
        <w:rPr>
          <w:highlight w:val="yellow"/>
          <w:rPrChange w:id="635" w:author="Jacques DAVID" w:date="2023-08-31T09:32:00Z">
            <w:rPr/>
          </w:rPrChange>
        </w:rPr>
        <w:t>Pour accélérer le progrès, on peut imaginer l</w:t>
      </w:r>
      <w:r w:rsidR="00621B8E" w:rsidRPr="00B508B3">
        <w:rPr>
          <w:highlight w:val="yellow"/>
          <w:rPrChange w:id="636" w:author="Jacques DAVID" w:date="2023-08-31T09:32:00Z">
            <w:rPr/>
          </w:rPrChange>
        </w:rPr>
        <w:t xml:space="preserve">a deuxième situation </w:t>
      </w:r>
      <w:r w:rsidRPr="00B508B3">
        <w:rPr>
          <w:highlight w:val="yellow"/>
          <w:rPrChange w:id="637" w:author="Jacques DAVID" w:date="2023-08-31T09:32:00Z">
            <w:rPr/>
          </w:rPrChange>
        </w:rPr>
        <w:t>où</w:t>
      </w:r>
      <w:r w:rsidR="00621B8E" w:rsidRPr="00B508B3">
        <w:rPr>
          <w:highlight w:val="yellow"/>
          <w:rPrChange w:id="638" w:author="Jacques DAVID" w:date="2023-08-31T09:32:00Z">
            <w:rPr/>
          </w:rPrChange>
        </w:rPr>
        <w:t xml:space="preserve"> un agriculteur conserve</w:t>
      </w:r>
      <w:r w:rsidR="009225D0" w:rsidRPr="00B508B3">
        <w:rPr>
          <w:highlight w:val="yellow"/>
          <w:rPrChange w:id="639" w:author="Jacques DAVID" w:date="2023-08-31T09:32:00Z">
            <w:rPr/>
          </w:rPrChange>
        </w:rPr>
        <w:t>rait chaque année</w:t>
      </w:r>
      <w:r w:rsidR="00621B8E" w:rsidRPr="00B508B3">
        <w:rPr>
          <w:highlight w:val="yellow"/>
          <w:rPrChange w:id="640" w:author="Jacques DAVID" w:date="2023-08-31T09:32:00Z">
            <w:rPr/>
          </w:rPrChange>
        </w:rPr>
        <w:t xml:space="preserve"> une partie de sa surface </w:t>
      </w:r>
      <w:r w:rsidR="00CC5B95" w:rsidRPr="00B508B3">
        <w:rPr>
          <w:highlight w:val="yellow"/>
          <w:rPrChange w:id="641" w:author="Jacques DAVID" w:date="2023-08-31T09:32:00Z">
            <w:rPr/>
          </w:rPrChange>
        </w:rPr>
        <w:t xml:space="preserve">(quelques dizaines de m²) </w:t>
      </w:r>
      <w:r w:rsidR="00621B8E" w:rsidRPr="00B508B3">
        <w:rPr>
          <w:highlight w:val="yellow"/>
          <w:rPrChange w:id="642" w:author="Jacques DAVID" w:date="2023-08-31T09:32:00Z">
            <w:rPr/>
          </w:rPrChange>
        </w:rPr>
        <w:t xml:space="preserve">pour sélectionner </w:t>
      </w:r>
      <w:r w:rsidR="009225D0" w:rsidRPr="00B508B3">
        <w:rPr>
          <w:highlight w:val="yellow"/>
          <w:rPrChange w:id="643" w:author="Jacques DAVID" w:date="2023-08-31T09:32:00Z">
            <w:rPr/>
          </w:rPrChange>
        </w:rPr>
        <w:t xml:space="preserve">directement </w:t>
      </w:r>
      <w:r w:rsidR="00621B8E" w:rsidRPr="00B508B3">
        <w:rPr>
          <w:highlight w:val="yellow"/>
          <w:rPrChange w:id="644" w:author="Jacques DAVID" w:date="2023-08-31T09:32:00Z">
            <w:rPr/>
          </w:rPrChange>
        </w:rPr>
        <w:t xml:space="preserve">dans sa récolte </w:t>
      </w:r>
      <w:r w:rsidR="00621B8E" w:rsidRPr="00B508B3">
        <w:rPr>
          <w:highlight w:val="yellow"/>
          <w:rPrChange w:id="645" w:author="Jacques DAVID" w:date="2023-08-31T09:32:00Z">
            <w:rPr/>
          </w:rPrChange>
        </w:rPr>
        <w:lastRenderedPageBreak/>
        <w:t>de l’année</w:t>
      </w:r>
      <w:r w:rsidR="00CC5B95" w:rsidRPr="00B508B3">
        <w:rPr>
          <w:highlight w:val="yellow"/>
          <w:rPrChange w:id="646" w:author="Jacques DAVID" w:date="2023-08-31T09:32:00Z">
            <w:rPr/>
          </w:rPrChange>
        </w:rPr>
        <w:t xml:space="preserve"> (issue de quelques hectares)</w:t>
      </w:r>
      <w:r w:rsidR="00621B8E" w:rsidRPr="00B508B3">
        <w:rPr>
          <w:highlight w:val="yellow"/>
          <w:rPrChange w:id="647" w:author="Jacques DAVID" w:date="2023-08-31T09:32:00Z">
            <w:rPr/>
          </w:rPrChange>
        </w:rPr>
        <w:t xml:space="preserve">. </w:t>
      </w:r>
      <w:r w:rsidRPr="00B508B3">
        <w:rPr>
          <w:highlight w:val="yellow"/>
          <w:rPrChange w:id="648" w:author="Jacques DAVID" w:date="2023-08-31T09:32:00Z">
            <w:rPr/>
          </w:rPrChange>
        </w:rPr>
        <w:t>Ce changement de surface lors de la sélection perme</w:t>
      </w:r>
      <w:r w:rsidR="009225D0" w:rsidRPr="00B508B3">
        <w:rPr>
          <w:highlight w:val="yellow"/>
          <w:rPrChange w:id="649" w:author="Jacques DAVID" w:date="2023-08-31T09:32:00Z">
            <w:rPr/>
          </w:rPrChange>
        </w:rPr>
        <w:t xml:space="preserve">t </w:t>
      </w:r>
      <w:r w:rsidR="00F76B83" w:rsidRPr="00B508B3">
        <w:rPr>
          <w:highlight w:val="yellow"/>
          <w:rPrChange w:id="650" w:author="Jacques DAVID" w:date="2023-08-31T09:32:00Z">
            <w:rPr/>
          </w:rPrChange>
        </w:rPr>
        <w:t xml:space="preserve">d’observer un grand nombre de grains mais d’en sélectionner peu. Cela permettrait </w:t>
      </w:r>
      <w:r w:rsidR="009225D0" w:rsidRPr="00B508B3">
        <w:rPr>
          <w:highlight w:val="yellow"/>
          <w:rPrChange w:id="651" w:author="Jacques DAVID" w:date="2023-08-31T09:32:00Z">
            <w:rPr/>
          </w:rPrChange>
        </w:rPr>
        <w:t>d’aller vers de plus grandes intensités de sélection et donc de progresser plus vite</w:t>
      </w:r>
      <w:r w:rsidR="00344072" w:rsidRPr="00B508B3">
        <w:rPr>
          <w:highlight w:val="yellow"/>
          <w:rPrChange w:id="652" w:author="Jacques DAVID" w:date="2023-08-31T09:32:00Z">
            <w:rPr/>
          </w:rPrChange>
        </w:rPr>
        <w:t xml:space="preserve"> même s’i</w:t>
      </w:r>
      <w:r w:rsidR="00621B8E" w:rsidRPr="00B508B3">
        <w:rPr>
          <w:highlight w:val="yellow"/>
          <w:rPrChange w:id="653" w:author="Jacques DAVID" w:date="2023-08-31T09:32:00Z">
            <w:rPr/>
          </w:rPrChange>
        </w:rPr>
        <w:t>l faudrait là aussi chaque année passer par une phase de multiplication avant de pouvoir replanter la population améliorée</w:t>
      </w:r>
      <w:r w:rsidR="00071E4B" w:rsidRPr="00B508B3">
        <w:rPr>
          <w:highlight w:val="yellow"/>
          <w:rPrChange w:id="654" w:author="Jacques DAVID" w:date="2023-08-31T09:32:00Z">
            <w:rPr/>
          </w:rPrChange>
        </w:rPr>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rsidRPr="00B508B3">
        <w:rPr>
          <w:highlight w:val="yellow"/>
          <w:rPrChange w:id="655" w:author="Jacques DAVID" w:date="2023-08-31T09:32:00Z">
            <w:rPr/>
          </w:rPrChange>
        </w:rPr>
        <w:t>On voit aussi dans ce cas qu’augmenter grandement le nombre d’épis observés ne rend pas la sélection sur épi beaucoup plus avantageuse (les courbes NEO = 3000 et NEO = 5000 sont proches)</w:t>
      </w:r>
      <w:r w:rsidRPr="00B508B3">
        <w:rPr>
          <w:highlight w:val="yellow"/>
          <w:rPrChange w:id="656" w:author="Jacques DAVID" w:date="2023-08-31T09:32:00Z">
            <w:rPr/>
          </w:rPrChange>
        </w:rPr>
        <w:t>.</w:t>
      </w:r>
      <w:r w:rsidR="0067395D" w:rsidRPr="00B508B3">
        <w:rPr>
          <w:highlight w:val="yellow"/>
          <w:rPrChange w:id="657" w:author="Jacques DAVID" w:date="2023-08-31T09:32:00Z">
            <w:rPr/>
          </w:rPrChange>
        </w:rPr>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Pr="00B508B3" w:rsidRDefault="004A5210" w:rsidP="00166421">
      <w:pPr>
        <w:rPr>
          <w:highlight w:val="yellow"/>
          <w:rPrChange w:id="658" w:author="Jacques DAVID" w:date="2023-08-31T09:32:00Z">
            <w:rPr/>
          </w:rPrChange>
        </w:rPr>
      </w:pPr>
    </w:p>
    <w:p w14:paraId="4F0E3FE3" w14:textId="2E9F2378" w:rsidR="001C2192" w:rsidRPr="00B508B3" w:rsidRDefault="00C71821" w:rsidP="004A5210">
      <w:pPr>
        <w:rPr>
          <w:highlight w:val="yellow"/>
          <w:rPrChange w:id="659" w:author="Jacques DAVID" w:date="2023-08-31T09:32:00Z">
            <w:rPr/>
          </w:rPrChange>
        </w:rPr>
      </w:pPr>
      <w:r w:rsidRPr="00B508B3">
        <w:rPr>
          <w:highlight w:val="yellow"/>
          <w:rPrChange w:id="660" w:author="Jacques DAVID" w:date="2023-08-31T09:32:00Z">
            <w:rPr/>
          </w:rPrChange>
        </w:rPr>
        <w:t>Dès lors que l’on se place dans des situations ou plus de 50.000 grains doivent être sélectionnés</w:t>
      </w:r>
      <w:r w:rsidR="00483AAA" w:rsidRPr="00B508B3">
        <w:rPr>
          <w:highlight w:val="yellow"/>
          <w:rPrChange w:id="661" w:author="Jacques DAVID" w:date="2023-08-31T09:32:00Z">
            <w:rPr/>
          </w:rPrChange>
        </w:rPr>
        <w:t xml:space="preserve"> (ce qui correspond par exemple à sélectionner sur une surface constante de 200 m²)</w:t>
      </w:r>
      <w:r w:rsidRPr="00B508B3">
        <w:rPr>
          <w:highlight w:val="yellow"/>
          <w:rPrChange w:id="662" w:author="Jacques DAVID" w:date="2023-08-31T09:32:00Z">
            <w:rPr/>
          </w:rPrChange>
        </w:rPr>
        <w:t xml:space="preserve">, on voit que la sélection sur épi ne reste avantageuse que si le nombre d’épi observable est grand (&gt; 3000) et que le nombre de grain observable est relativement faible (&lt; 800.000). </w:t>
      </w:r>
      <w:r w:rsidR="00C8361B" w:rsidRPr="00B508B3">
        <w:rPr>
          <w:highlight w:val="yellow"/>
          <w:rPrChange w:id="663" w:author="Jacques DAVID" w:date="2023-08-31T09:32:00Z">
            <w:rPr/>
          </w:rPrChange>
        </w:rPr>
        <w:t xml:space="preserve">Se retrouver dans une telle situation ne paraît pas très réaliste car observer 800.000 grains est déjà réalisable aujourd’hui alors qu’observer 3000 épis est un </w:t>
      </w:r>
      <w:ins w:id="664" w:author="Jacques DAVID" w:date="2023-08-31T09:32:00Z">
        <w:r w:rsidR="00B508B3" w:rsidRPr="00B508B3">
          <w:rPr>
            <w:highlight w:val="yellow"/>
            <w:rPrChange w:id="665" w:author="Jacques DAVID" w:date="2023-08-31T09:32:00Z">
              <w:rPr/>
            </w:rPrChange>
          </w:rPr>
          <w:t xml:space="preserve">gros </w:t>
        </w:r>
      </w:ins>
      <w:r w:rsidR="00C8361B" w:rsidRPr="00B508B3">
        <w:rPr>
          <w:highlight w:val="yellow"/>
          <w:rPrChange w:id="666" w:author="Jacques DAVID" w:date="2023-08-31T09:32:00Z">
            <w:rPr/>
          </w:rPrChange>
        </w:rPr>
        <w:t>travail</w:t>
      </w:r>
      <w:del w:id="667" w:author="Jacques DAVID" w:date="2023-08-31T09:32:00Z">
        <w:r w:rsidR="00C8361B" w:rsidRPr="00B508B3" w:rsidDel="00B508B3">
          <w:rPr>
            <w:highlight w:val="yellow"/>
            <w:rPrChange w:id="668" w:author="Jacques DAVID" w:date="2023-08-31T09:32:00Z">
              <w:rPr/>
            </w:rPrChange>
          </w:rPr>
          <w:delText xml:space="preserve"> colossal</w:delText>
        </w:r>
      </w:del>
      <w:r w:rsidR="00C8361B" w:rsidRPr="00B508B3">
        <w:rPr>
          <w:highlight w:val="yellow"/>
          <w:rPrChange w:id="669" w:author="Jacques DAVID" w:date="2023-08-31T09:32:00Z">
            <w:rPr/>
          </w:rPrChange>
        </w:rPr>
        <w:t>.</w:t>
      </w:r>
      <w:r w:rsidR="004A5210" w:rsidRPr="00B508B3">
        <w:rPr>
          <w:highlight w:val="yellow"/>
          <w:rPrChange w:id="670" w:author="Jacques DAVID" w:date="2023-08-31T09:32:00Z">
            <w:rPr/>
          </w:rPrChange>
        </w:rPr>
        <w:t xml:space="preserve"> </w:t>
      </w:r>
      <w:r w:rsidR="00C8361B" w:rsidRPr="00B508B3">
        <w:rPr>
          <w:highlight w:val="yellow"/>
          <w:rPrChange w:id="671" w:author="Jacques DAVID" w:date="2023-08-31T09:32:00Z">
            <w:rPr/>
          </w:rPrChange>
        </w:rPr>
        <w:t xml:space="preserve">De plus, la comparaison ente sélection sur épi et sélection sur grain perd de son sens en imaginant une situation où un agriculteur sélectionnerait directement dans sa récolte pour faire le semis de l’année suivante. En effet, </w:t>
      </w:r>
      <w:r w:rsidR="00BF6C7B" w:rsidRPr="00B508B3">
        <w:rPr>
          <w:highlight w:val="yellow"/>
          <w:rPrChange w:id="672" w:author="Jacques DAVID" w:date="2023-08-31T09:32:00Z">
            <w:rPr/>
          </w:rPrChange>
        </w:rPr>
        <w:t>en considérant par exemple</w:t>
      </w:r>
      <w:r w:rsidR="00C8361B" w:rsidRPr="00B508B3">
        <w:rPr>
          <w:highlight w:val="yellow"/>
          <w:rPrChange w:id="673" w:author="Jacques DAVID" w:date="2023-08-31T09:32:00Z">
            <w:rPr/>
          </w:rPrChange>
        </w:rPr>
        <w:t xml:space="preserve"> une surface cultivée </w:t>
      </w:r>
      <w:r w:rsidR="00C8361B" w:rsidRPr="00B508B3">
        <w:rPr>
          <w:color w:val="000000" w:themeColor="text1"/>
          <w:highlight w:val="yellow"/>
          <w:rPrChange w:id="674" w:author="Jacques DAVID" w:date="2023-08-31T09:32:00Z">
            <w:rPr>
              <w:color w:val="000000" w:themeColor="text1"/>
            </w:rPr>
          </w:rPrChange>
        </w:rPr>
        <w:t>de 20 ha</w:t>
      </w:r>
      <w:r w:rsidR="00C8361B" w:rsidRPr="00B508B3">
        <w:rPr>
          <w:highlight w:val="yellow"/>
          <w:rPrChange w:id="675" w:author="Jacques DAVID" w:date="2023-08-31T09:32:00Z">
            <w:rPr/>
          </w:rPrChange>
        </w:rPr>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Pr="00B508B3" w:rsidRDefault="004A5210" w:rsidP="004A5210">
      <w:pPr>
        <w:rPr>
          <w:highlight w:val="yellow"/>
          <w:rPrChange w:id="676" w:author="Jacques DAVID" w:date="2023-08-31T09:32:00Z">
            <w:rPr/>
          </w:rPrChange>
        </w:rPr>
      </w:pPr>
    </w:p>
    <w:p w14:paraId="6BA0F5C2" w14:textId="2605A2DC" w:rsidR="0062767B" w:rsidRDefault="0002684B" w:rsidP="0062767B">
      <w:r w:rsidRPr="00B508B3">
        <w:rPr>
          <w:highlight w:val="yellow"/>
          <w:rPrChange w:id="677" w:author="Jacques DAVID" w:date="2023-08-31T09:32:00Z">
            <w:rPr/>
          </w:rPrChange>
        </w:rPr>
        <w:t xml:space="preserve">Il semble donc d’après ces résultats que la sélection sur épi ne serait avantageuse que lorsque de très petites surfaces sont allouées à la sélection. </w:t>
      </w:r>
      <w:r w:rsidR="00F77A3D" w:rsidRPr="00B508B3">
        <w:rPr>
          <w:highlight w:val="yellow"/>
          <w:rPrChange w:id="678" w:author="Jacques DAVID" w:date="2023-08-31T09:32:00Z">
            <w:rPr/>
          </w:rPrChange>
        </w:rPr>
        <w:t>En effet, c</w:t>
      </w:r>
      <w:r w:rsidRPr="00B508B3">
        <w:rPr>
          <w:highlight w:val="yellow"/>
          <w:rPrChange w:id="679" w:author="Jacques DAVID" w:date="2023-08-31T09:32:00Z">
            <w:rPr/>
          </w:rPrChange>
        </w:rPr>
        <w:t>ela implique qu’il est possible d’observer une grande partie des épis récoltés ce qui permet d’aller vers de fortes intensités en sélection sur épi.</w:t>
      </w:r>
    </w:p>
    <w:p w14:paraId="4145A0BF" w14:textId="77777777" w:rsidR="00BC42C6" w:rsidRDefault="00BC42C6" w:rsidP="0062767B"/>
    <w:p w14:paraId="507031A3" w14:textId="37F70C08" w:rsidR="002E0557" w:rsidRDefault="002E0557" w:rsidP="0062767B">
      <w:pPr>
        <w:pStyle w:val="Titre1"/>
      </w:pPr>
      <w:bookmarkStart w:id="680" w:name="_Toc144300122"/>
      <w:r>
        <w:t>Discussion</w:t>
      </w:r>
      <w:bookmarkEnd w:id="680"/>
    </w:p>
    <w:p w14:paraId="1B954DDA" w14:textId="7187D8D7" w:rsidR="00E22313" w:rsidRDefault="00E22313" w:rsidP="00E22313">
      <w:pPr>
        <w:pStyle w:val="Titre2"/>
      </w:pPr>
      <w:bookmarkStart w:id="681" w:name="_Toc144300123"/>
      <w:r>
        <w:t>Retour sur les résultats de sélection</w:t>
      </w:r>
      <w:bookmarkEnd w:id="681"/>
    </w:p>
    <w:p w14:paraId="39295508" w14:textId="7E09AF80" w:rsidR="007A7774" w:rsidRPr="00A45AA3" w:rsidRDefault="00B379F2" w:rsidP="007A7774">
      <w:r>
        <w:t xml:space="preserve">Mis à part pour la hauteur des plantes, les résultats de la sélection réelle par tamis et de la sélection </w:t>
      </w:r>
      <w:r>
        <w:rPr>
          <w:i/>
        </w:rPr>
        <w:t>in silico</w:t>
      </w:r>
      <w:r>
        <w:t xml:space="preserve"> ne concordent pas</w:t>
      </w:r>
      <w:r w:rsidR="00CC5B95">
        <w:t xml:space="preserve"> complètement</w:t>
      </w:r>
      <w:r>
        <w:t xml:space="preserve">. Seule la sélection des petits grains a permis de </w:t>
      </w:r>
      <w:r w:rsidR="00CC5B95">
        <w:t xml:space="preserve">modifier la valeur </w:t>
      </w:r>
      <w:r w:rsidR="00CC5B95">
        <w:lastRenderedPageBreak/>
        <w:t>du caractère en sélection réelle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réelle n’était pas d’une grande qualité. Des effets importants liés aux micro-parcelles étaient présents et ce dispositif ne permettait une grande puissance statistique. 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et dans une population sélectionnée. </w:t>
      </w:r>
      <w:r w:rsidR="00F5638B">
        <w:t xml:space="preserve">Il y a peut-être des mécanismes d’interaction entre les plantes qui font que les blés se comporteraient différemment dans une population composée en espérance de génotypes donnant de plus gros grains et dans une population plus diverse. </w:t>
      </w:r>
      <w:r w:rsidR="007A7774">
        <w:t>On peut aussi imaginer que l’intensité de sélection sur grain</w:t>
      </w:r>
      <w:r w:rsidR="004106F1">
        <w:t xml:space="preserve"> en sélection réelle</w:t>
      </w:r>
      <w:r w:rsidR="007A7774">
        <w:t xml:space="preserve"> n’ait en fait pas été assez forte. En effet, la variance intra-épi de la taille des grains implique que tous les génotypes font à la fois des petits grains, des grains plus moyens, et certains font de gros grains. Si l’intensité de sélection des gros grains a permis de garder les gros grains de génotypes produisant des gros grains, elle n’a peut-être pas permis d’éliminer des grains plus moyens des génotypes produisant des plus petits grains. Il se peut donc que la pression de sélection exercée ait en fait été trop faible. </w:t>
      </w:r>
    </w:p>
    <w:p w14:paraId="783278F0" w14:textId="13F6E9D1" w:rsidR="00637BDE" w:rsidRDefault="00637BDE" w:rsidP="003B252E"/>
    <w:p w14:paraId="6ADBEDC4" w14:textId="14A77B50" w:rsidR="003B252E" w:rsidRPr="00065447" w:rsidRDefault="003B252E" w:rsidP="003B252E">
      <w:r>
        <w:t>L</w:t>
      </w:r>
      <w:r w:rsidR="00A45AA3">
        <w:t xml:space="preserve">es résultats de sélection </w:t>
      </w:r>
      <w:r w:rsidR="00A45AA3">
        <w:rPr>
          <w:i/>
        </w:rPr>
        <w:t xml:space="preserve">in silico </w:t>
      </w:r>
      <w:r w:rsidR="00A45AA3">
        <w:t>concordent plus avec les résultats trouvés dans la littérature que les résultats de sélection réelle</w:t>
      </w:r>
      <w:r>
        <w:t xml:space="preserve">. </w:t>
      </w:r>
      <w:r w:rsidRPr="00065447">
        <w:t>La littérature sur la sélection massale sur la taille des grains n’est pas très étendue. Ci-dessous un tableau récapitulant les résultat</w:t>
      </w:r>
      <w:r>
        <w:t>s d’études menées sur le sujet :</w:t>
      </w:r>
    </w:p>
    <w:p w14:paraId="123D58F0" w14:textId="77777777" w:rsidR="003B252E" w:rsidRPr="00065447" w:rsidRDefault="003B252E" w:rsidP="003B252E"/>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969"/>
        <w:gridCol w:w="837"/>
        <w:gridCol w:w="1002"/>
        <w:gridCol w:w="1002"/>
        <w:gridCol w:w="837"/>
        <w:gridCol w:w="1165"/>
      </w:tblGrid>
      <w:tr w:rsidR="00824B81" w:rsidRPr="00065447" w14:paraId="6A698AF0" w14:textId="77777777" w:rsidTr="00824B81">
        <w:trPr>
          <w:trHeight w:val="330"/>
        </w:trPr>
        <w:tc>
          <w:tcPr>
            <w:tcW w:w="1266" w:type="dxa"/>
          </w:tcPr>
          <w:p w14:paraId="5689B5D8" w14:textId="77777777" w:rsidR="00824B81" w:rsidRPr="00E2265C" w:rsidRDefault="00824B81" w:rsidP="00120575">
            <w:pPr>
              <w:spacing w:line="240" w:lineRule="auto"/>
              <w:jc w:val="center"/>
              <w:rPr>
                <w:b/>
                <w:sz w:val="16"/>
                <w:szCs w:val="18"/>
              </w:rPr>
            </w:pPr>
            <w:r w:rsidRPr="00E2265C">
              <w:rPr>
                <w:b/>
                <w:sz w:val="16"/>
                <w:szCs w:val="18"/>
              </w:rPr>
              <w:t>Population</w:t>
            </w:r>
          </w:p>
        </w:tc>
        <w:tc>
          <w:tcPr>
            <w:tcW w:w="1070" w:type="dxa"/>
          </w:tcPr>
          <w:p w14:paraId="7C120452" w14:textId="77777777" w:rsidR="00824B81" w:rsidRPr="00E2265C" w:rsidRDefault="00824B81" w:rsidP="00120575">
            <w:pPr>
              <w:spacing w:line="240" w:lineRule="auto"/>
              <w:jc w:val="center"/>
              <w:rPr>
                <w:b/>
                <w:sz w:val="16"/>
                <w:szCs w:val="18"/>
              </w:rPr>
            </w:pPr>
            <w:r w:rsidRPr="00E2265C">
              <w:rPr>
                <w:b/>
                <w:sz w:val="16"/>
                <w:szCs w:val="18"/>
              </w:rPr>
              <w:t>Type de sélection</w:t>
            </w:r>
          </w:p>
        </w:tc>
        <w:tc>
          <w:tcPr>
            <w:tcW w:w="871" w:type="dxa"/>
          </w:tcPr>
          <w:p w14:paraId="5A3CAA5C" w14:textId="0508E1EC" w:rsidR="00824B81" w:rsidRPr="00E2265C" w:rsidRDefault="00824B81" w:rsidP="00120575">
            <w:pPr>
              <w:spacing w:line="240" w:lineRule="auto"/>
              <w:jc w:val="center"/>
              <w:rPr>
                <w:b/>
                <w:sz w:val="16"/>
                <w:szCs w:val="18"/>
              </w:rPr>
            </w:pPr>
            <w:r>
              <w:rPr>
                <w:b/>
                <w:sz w:val="16"/>
                <w:szCs w:val="18"/>
              </w:rPr>
              <w:t xml:space="preserve">Nb </w:t>
            </w:r>
            <w:r w:rsidRPr="00E2265C">
              <w:rPr>
                <w:b/>
                <w:sz w:val="16"/>
                <w:szCs w:val="18"/>
              </w:rPr>
              <w:t>cycles</w:t>
            </w:r>
          </w:p>
        </w:tc>
        <w:tc>
          <w:tcPr>
            <w:tcW w:w="969" w:type="dxa"/>
          </w:tcPr>
          <w:p w14:paraId="64606CE7" w14:textId="77777777" w:rsidR="00824B81" w:rsidRPr="00E2265C" w:rsidRDefault="00824B81" w:rsidP="00120575">
            <w:pPr>
              <w:spacing w:line="240" w:lineRule="auto"/>
              <w:jc w:val="center"/>
              <w:rPr>
                <w:b/>
                <w:sz w:val="16"/>
                <w:szCs w:val="18"/>
              </w:rPr>
            </w:pPr>
            <w:r w:rsidRPr="00E2265C">
              <w:rPr>
                <w:b/>
                <w:sz w:val="16"/>
                <w:szCs w:val="18"/>
              </w:rPr>
              <w:t>PMG</w:t>
            </w:r>
          </w:p>
        </w:tc>
        <w:tc>
          <w:tcPr>
            <w:tcW w:w="837" w:type="dxa"/>
          </w:tcPr>
          <w:p w14:paraId="1C51B654" w14:textId="77777777" w:rsidR="00824B81" w:rsidRPr="00E2265C" w:rsidRDefault="00824B81" w:rsidP="00120575">
            <w:pPr>
              <w:spacing w:line="240" w:lineRule="auto"/>
              <w:jc w:val="center"/>
              <w:rPr>
                <w:b/>
                <w:sz w:val="16"/>
                <w:szCs w:val="18"/>
              </w:rPr>
            </w:pPr>
            <w:proofErr w:type="spellStart"/>
            <w:r w:rsidRPr="00E2265C">
              <w:rPr>
                <w:b/>
                <w:sz w:val="16"/>
                <w:szCs w:val="18"/>
              </w:rPr>
              <w:t>Prot</w:t>
            </w:r>
            <w:proofErr w:type="spellEnd"/>
          </w:p>
        </w:tc>
        <w:tc>
          <w:tcPr>
            <w:tcW w:w="1002" w:type="dxa"/>
          </w:tcPr>
          <w:p w14:paraId="05CC8298" w14:textId="051E4512" w:rsidR="00824B81" w:rsidRPr="00E2265C" w:rsidRDefault="00824B81" w:rsidP="00120575">
            <w:pPr>
              <w:spacing w:line="240" w:lineRule="auto"/>
              <w:jc w:val="center"/>
              <w:rPr>
                <w:b/>
                <w:sz w:val="16"/>
                <w:szCs w:val="18"/>
              </w:rPr>
            </w:pPr>
            <w:proofErr w:type="spellStart"/>
            <w:r w:rsidRPr="00E2265C">
              <w:rPr>
                <w:b/>
                <w:sz w:val="16"/>
                <w:szCs w:val="18"/>
              </w:rPr>
              <w:t>Preco</w:t>
            </w:r>
            <w:proofErr w:type="spellEnd"/>
          </w:p>
        </w:tc>
        <w:tc>
          <w:tcPr>
            <w:tcW w:w="1002" w:type="dxa"/>
          </w:tcPr>
          <w:p w14:paraId="443F907D" w14:textId="77777777" w:rsidR="00824B81" w:rsidRPr="00E2265C" w:rsidRDefault="00824B81" w:rsidP="00120575">
            <w:pPr>
              <w:spacing w:line="240" w:lineRule="auto"/>
              <w:jc w:val="center"/>
              <w:rPr>
                <w:b/>
                <w:sz w:val="16"/>
                <w:szCs w:val="18"/>
              </w:rPr>
            </w:pPr>
            <w:r w:rsidRPr="00E2265C">
              <w:rPr>
                <w:b/>
                <w:sz w:val="16"/>
                <w:szCs w:val="18"/>
              </w:rPr>
              <w:t>Grains/</w:t>
            </w:r>
            <w:proofErr w:type="spellStart"/>
            <w:r w:rsidRPr="00E2265C">
              <w:rPr>
                <w:b/>
                <w:sz w:val="16"/>
                <w:szCs w:val="18"/>
              </w:rPr>
              <w:t>epi</w:t>
            </w:r>
            <w:proofErr w:type="spellEnd"/>
          </w:p>
        </w:tc>
        <w:tc>
          <w:tcPr>
            <w:tcW w:w="837" w:type="dxa"/>
          </w:tcPr>
          <w:p w14:paraId="5596EB8B" w14:textId="65B8B857" w:rsidR="00824B81" w:rsidRPr="00E2265C" w:rsidRDefault="00824B81" w:rsidP="00120575">
            <w:pPr>
              <w:spacing w:line="240" w:lineRule="auto"/>
              <w:jc w:val="center"/>
              <w:rPr>
                <w:b/>
                <w:sz w:val="16"/>
                <w:szCs w:val="18"/>
              </w:rPr>
            </w:pPr>
            <w:r w:rsidRPr="00E2265C">
              <w:rPr>
                <w:b/>
                <w:sz w:val="16"/>
                <w:szCs w:val="18"/>
              </w:rPr>
              <w:t>Hauteur</w:t>
            </w:r>
          </w:p>
        </w:tc>
        <w:tc>
          <w:tcPr>
            <w:tcW w:w="1165" w:type="dxa"/>
          </w:tcPr>
          <w:p w14:paraId="19D70F10" w14:textId="77777777" w:rsidR="00824B81" w:rsidRPr="00E2265C" w:rsidRDefault="00824B81" w:rsidP="00120575">
            <w:pPr>
              <w:spacing w:line="240" w:lineRule="auto"/>
              <w:jc w:val="center"/>
              <w:rPr>
                <w:b/>
                <w:sz w:val="16"/>
                <w:szCs w:val="18"/>
              </w:rPr>
            </w:pPr>
            <w:r w:rsidRPr="00E2265C">
              <w:rPr>
                <w:b/>
                <w:sz w:val="16"/>
                <w:szCs w:val="18"/>
              </w:rPr>
              <w:t>Référence</w:t>
            </w:r>
          </w:p>
        </w:tc>
      </w:tr>
      <w:tr w:rsidR="00824B81" w:rsidRPr="00065447" w14:paraId="7BFB41FC" w14:textId="77777777" w:rsidTr="00824B81">
        <w:trPr>
          <w:trHeight w:val="330"/>
        </w:trPr>
        <w:tc>
          <w:tcPr>
            <w:tcW w:w="1266" w:type="dxa"/>
          </w:tcPr>
          <w:p w14:paraId="6E0406E1"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B88E2F2"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3D77257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1EE55858" w14:textId="77777777" w:rsidR="00824B81" w:rsidRPr="00E2265C" w:rsidRDefault="00824B81" w:rsidP="00120575">
            <w:pPr>
              <w:spacing w:line="240" w:lineRule="auto"/>
              <w:jc w:val="center"/>
              <w:rPr>
                <w:sz w:val="16"/>
                <w:szCs w:val="18"/>
              </w:rPr>
            </w:pPr>
            <w:r w:rsidRPr="00E2265C">
              <w:rPr>
                <w:sz w:val="16"/>
                <w:szCs w:val="18"/>
              </w:rPr>
              <w:t>+2.4%</w:t>
            </w:r>
          </w:p>
        </w:tc>
        <w:tc>
          <w:tcPr>
            <w:tcW w:w="837" w:type="dxa"/>
            <w:shd w:val="clear" w:color="auto" w:fill="BFBFBF" w:themeFill="background1" w:themeFillShade="BF"/>
          </w:tcPr>
          <w:p w14:paraId="0866A8E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56A343A"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422467"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6D7B7E00" w14:textId="77777777" w:rsidR="00824B81" w:rsidRPr="00E2265C" w:rsidRDefault="00824B81" w:rsidP="00120575">
            <w:pPr>
              <w:spacing w:line="240" w:lineRule="auto"/>
              <w:jc w:val="center"/>
              <w:rPr>
                <w:sz w:val="16"/>
                <w:szCs w:val="18"/>
              </w:rPr>
            </w:pPr>
          </w:p>
        </w:tc>
        <w:tc>
          <w:tcPr>
            <w:tcW w:w="1165" w:type="dxa"/>
          </w:tcPr>
          <w:p w14:paraId="359DA622"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824B81" w:rsidRPr="00065447" w14:paraId="2A72F7C1" w14:textId="77777777" w:rsidTr="00824B81">
        <w:trPr>
          <w:trHeight w:val="330"/>
        </w:trPr>
        <w:tc>
          <w:tcPr>
            <w:tcW w:w="1266" w:type="dxa"/>
          </w:tcPr>
          <w:p w14:paraId="711F665E" w14:textId="77777777" w:rsidR="00824B81" w:rsidRPr="00E2265C" w:rsidRDefault="00824B81" w:rsidP="00120575">
            <w:pPr>
              <w:spacing w:line="240" w:lineRule="auto"/>
              <w:jc w:val="center"/>
              <w:rPr>
                <w:sz w:val="16"/>
                <w:szCs w:val="18"/>
              </w:rPr>
            </w:pPr>
            <w:r w:rsidRPr="00E2265C">
              <w:rPr>
                <w:sz w:val="16"/>
                <w:szCs w:val="18"/>
              </w:rPr>
              <w:t>90 pop biparentales</w:t>
            </w:r>
          </w:p>
        </w:tc>
        <w:tc>
          <w:tcPr>
            <w:tcW w:w="1070" w:type="dxa"/>
          </w:tcPr>
          <w:p w14:paraId="5CA70DDF"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0FCC093E"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218B5236"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B791FAD"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0C123C4" w14:textId="77777777" w:rsidR="00824B81" w:rsidRPr="00E2265C" w:rsidRDefault="00824B81" w:rsidP="00120575">
            <w:pPr>
              <w:spacing w:line="240" w:lineRule="auto"/>
              <w:jc w:val="center"/>
              <w:rPr>
                <w:sz w:val="16"/>
                <w:szCs w:val="18"/>
              </w:rPr>
            </w:pPr>
            <w:r w:rsidRPr="00E2265C">
              <w:rPr>
                <w:sz w:val="16"/>
                <w:szCs w:val="18"/>
              </w:rPr>
              <w:t>-</w:t>
            </w:r>
          </w:p>
        </w:tc>
        <w:tc>
          <w:tcPr>
            <w:tcW w:w="1002" w:type="dxa"/>
          </w:tcPr>
          <w:p w14:paraId="2396E9E3" w14:textId="77777777" w:rsidR="00824B81" w:rsidRPr="00E2265C" w:rsidRDefault="00824B81" w:rsidP="00120575">
            <w:pPr>
              <w:spacing w:line="240" w:lineRule="auto"/>
              <w:jc w:val="center"/>
              <w:rPr>
                <w:sz w:val="16"/>
                <w:szCs w:val="18"/>
              </w:rPr>
            </w:pPr>
            <w:r w:rsidRPr="00E2265C">
              <w:rPr>
                <w:sz w:val="16"/>
                <w:szCs w:val="18"/>
              </w:rPr>
              <w:t>+</w:t>
            </w:r>
          </w:p>
        </w:tc>
        <w:tc>
          <w:tcPr>
            <w:tcW w:w="837" w:type="dxa"/>
          </w:tcPr>
          <w:p w14:paraId="6F975C7D"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1CC41C0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824B81" w:rsidRPr="00065447" w14:paraId="3DDE0C34" w14:textId="77777777" w:rsidTr="00824B81">
        <w:trPr>
          <w:trHeight w:val="330"/>
        </w:trPr>
        <w:tc>
          <w:tcPr>
            <w:tcW w:w="1266" w:type="dxa"/>
          </w:tcPr>
          <w:p w14:paraId="17977318"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28271A3D" w14:textId="77777777" w:rsidR="00824B81" w:rsidRPr="00E2265C" w:rsidRDefault="00824B81" w:rsidP="00120575">
            <w:pPr>
              <w:spacing w:line="240" w:lineRule="auto"/>
              <w:jc w:val="center"/>
              <w:rPr>
                <w:sz w:val="16"/>
                <w:szCs w:val="18"/>
              </w:rPr>
            </w:pPr>
            <w:r w:rsidRPr="00E2265C">
              <w:rPr>
                <w:sz w:val="16"/>
                <w:szCs w:val="18"/>
              </w:rPr>
              <w:t>Visuelle sur épi</w:t>
            </w:r>
          </w:p>
        </w:tc>
        <w:tc>
          <w:tcPr>
            <w:tcW w:w="871" w:type="dxa"/>
          </w:tcPr>
          <w:p w14:paraId="7F266AAD"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FD76ADA"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F460D26"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D734D4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8BFD4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2586204" w14:textId="77777777" w:rsidR="00824B81" w:rsidRPr="00E2265C" w:rsidRDefault="00824B81" w:rsidP="00120575">
            <w:pPr>
              <w:spacing w:line="240" w:lineRule="auto"/>
              <w:jc w:val="center"/>
              <w:rPr>
                <w:sz w:val="16"/>
                <w:szCs w:val="18"/>
              </w:rPr>
            </w:pPr>
          </w:p>
        </w:tc>
        <w:tc>
          <w:tcPr>
            <w:tcW w:w="1165" w:type="dxa"/>
          </w:tcPr>
          <w:p w14:paraId="33B4E5BB"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42B95FE5" w14:textId="77777777" w:rsidTr="00824B81">
        <w:trPr>
          <w:trHeight w:val="315"/>
        </w:trPr>
        <w:tc>
          <w:tcPr>
            <w:tcW w:w="1266" w:type="dxa"/>
          </w:tcPr>
          <w:p w14:paraId="0A86F57E" w14:textId="77777777" w:rsidR="00824B81" w:rsidRPr="00E2265C" w:rsidRDefault="00824B81" w:rsidP="00120575">
            <w:pPr>
              <w:spacing w:line="240" w:lineRule="auto"/>
              <w:jc w:val="center"/>
              <w:rPr>
                <w:sz w:val="16"/>
                <w:szCs w:val="18"/>
              </w:rPr>
            </w:pPr>
            <w:r w:rsidRPr="00E2265C">
              <w:rPr>
                <w:sz w:val="16"/>
                <w:szCs w:val="18"/>
              </w:rPr>
              <w:t>3 pop biparentales</w:t>
            </w:r>
          </w:p>
        </w:tc>
        <w:tc>
          <w:tcPr>
            <w:tcW w:w="1070" w:type="dxa"/>
          </w:tcPr>
          <w:p w14:paraId="7684AB00"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AA12319"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2CC58E9"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3D562C33"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2DEA8349"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64233FAA"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374E5791" w14:textId="77777777" w:rsidR="00824B81" w:rsidRPr="00E2265C" w:rsidRDefault="00824B81" w:rsidP="00120575">
            <w:pPr>
              <w:spacing w:line="240" w:lineRule="auto"/>
              <w:jc w:val="center"/>
              <w:rPr>
                <w:sz w:val="16"/>
                <w:szCs w:val="18"/>
              </w:rPr>
            </w:pPr>
          </w:p>
        </w:tc>
        <w:tc>
          <w:tcPr>
            <w:tcW w:w="1165" w:type="dxa"/>
          </w:tcPr>
          <w:p w14:paraId="5382245A"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824B81" w:rsidRPr="00065447" w14:paraId="5FB83E6D" w14:textId="77777777" w:rsidTr="00824B81">
        <w:trPr>
          <w:trHeight w:val="330"/>
        </w:trPr>
        <w:tc>
          <w:tcPr>
            <w:tcW w:w="1266" w:type="dxa"/>
            <w:shd w:val="clear" w:color="auto" w:fill="BFBFBF" w:themeFill="background1" w:themeFillShade="BF"/>
          </w:tcPr>
          <w:p w14:paraId="5CA0ADCE" w14:textId="77777777" w:rsidR="00824B81" w:rsidRPr="00E2265C" w:rsidRDefault="00824B81" w:rsidP="00120575">
            <w:pPr>
              <w:spacing w:line="240" w:lineRule="auto"/>
              <w:jc w:val="center"/>
              <w:rPr>
                <w:sz w:val="16"/>
                <w:szCs w:val="18"/>
              </w:rPr>
            </w:pPr>
          </w:p>
        </w:tc>
        <w:tc>
          <w:tcPr>
            <w:tcW w:w="1070" w:type="dxa"/>
          </w:tcPr>
          <w:p w14:paraId="1B389AF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59DDB7B" w14:textId="77777777" w:rsidR="00824B81" w:rsidRPr="00E2265C" w:rsidRDefault="00824B81" w:rsidP="00120575">
            <w:pPr>
              <w:spacing w:line="240" w:lineRule="auto"/>
              <w:jc w:val="center"/>
              <w:rPr>
                <w:sz w:val="16"/>
                <w:szCs w:val="18"/>
              </w:rPr>
            </w:pPr>
            <w:r w:rsidRPr="00E2265C">
              <w:rPr>
                <w:sz w:val="16"/>
                <w:szCs w:val="18"/>
              </w:rPr>
              <w:t>2</w:t>
            </w:r>
          </w:p>
        </w:tc>
        <w:tc>
          <w:tcPr>
            <w:tcW w:w="969" w:type="dxa"/>
          </w:tcPr>
          <w:p w14:paraId="73F9F125"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62829B2"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DD4469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71A0460F"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2CACA928" w14:textId="77777777" w:rsidR="00824B81" w:rsidRPr="00E2265C" w:rsidRDefault="00824B81" w:rsidP="00120575">
            <w:pPr>
              <w:spacing w:line="240" w:lineRule="auto"/>
              <w:jc w:val="center"/>
              <w:rPr>
                <w:sz w:val="16"/>
                <w:szCs w:val="18"/>
              </w:rPr>
            </w:pPr>
          </w:p>
        </w:tc>
        <w:tc>
          <w:tcPr>
            <w:tcW w:w="1165" w:type="dxa"/>
          </w:tcPr>
          <w:p w14:paraId="76E2392C"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824B81" w:rsidRPr="00065447" w14:paraId="6BC7792D" w14:textId="77777777" w:rsidTr="00824B81">
        <w:trPr>
          <w:trHeight w:val="330"/>
        </w:trPr>
        <w:tc>
          <w:tcPr>
            <w:tcW w:w="1266" w:type="dxa"/>
          </w:tcPr>
          <w:p w14:paraId="3A3FB5BD" w14:textId="77777777" w:rsidR="00824B81" w:rsidRPr="00E2265C" w:rsidRDefault="00824B81" w:rsidP="00120575">
            <w:pPr>
              <w:spacing w:line="240" w:lineRule="auto"/>
              <w:jc w:val="center"/>
              <w:rPr>
                <w:sz w:val="16"/>
                <w:szCs w:val="18"/>
              </w:rPr>
            </w:pPr>
            <w:r w:rsidRPr="00E2265C">
              <w:rPr>
                <w:sz w:val="16"/>
                <w:szCs w:val="18"/>
              </w:rPr>
              <w:t>6 pop composites</w:t>
            </w:r>
          </w:p>
        </w:tc>
        <w:tc>
          <w:tcPr>
            <w:tcW w:w="1070" w:type="dxa"/>
          </w:tcPr>
          <w:p w14:paraId="392BDAD8"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6277595F"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7AC879A"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shd w:val="clear" w:color="auto" w:fill="BFBFBF" w:themeFill="background1" w:themeFillShade="BF"/>
          </w:tcPr>
          <w:p w14:paraId="774E3951"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0EF9C0CE"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5698D6EC" w14:textId="77777777" w:rsidR="00824B81" w:rsidRPr="00E2265C" w:rsidRDefault="00824B81" w:rsidP="00120575">
            <w:pPr>
              <w:spacing w:line="240" w:lineRule="auto"/>
              <w:jc w:val="center"/>
              <w:rPr>
                <w:sz w:val="16"/>
                <w:szCs w:val="18"/>
              </w:rPr>
            </w:pPr>
          </w:p>
        </w:tc>
        <w:tc>
          <w:tcPr>
            <w:tcW w:w="837" w:type="dxa"/>
            <w:shd w:val="clear" w:color="auto" w:fill="BFBFBF" w:themeFill="background1" w:themeFillShade="BF"/>
          </w:tcPr>
          <w:p w14:paraId="407A0828" w14:textId="77777777" w:rsidR="00824B81" w:rsidRPr="00E2265C" w:rsidRDefault="00824B81" w:rsidP="00120575">
            <w:pPr>
              <w:spacing w:line="240" w:lineRule="auto"/>
              <w:jc w:val="center"/>
              <w:rPr>
                <w:sz w:val="16"/>
                <w:szCs w:val="18"/>
              </w:rPr>
            </w:pPr>
          </w:p>
        </w:tc>
        <w:tc>
          <w:tcPr>
            <w:tcW w:w="1165" w:type="dxa"/>
          </w:tcPr>
          <w:p w14:paraId="2497BA01"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824B81" w:rsidRPr="00065447" w14:paraId="4F388274" w14:textId="77777777" w:rsidTr="00824B81">
        <w:trPr>
          <w:trHeight w:val="500"/>
        </w:trPr>
        <w:tc>
          <w:tcPr>
            <w:tcW w:w="1266" w:type="dxa"/>
          </w:tcPr>
          <w:p w14:paraId="5E8091C1"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tcPr>
          <w:p w14:paraId="05649439"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7E9712E3" w14:textId="77777777" w:rsidR="00824B81" w:rsidRPr="00E2265C" w:rsidRDefault="00824B81" w:rsidP="00120575">
            <w:pPr>
              <w:spacing w:line="240" w:lineRule="auto"/>
              <w:jc w:val="center"/>
              <w:rPr>
                <w:sz w:val="16"/>
                <w:szCs w:val="18"/>
              </w:rPr>
            </w:pPr>
            <w:r w:rsidRPr="00E2265C">
              <w:rPr>
                <w:sz w:val="16"/>
                <w:szCs w:val="18"/>
              </w:rPr>
              <w:t>8</w:t>
            </w:r>
          </w:p>
        </w:tc>
        <w:tc>
          <w:tcPr>
            <w:tcW w:w="969" w:type="dxa"/>
          </w:tcPr>
          <w:p w14:paraId="04BC99E9" w14:textId="19A73E5B" w:rsidR="00824B81" w:rsidRPr="00E2265C" w:rsidRDefault="00824B81" w:rsidP="00120575">
            <w:pPr>
              <w:spacing w:line="240" w:lineRule="auto"/>
              <w:jc w:val="center"/>
              <w:rPr>
                <w:sz w:val="16"/>
                <w:szCs w:val="18"/>
              </w:rPr>
            </w:pPr>
            <w:r w:rsidRPr="00E2265C">
              <w:rPr>
                <w:sz w:val="16"/>
                <w:szCs w:val="18"/>
              </w:rPr>
              <w:t>+4.5 % /cycle</w:t>
            </w:r>
          </w:p>
        </w:tc>
        <w:tc>
          <w:tcPr>
            <w:tcW w:w="837" w:type="dxa"/>
            <w:shd w:val="clear" w:color="auto" w:fill="BFBFBF" w:themeFill="background1" w:themeFillShade="BF"/>
          </w:tcPr>
          <w:p w14:paraId="290EBB9B" w14:textId="77777777" w:rsidR="00824B81" w:rsidRPr="00E2265C" w:rsidRDefault="00824B81" w:rsidP="00120575">
            <w:pPr>
              <w:spacing w:line="240" w:lineRule="auto"/>
              <w:jc w:val="center"/>
              <w:rPr>
                <w:sz w:val="16"/>
                <w:szCs w:val="18"/>
              </w:rPr>
            </w:pPr>
          </w:p>
        </w:tc>
        <w:tc>
          <w:tcPr>
            <w:tcW w:w="1002" w:type="dxa"/>
          </w:tcPr>
          <w:p w14:paraId="3540053F" w14:textId="77777777" w:rsidR="00824B81" w:rsidRPr="00E2265C" w:rsidRDefault="00824B81" w:rsidP="00120575">
            <w:pPr>
              <w:spacing w:line="240" w:lineRule="auto"/>
              <w:jc w:val="center"/>
              <w:rPr>
                <w:sz w:val="16"/>
                <w:szCs w:val="18"/>
              </w:rPr>
            </w:pPr>
            <w:r w:rsidRPr="00E2265C">
              <w:rPr>
                <w:sz w:val="16"/>
                <w:szCs w:val="18"/>
              </w:rPr>
              <w:t>+0.5 jour/cycle</w:t>
            </w:r>
          </w:p>
        </w:tc>
        <w:tc>
          <w:tcPr>
            <w:tcW w:w="1002" w:type="dxa"/>
          </w:tcPr>
          <w:p w14:paraId="0E77A8A7" w14:textId="77777777" w:rsidR="00824B81" w:rsidRPr="00E2265C" w:rsidRDefault="00824B81" w:rsidP="00120575">
            <w:pPr>
              <w:spacing w:line="240" w:lineRule="auto"/>
              <w:jc w:val="center"/>
              <w:rPr>
                <w:sz w:val="16"/>
                <w:szCs w:val="18"/>
              </w:rPr>
            </w:pPr>
            <w:r w:rsidRPr="00E2265C">
              <w:rPr>
                <w:sz w:val="16"/>
                <w:szCs w:val="18"/>
              </w:rPr>
              <w:t>-0.5/cycle</w:t>
            </w:r>
          </w:p>
        </w:tc>
        <w:tc>
          <w:tcPr>
            <w:tcW w:w="837" w:type="dxa"/>
          </w:tcPr>
          <w:p w14:paraId="1F8DC119"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C3598ED"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E2265C">
              <w:rPr>
                <w:rFonts w:ascii="Cambria Math" w:hAnsi="Cambria Math" w:cs="Cambria Math"/>
                <w:sz w:val="16"/>
                <w:szCs w:val="18"/>
              </w:rPr>
              <w:instrText>∼</w:instrText>
            </w:r>
            <w:r w:rsidRPr="00E2265C">
              <w:rPr>
                <w:sz w:val="16"/>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824B81" w:rsidRPr="00065447" w14:paraId="084175C8" w14:textId="77777777" w:rsidTr="00824B81">
        <w:trPr>
          <w:trHeight w:val="487"/>
        </w:trPr>
        <w:tc>
          <w:tcPr>
            <w:tcW w:w="1266" w:type="dxa"/>
          </w:tcPr>
          <w:p w14:paraId="45F18B7C" w14:textId="77777777" w:rsidR="00824B81" w:rsidRPr="00E2265C" w:rsidRDefault="00824B81" w:rsidP="00120575">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824B81" w:rsidRPr="00E2265C" w:rsidRDefault="00824B81" w:rsidP="00120575">
            <w:pPr>
              <w:spacing w:line="240" w:lineRule="auto"/>
              <w:jc w:val="center"/>
              <w:rPr>
                <w:sz w:val="16"/>
                <w:szCs w:val="18"/>
              </w:rPr>
            </w:pPr>
            <w:r w:rsidRPr="00E2265C">
              <w:rPr>
                <w:sz w:val="16"/>
                <w:szCs w:val="18"/>
              </w:rPr>
              <w:t>Récurrente sur poids du grain</w:t>
            </w:r>
          </w:p>
        </w:tc>
        <w:tc>
          <w:tcPr>
            <w:tcW w:w="871" w:type="dxa"/>
          </w:tcPr>
          <w:p w14:paraId="12BA3492" w14:textId="77777777" w:rsidR="00824B81" w:rsidRPr="00E2265C" w:rsidRDefault="00824B81" w:rsidP="00120575">
            <w:pPr>
              <w:spacing w:line="240" w:lineRule="auto"/>
              <w:jc w:val="center"/>
              <w:rPr>
                <w:sz w:val="16"/>
                <w:szCs w:val="18"/>
              </w:rPr>
            </w:pPr>
            <w:r w:rsidRPr="00E2265C">
              <w:rPr>
                <w:sz w:val="16"/>
                <w:szCs w:val="18"/>
              </w:rPr>
              <w:t>4</w:t>
            </w:r>
          </w:p>
        </w:tc>
        <w:tc>
          <w:tcPr>
            <w:tcW w:w="969" w:type="dxa"/>
          </w:tcPr>
          <w:p w14:paraId="0C7F8BB3" w14:textId="77777777" w:rsidR="00824B81" w:rsidRPr="00E2265C" w:rsidRDefault="00824B81" w:rsidP="00120575">
            <w:pPr>
              <w:spacing w:line="240" w:lineRule="auto"/>
              <w:jc w:val="center"/>
              <w:rPr>
                <w:sz w:val="16"/>
                <w:szCs w:val="18"/>
              </w:rPr>
            </w:pPr>
            <w:r w:rsidRPr="00E2265C">
              <w:rPr>
                <w:sz w:val="16"/>
                <w:szCs w:val="18"/>
              </w:rPr>
              <w:t>+7% / cycle</w:t>
            </w:r>
          </w:p>
        </w:tc>
        <w:tc>
          <w:tcPr>
            <w:tcW w:w="837" w:type="dxa"/>
          </w:tcPr>
          <w:p w14:paraId="06C98487" w14:textId="77777777" w:rsidR="00824B81" w:rsidRPr="00E2265C" w:rsidRDefault="00824B81" w:rsidP="00120575">
            <w:pPr>
              <w:spacing w:line="240" w:lineRule="auto"/>
              <w:jc w:val="center"/>
              <w:rPr>
                <w:sz w:val="16"/>
                <w:szCs w:val="18"/>
              </w:rPr>
            </w:pPr>
            <w:r w:rsidRPr="00E2265C">
              <w:rPr>
                <w:sz w:val="16"/>
                <w:szCs w:val="18"/>
              </w:rPr>
              <w:t>+1% / cycle</w:t>
            </w:r>
          </w:p>
        </w:tc>
        <w:tc>
          <w:tcPr>
            <w:tcW w:w="1002" w:type="dxa"/>
          </w:tcPr>
          <w:p w14:paraId="7BEDEA15" w14:textId="77777777" w:rsidR="00824B81" w:rsidRPr="00E2265C" w:rsidRDefault="00824B81" w:rsidP="00120575">
            <w:pPr>
              <w:spacing w:line="240" w:lineRule="auto"/>
              <w:jc w:val="center"/>
              <w:rPr>
                <w:sz w:val="16"/>
                <w:szCs w:val="18"/>
              </w:rPr>
            </w:pPr>
            <w:r w:rsidRPr="00E2265C">
              <w:rPr>
                <w:sz w:val="16"/>
                <w:szCs w:val="18"/>
              </w:rPr>
              <w:t>+2% /cycle</w:t>
            </w:r>
          </w:p>
        </w:tc>
        <w:tc>
          <w:tcPr>
            <w:tcW w:w="1002" w:type="dxa"/>
          </w:tcPr>
          <w:p w14:paraId="5FDA5F54"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5788149F" w14:textId="77777777" w:rsidR="00824B81" w:rsidRPr="00E2265C" w:rsidRDefault="00824B81" w:rsidP="00120575">
            <w:pPr>
              <w:spacing w:line="240" w:lineRule="auto"/>
              <w:jc w:val="center"/>
              <w:rPr>
                <w:sz w:val="16"/>
                <w:szCs w:val="18"/>
              </w:rPr>
            </w:pPr>
            <w:r w:rsidRPr="00E2265C">
              <w:rPr>
                <w:sz w:val="16"/>
                <w:szCs w:val="18"/>
              </w:rPr>
              <w:t>0</w:t>
            </w:r>
          </w:p>
        </w:tc>
        <w:tc>
          <w:tcPr>
            <w:tcW w:w="1165" w:type="dxa"/>
          </w:tcPr>
          <w:p w14:paraId="1A8C0250" w14:textId="77777777" w:rsidR="00824B81" w:rsidRPr="00E2265C" w:rsidRDefault="00824B81" w:rsidP="00120575">
            <w:pPr>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824B81" w:rsidRPr="00065447" w14:paraId="3659A891" w14:textId="77777777" w:rsidTr="00824B81">
        <w:trPr>
          <w:trHeight w:val="330"/>
        </w:trPr>
        <w:tc>
          <w:tcPr>
            <w:tcW w:w="1266" w:type="dxa"/>
          </w:tcPr>
          <w:p w14:paraId="52502E68" w14:textId="77777777" w:rsidR="00824B81" w:rsidRPr="00E2265C" w:rsidRDefault="00824B81" w:rsidP="00120575">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824B81" w:rsidRPr="00E2265C" w:rsidRDefault="00824B81" w:rsidP="00120575">
            <w:pPr>
              <w:spacing w:line="240" w:lineRule="auto"/>
              <w:jc w:val="center"/>
              <w:rPr>
                <w:sz w:val="16"/>
                <w:szCs w:val="18"/>
              </w:rPr>
            </w:pPr>
            <w:r w:rsidRPr="00E2265C">
              <w:rPr>
                <w:sz w:val="16"/>
                <w:szCs w:val="18"/>
              </w:rPr>
              <w:t>Tamisage grain</w:t>
            </w:r>
          </w:p>
        </w:tc>
        <w:tc>
          <w:tcPr>
            <w:tcW w:w="871" w:type="dxa"/>
          </w:tcPr>
          <w:p w14:paraId="51251EB6" w14:textId="77777777" w:rsidR="00824B81" w:rsidRPr="00E2265C" w:rsidRDefault="00824B81" w:rsidP="00120575">
            <w:pPr>
              <w:spacing w:line="240" w:lineRule="auto"/>
              <w:jc w:val="center"/>
              <w:rPr>
                <w:sz w:val="16"/>
                <w:szCs w:val="18"/>
              </w:rPr>
            </w:pPr>
            <w:r w:rsidRPr="00E2265C">
              <w:rPr>
                <w:sz w:val="16"/>
                <w:szCs w:val="18"/>
              </w:rPr>
              <w:t>3</w:t>
            </w:r>
          </w:p>
        </w:tc>
        <w:tc>
          <w:tcPr>
            <w:tcW w:w="969" w:type="dxa"/>
          </w:tcPr>
          <w:p w14:paraId="181800B7" w14:textId="77777777" w:rsidR="00824B81" w:rsidRPr="00E2265C" w:rsidRDefault="00824B81" w:rsidP="00120575">
            <w:pPr>
              <w:spacing w:line="240" w:lineRule="auto"/>
              <w:jc w:val="center"/>
              <w:rPr>
                <w:sz w:val="16"/>
                <w:szCs w:val="18"/>
              </w:rPr>
            </w:pPr>
            <w:r w:rsidRPr="00E2265C">
              <w:rPr>
                <w:sz w:val="16"/>
                <w:szCs w:val="18"/>
              </w:rPr>
              <w:t>+</w:t>
            </w:r>
          </w:p>
        </w:tc>
        <w:tc>
          <w:tcPr>
            <w:tcW w:w="837" w:type="dxa"/>
            <w:shd w:val="clear" w:color="auto" w:fill="BFBFBF" w:themeFill="background1" w:themeFillShade="BF"/>
          </w:tcPr>
          <w:p w14:paraId="10A126E5" w14:textId="77777777" w:rsidR="00824B81" w:rsidRPr="00E2265C" w:rsidRDefault="00824B81" w:rsidP="00120575">
            <w:pPr>
              <w:spacing w:line="240" w:lineRule="auto"/>
              <w:jc w:val="center"/>
              <w:rPr>
                <w:sz w:val="16"/>
                <w:szCs w:val="18"/>
              </w:rPr>
            </w:pPr>
          </w:p>
        </w:tc>
        <w:tc>
          <w:tcPr>
            <w:tcW w:w="1002" w:type="dxa"/>
            <w:shd w:val="clear" w:color="auto" w:fill="BFBFBF" w:themeFill="background1" w:themeFillShade="BF"/>
          </w:tcPr>
          <w:p w14:paraId="115DD345" w14:textId="77777777" w:rsidR="00824B81" w:rsidRPr="00E2265C" w:rsidRDefault="00824B81" w:rsidP="00120575">
            <w:pPr>
              <w:spacing w:line="240" w:lineRule="auto"/>
              <w:jc w:val="center"/>
              <w:rPr>
                <w:sz w:val="16"/>
                <w:szCs w:val="18"/>
              </w:rPr>
            </w:pPr>
          </w:p>
        </w:tc>
        <w:tc>
          <w:tcPr>
            <w:tcW w:w="1002" w:type="dxa"/>
          </w:tcPr>
          <w:p w14:paraId="33CF8343" w14:textId="77777777" w:rsidR="00824B81" w:rsidRPr="00E2265C" w:rsidRDefault="00824B81" w:rsidP="00120575">
            <w:pPr>
              <w:spacing w:line="240" w:lineRule="auto"/>
              <w:jc w:val="center"/>
              <w:rPr>
                <w:sz w:val="16"/>
                <w:szCs w:val="18"/>
              </w:rPr>
            </w:pPr>
            <w:r w:rsidRPr="00E2265C">
              <w:rPr>
                <w:sz w:val="16"/>
                <w:szCs w:val="18"/>
              </w:rPr>
              <w:t>0</w:t>
            </w:r>
          </w:p>
        </w:tc>
        <w:tc>
          <w:tcPr>
            <w:tcW w:w="837" w:type="dxa"/>
          </w:tcPr>
          <w:p w14:paraId="3AEB7290" w14:textId="77777777" w:rsidR="00824B81" w:rsidRPr="00E2265C" w:rsidRDefault="00824B81" w:rsidP="00120575">
            <w:pPr>
              <w:spacing w:line="240" w:lineRule="auto"/>
              <w:jc w:val="center"/>
              <w:rPr>
                <w:sz w:val="16"/>
                <w:szCs w:val="18"/>
              </w:rPr>
            </w:pPr>
            <w:r w:rsidRPr="00E2265C">
              <w:rPr>
                <w:sz w:val="16"/>
                <w:szCs w:val="18"/>
              </w:rPr>
              <w:t>+</w:t>
            </w:r>
          </w:p>
        </w:tc>
        <w:tc>
          <w:tcPr>
            <w:tcW w:w="1165" w:type="dxa"/>
          </w:tcPr>
          <w:p w14:paraId="7596D441" w14:textId="77777777" w:rsidR="00824B81" w:rsidRPr="00E2265C" w:rsidRDefault="00824B81" w:rsidP="00120575">
            <w:pPr>
              <w:keepNext/>
              <w:spacing w:line="240" w:lineRule="auto"/>
              <w:jc w:val="center"/>
              <w:rPr>
                <w:sz w:val="16"/>
                <w:szCs w:val="18"/>
              </w:rPr>
            </w:pPr>
            <w:r w:rsidRPr="00E2265C">
              <w:rPr>
                <w:sz w:val="16"/>
                <w:szCs w:val="18"/>
              </w:rPr>
              <w:fldChar w:fldCharType="begin"/>
            </w:r>
            <w:r w:rsidRPr="00E2265C">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w:t>
      </w:r>
      <w:r>
        <w:rPr>
          <w:i/>
        </w:rPr>
        <w:lastRenderedPageBreak/>
        <w:t xml:space="preserve">de sélection effectués, </w:t>
      </w:r>
      <w:proofErr w:type="spellStart"/>
      <w:r w:rsidR="003B252E" w:rsidRPr="005F6229">
        <w:rPr>
          <w:i/>
        </w:rPr>
        <w:t>Rdt</w:t>
      </w:r>
      <w:proofErr w:type="spellEnd"/>
      <w:r w:rsidR="003B252E" w:rsidRPr="005F6229">
        <w:rPr>
          <w:i/>
        </w:rPr>
        <w:t xml:space="preserve"> = rendement, </w:t>
      </w:r>
      <w:proofErr w:type="spellStart"/>
      <w:r w:rsidR="003B252E" w:rsidRPr="005F6229">
        <w:rPr>
          <w:i/>
        </w:rPr>
        <w:t>Prot</w:t>
      </w:r>
      <w:proofErr w:type="spellEnd"/>
      <w:r w:rsidR="003B252E" w:rsidRPr="005F6229">
        <w:rPr>
          <w:i/>
        </w:rPr>
        <w:t xml:space="preserve"> = taux de protéines</w:t>
      </w:r>
      <w:r w:rsidR="003B252E">
        <w:rPr>
          <w:i/>
        </w:rPr>
        <w:t xml:space="preserve"> des grains</w:t>
      </w:r>
      <w:r w:rsidR="00EF148F">
        <w:rPr>
          <w:i/>
        </w:rPr>
        <w:t>, PMG = poids de mille grains</w:t>
      </w:r>
      <w:r w:rsidR="00BB1289">
        <w:rPr>
          <w:i/>
        </w:rPr>
        <w:t xml:space="preserve">, </w:t>
      </w:r>
      <w:proofErr w:type="spellStart"/>
      <w:r w:rsidR="00BB1289">
        <w:rPr>
          <w:i/>
        </w:rPr>
        <w:t>preco</w:t>
      </w:r>
      <w:proofErr w:type="spellEnd"/>
      <w:r w:rsidR="00BB1289">
        <w:rPr>
          <w:i/>
        </w:rPr>
        <w:t xml:space="preserve"> = précocité, Grains/</w:t>
      </w:r>
      <w:proofErr w:type="spellStart"/>
      <w:r w:rsidR="00BB1289">
        <w:rPr>
          <w:i/>
        </w:rPr>
        <w:t>epi</w:t>
      </w:r>
      <w:proofErr w:type="spellEnd"/>
      <w:r w:rsidR="00BB1289">
        <w:rPr>
          <w:i/>
        </w:rPr>
        <w:t xml:space="preserve">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36DE54BF" w:rsidR="003B252E" w:rsidRDefault="003B252E" w:rsidP="00F5638B">
      <w:r>
        <w:t>On constate</w:t>
      </w:r>
      <w:r w:rsidRPr="00065447">
        <w:t xml:space="preserve"> dans la majorité des études</w:t>
      </w:r>
      <w:r>
        <w:t xml:space="preserve"> que</w:t>
      </w:r>
      <w:r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Pr="00065447">
        <w:fldChar w:fldCharType="begin"/>
      </w:r>
      <w:r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et </w:t>
      </w:r>
      <w:r w:rsidRPr="00065447">
        <w:fldChar w:fldCharType="begin"/>
      </w:r>
      <w:r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65447">
        <w:fldChar w:fldCharType="separate"/>
      </w:r>
      <w:r w:rsidRPr="00065447">
        <w:t>Busch and Kofoid (1982)</w:t>
      </w:r>
      <w:r w:rsidRPr="00065447">
        <w:fldChar w:fldCharType="end"/>
      </w:r>
      <w:r w:rsidRPr="00065447">
        <w:t xml:space="preserve"> </w:t>
      </w:r>
      <w:r>
        <w:t xml:space="preserve">portent sur la sélection du PMG et non de la taille du grain, mais nous les avons prises en compte car ce sont des traits corrélés. Ces études </w:t>
      </w:r>
      <w:r w:rsidRPr="00065447">
        <w:t xml:space="preserve">semblent montrer que la sélection est plus efficace pendant les premiers cycles de sélection. </w:t>
      </w:r>
      <w:r w:rsidRPr="00065447">
        <w:fldChar w:fldCharType="begin"/>
      </w:r>
      <w:r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65447">
        <w:rPr>
          <w:rFonts w:ascii="Cambria Math" w:hAnsi="Cambria Math" w:cs="Cambria Math"/>
        </w:rPr>
        <w:instrText>∼</w:instrText>
      </w:r>
      <w:r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65447">
        <w:fldChar w:fldCharType="separate"/>
      </w:r>
      <w:r w:rsidRPr="00065447">
        <w:t>Wiersma et al. (2001)</w:t>
      </w:r>
      <w:r w:rsidRPr="00065447">
        <w:fldChar w:fldCharType="end"/>
      </w:r>
      <w:r w:rsidRPr="00065447">
        <w:t xml:space="preserve"> précisent également que la variance génétique pour le PMG a été fortement réduite par la sélection</w:t>
      </w:r>
      <w:r>
        <w:t xml:space="preserve">. </w:t>
      </w:r>
    </w:p>
    <w:p w14:paraId="70D0B82D" w14:textId="08FA2654" w:rsidR="00DE3C9D" w:rsidRDefault="00F5638B" w:rsidP="009150BC">
      <w:r>
        <w:t xml:space="preserve"> </w:t>
      </w:r>
    </w:p>
    <w:p w14:paraId="2484A535" w14:textId="4F64D5BD"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D412D5">
        <w:t xml:space="preserve">On peut </w:t>
      </w:r>
      <w:del w:id="682" w:author="Jacques DAVID" w:date="2023-08-31T09:34:00Z">
        <w:r w:rsidR="00D412D5" w:rsidDel="00B508B3">
          <w:delText xml:space="preserve">tout de même </w:delText>
        </w:r>
      </w:del>
      <w:r w:rsidR="00D412D5">
        <w:t xml:space="preserve">citer les travaux de </w:t>
      </w:r>
      <w:r w:rsidR="003C55C0">
        <w:fldChar w:fldCharType="begin"/>
      </w:r>
      <w:r w:rsidR="005878C7">
        <w:instrText xml:space="preserve"> ADDIN ZOTERO_ITEM CSL_CITATION {"citationID":"zbMqUKpw","properties":{"formattedCitation":"(Beral,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3C55C0" w:rsidRPr="003C55C0">
        <w:t xml:space="preserve">Beral </w:t>
      </w:r>
      <w:r w:rsidR="003C55C0">
        <w:t>(</w:t>
      </w:r>
      <w:r w:rsidR="003C55C0" w:rsidRPr="003C55C0">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ins w:id="683" w:author="Jacques DAVID" w:date="2023-08-31T09:35:00Z">
        <w:r w:rsidR="00B508B3">
          <w:t xml:space="preserve">que </w:t>
        </w:r>
      </w:ins>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ins w:id="684" w:author="Jacques DAVID" w:date="2023-08-31T09:35:00Z">
        <w:r w:rsidR="00B508B3">
          <w:t xml:space="preserve"> sur le blé tendre</w:t>
        </w:r>
      </w:ins>
      <w:r w:rsidR="009F0037">
        <w:t xml:space="preserve"> </w:t>
      </w:r>
      <w:r w:rsidR="003C55C0">
        <w:fldChar w:fldCharType="begin"/>
      </w:r>
      <w:r w:rsidR="005878C7">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trouvé dans notre dispositif (H²=0.35)</w:t>
      </w:r>
      <w:r w:rsidR="009F0037">
        <w:t xml:space="preserve">. Tout cela est donc cohérent avec une augmentation de la GSV lors de la sélection de gros grains. </w:t>
      </w:r>
    </w:p>
    <w:p w14:paraId="29C7E936" w14:textId="6E33ABD7"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5878C7">
        <w:instrText xml:space="preserve"> ADDIN ZOTERO_ITEM CSL_CITATION {"citationID":"ecnb12qc","properties":{"formattedCitation":"(Beral, 2020)","plainCitation":"(Beral,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283DFD4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7550C612" w:rsidR="009E4A02" w:rsidRDefault="00514205" w:rsidP="00505948">
      <w:pPr>
        <w:pStyle w:val="Titre2"/>
      </w:pPr>
      <w:bookmarkStart w:id="685" w:name="_Toc144300124"/>
      <w:del w:id="686" w:author="Jacques DAVID" w:date="2023-08-31T09:36:00Z">
        <w:r w:rsidDel="00BF5FA9">
          <w:delText>Prise de recul sur</w:delText>
        </w:r>
        <w:r w:rsidR="00505948" w:rsidDel="00BF5FA9">
          <w:delText xml:space="preserve"> </w:delText>
        </w:r>
        <w:r w:rsidR="00505948" w:rsidDel="00B508B3">
          <w:delText>l’équation</w:delText>
        </w:r>
      </w:del>
      <w:bookmarkEnd w:id="685"/>
      <w:ins w:id="687" w:author="Jacques DAVID" w:date="2023-08-31T09:43:00Z">
        <w:r w:rsidR="00AA7D7E">
          <w:t>Recul sur l’approche</w:t>
        </w:r>
      </w:ins>
      <w:ins w:id="688" w:author="Jacques DAVID" w:date="2023-08-31T09:36:00Z">
        <w:r w:rsidR="00BF5FA9">
          <w:t xml:space="preserve"> </w:t>
        </w:r>
        <w:r w:rsidR="00B508B3">
          <w:t>théorique</w:t>
        </w:r>
      </w:ins>
    </w:p>
    <w:p w14:paraId="43C9CD90" w14:textId="528F3A84" w:rsidR="00097BAC" w:rsidRDefault="00097BAC" w:rsidP="00097BAC">
      <w:r>
        <w:t xml:space="preserve">Dans le cadre du stage, l’équation </w:t>
      </w:r>
      <w:ins w:id="689" w:author="Jacques DAVID" w:date="2023-08-31T09:36:00Z">
        <w:r w:rsidR="00BF5FA9">
          <w:t xml:space="preserve">I </w:t>
        </w:r>
      </w:ins>
      <w:r>
        <w:t>a seulement été utilisée pour la taille du grain car c’est le seul trait pour lequel nous avons pu estimer les composantes de la variance nécessaires pour les calculs</w:t>
      </w:r>
      <w:ins w:id="690" w:author="Jacques DAVID" w:date="2023-08-31T09:37:00Z">
        <w:r w:rsidR="00BF5FA9">
          <w:t xml:space="preserve"> (pas tout à fait vrai …</w:t>
        </w:r>
        <w:proofErr w:type="gramStart"/>
        <w:r w:rsidR="00BF5FA9">
          <w:t xml:space="preserve">) </w:t>
        </w:r>
      </w:ins>
      <w:r>
        <w:t>.</w:t>
      </w:r>
      <w:proofErr w:type="gramEnd"/>
      <w:r>
        <w:t xml:space="preserve">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que la sélection sur grain, il se peut que les moyens à investir pour faire ce progrès ne puissent être envisagés que dans le cas d’un groupe d’agriculteur</w:t>
      </w:r>
      <w:ins w:id="691" w:author="Jacques DAVID" w:date="2023-08-31T09:38:00Z">
        <w:r w:rsidR="00BF5FA9">
          <w:t>s</w:t>
        </w:r>
      </w:ins>
      <w:r w:rsidRPr="007E72A6">
        <w:t xml:space="preserve">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w:t>
      </w:r>
      <w:proofErr w:type="spellStart"/>
      <w:r w:rsidRPr="00367453">
        <w:t>introgression</w:t>
      </w:r>
      <w:proofErr w:type="spellEnd"/>
      <w:r w:rsidRPr="00367453">
        <w:t xml:space="preserve"> en population de ressources génétiques</w:t>
      </w:r>
      <w:r>
        <w:t>.</w:t>
      </w:r>
    </w:p>
    <w:p w14:paraId="3CB64933" w14:textId="5C4B43C2" w:rsidR="00097BAC" w:rsidRDefault="00097BAC" w:rsidP="00097BAC">
      <w:r>
        <w:t>Il serait aussi judicieux de prendre en compte des compromis qui existe</w:t>
      </w:r>
      <w:ins w:id="692" w:author="Jacques DAVID" w:date="2023-08-31T09:38:00Z">
        <w:r w:rsidR="00BF5FA9">
          <w:t>nt</w:t>
        </w:r>
      </w:ins>
      <w:del w:id="693" w:author="Jacques DAVID" w:date="2023-08-31T09:38:00Z">
        <w:r w:rsidDel="00BF5FA9">
          <w:delText>s</w:delText>
        </w:r>
      </w:del>
      <w:r>
        <w:t xml:space="preserve"> entre les traits du grain, par exemple le compromis entre la taille et le nombre de grains. Ce compromis ferait changer la valeur de NGE en fonction de l’intensité de sélection appliquée car plus l’intensité de sélection serait forte, plus les grains sélectionnés seraient gros, et plus ils viendraient d’épis avec un faible nombre de grain. Au final, la prise en compte de ce compromis changerait le rapport entre les intensités de sélection, et le rapport entre les héritabilités sur grain et sur épi. En revanche, la prise en compte de compromis implique surement de perdre la généralité de l’équation et de devoir construire une équation pour chaque compromis que l’on veut prendre en compte. </w:t>
      </w:r>
    </w:p>
    <w:p w14:paraId="38230FA8" w14:textId="65965D82" w:rsidR="00097BAC" w:rsidRDefault="00097BAC" w:rsidP="00097BAC">
      <w:r>
        <w:t xml:space="preserve">Un autre élément important de discussion est justement la nécessité d’estimer les paramètres de la variance pour utiliser l’équation. Etant donné que ces paramètres sont contraints (on ne peut pas les </w:t>
      </w:r>
      <w:r>
        <w:lastRenderedPageBreak/>
        <w:t xml:space="preserve">adapter ou les choisir comme NEO, NGO ou </w:t>
      </w:r>
      <w:proofErr w:type="spellStart"/>
      <w:r>
        <w:t>nsel</w:t>
      </w:r>
      <w:proofErr w:type="spellEnd"/>
      <w:r>
        <w:t xml:space="preserve">), il est nécessaire de les estimer </w:t>
      </w:r>
      <w:r w:rsidR="006B5A30">
        <w:t xml:space="preserve">au préalable. </w:t>
      </w:r>
      <w:r>
        <w:t>L’estimation de ces paramètres requiert un travail conséquent et/ou l’utilisation de technologie avancée (Optomachine</w:t>
      </w:r>
      <w:r w:rsidR="0057061D">
        <w:t xml:space="preserve"> ou NIRS</w:t>
      </w:r>
      <w:r>
        <w:t>) du fait de la nécessité de mesurer des grains individuellement. Dans le cadre d’une sélection massale menée par un groupement d’agriculteur</w:t>
      </w:r>
      <w:ins w:id="694" w:author="Jacques DAVID" w:date="2023-08-31T09:39:00Z">
        <w:r w:rsidR="00BF5FA9">
          <w:t>s</w:t>
        </w:r>
      </w:ins>
      <w:r>
        <w:t>, il est raisonnable de penser que ni le temps ni la technologie ne sont disponibles actuellement. De plus, comme ces paramètres changent en fonction du lieu, de l’année et du trait observé, il faudrait surement "</w:t>
      </w:r>
      <w:proofErr w:type="spellStart"/>
      <w:r>
        <w:t>recalibrer</w:t>
      </w:r>
      <w:proofErr w:type="spellEnd"/>
      <w:r>
        <w:t xml:space="preserve">" régulièrement l’équation, c’est-à-dire ré-estimer régulièrement les paramètres de variance pour s’en servir. </w:t>
      </w:r>
    </w:p>
    <w:p w14:paraId="2CEB8DB8" w14:textId="1D95F93D" w:rsidR="00097BAC" w:rsidRDefault="00097BAC" w:rsidP="007E72A6"/>
    <w:p w14:paraId="0F23C971" w14:textId="6909800E" w:rsidR="00D20DF3" w:rsidRDefault="0070549E" w:rsidP="00505948">
      <w:r>
        <w:t xml:space="preserve">La validation de l’équation a été faite sur des données peu réalistes. En effet, les données du dispositif de sélection </w:t>
      </w:r>
      <w:r>
        <w:rPr>
          <w:i/>
        </w:rPr>
        <w:t>in silico</w:t>
      </w:r>
      <w:r>
        <w:t xml:space="preserve"> ont contraints le nombre de grains observés à 859 (nombre de grains du premier semis ayant été récoltés) et le nombre de grain par épi à 5 car parmi les 859 grains utilisés, en moyenne 5 grains de chaque lot était présent. Cela correspond donc bien à une sélection sur épi où les épis n’auraient donné que 5 grains. De plus, les variances estimées ne correspondent peut-être pas à des variances en conditions réelles au champ. </w:t>
      </w:r>
      <w:r w:rsidR="00286E0F" w:rsidRPr="00286E0F">
        <w:t xml:space="preserve">On ne sait donc pas si l’équation a le même pouvoir prédictif pour des valeurs de paramètres </w:t>
      </w:r>
      <w:del w:id="695" w:author="Jacques DAVID" w:date="2023-08-31T09:40:00Z">
        <w:r w:rsidR="00286E0F" w:rsidRPr="00286E0F" w:rsidDel="00AA7D7E">
          <w:delText xml:space="preserve">réalistes </w:delText>
        </w:r>
      </w:del>
      <w:ins w:id="696" w:author="Jacques DAVID" w:date="2023-08-31T09:40:00Z">
        <w:r w:rsidR="00AA7D7E">
          <w:t>estimés au champ</w:t>
        </w:r>
        <w:r w:rsidR="00AA7D7E" w:rsidRPr="00286E0F">
          <w:t xml:space="preserve"> </w:t>
        </w:r>
      </w:ins>
      <w:r w:rsidR="00286E0F" w:rsidRPr="00286E0F">
        <w:t>et il faudrait la valider totalement en sélectionnant réellement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005CC8BA" w14:textId="108EA895"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20DF3">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avantageuse dans des populations réduites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41903D61"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w:t>
      </w:r>
      <w:ins w:id="697" w:author="Jacques DAVID" w:date="2023-08-31T09:41:00Z">
        <w:r w:rsidR="00AA7D7E">
          <w:t xml:space="preserve"> </w:t>
        </w:r>
      </w:ins>
      <w:del w:id="698" w:author="Jacques DAVID" w:date="2023-08-31T09:41:00Z">
        <w:r w:rsidR="00CA611F" w:rsidDel="00AA7D7E">
          <w:delText xml:space="preserve">s </w:delText>
        </w:r>
      </w:del>
      <w:r w:rsidR="00CA611F">
        <w:t>par épi</w:t>
      </w:r>
      <w:del w:id="699" w:author="Jacques DAVID" w:date="2023-08-31T09:41:00Z">
        <w:r w:rsidR="00CA611F" w:rsidDel="00AA7D7E">
          <w:delText>s</w:delText>
        </w:r>
      </w:del>
      <w:r w:rsidR="00CA611F">
        <w:t>.</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w:t>
      </w:r>
      <w:proofErr w:type="spellStart"/>
      <w:r w:rsidR="008A473B" w:rsidRPr="001B6058">
        <w:t>Bbsocoul</w:t>
      </w:r>
      <w:proofErr w:type="spellEnd"/>
      <w:r w:rsidR="008A473B" w:rsidRPr="001B6058">
        <w:t xml:space="preserve"> </w:t>
      </w:r>
      <w:ins w:id="700" w:author="Jacques DAVID" w:date="2023-08-31T09:41:00Z">
        <w:r w:rsidR="00AA7D7E">
          <w:t xml:space="preserve">(blé bio sous couvert permanent de Luzerne) </w:t>
        </w:r>
      </w:ins>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w:t>
      </w:r>
      <w:r w:rsidR="008A473B">
        <w:lastRenderedPageBreak/>
        <w:t xml:space="preserve">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Dans ce cas, la sélection sur épi serait plus désavantagée par rapport à la sélection sur grain que ce que nos résultats montrent.</w:t>
      </w:r>
      <w:r w:rsidR="006E60B1">
        <w:t xml:space="preserve"> </w:t>
      </w:r>
      <w:r w:rsidR="005B1507">
        <w:t xml:space="preserve">Toutefois, l’équation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p>
    <w:p w14:paraId="05BD89CC" w14:textId="77777777" w:rsidR="00097BAC" w:rsidRDefault="00097BAC" w:rsidP="00505948"/>
    <w:p w14:paraId="7A64771D" w14:textId="69AAB5AF" w:rsidR="0004414F"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5BF59F62" w14:textId="3167C341" w:rsidR="00E22313" w:rsidRDefault="00E22313" w:rsidP="00E22313">
      <w:pPr>
        <w:pStyle w:val="Titre2"/>
      </w:pPr>
      <w:bookmarkStart w:id="701" w:name="_Toc144300125"/>
      <w:r>
        <w:t xml:space="preserve">A qui </w:t>
      </w:r>
      <w:r w:rsidR="00A301EE">
        <w:t>peut servir l’équation ?</w:t>
      </w:r>
      <w:bookmarkEnd w:id="701"/>
    </w:p>
    <w:p w14:paraId="449C829E" w14:textId="50DC8080" w:rsidR="00B824AE" w:rsidRDefault="00B824AE" w:rsidP="00E22313">
      <w:r>
        <w:rPr>
          <w:i/>
        </w:rPr>
        <w:t>A priori</w:t>
      </w:r>
      <w:r>
        <w:t xml:space="preserve"> l’équation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04099386"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et devaient sélectionner des populations avec des grains de bonne qualité pour la transformation. On pourrait donc imaginer que l’équation serve à dimensionner et a</w:t>
      </w:r>
      <w:ins w:id="702" w:author="Jacques DAVID" w:date="2023-08-31T09:43:00Z">
        <w:r w:rsidR="00AA7D7E">
          <w:t>i</w:t>
        </w:r>
      </w:ins>
      <w:r w:rsidR="00206988">
        <w:t xml:space="preserve">guiller la méthode de sélection pour ces caractéristiques du grain selon les contraintes et besoins de chaque </w:t>
      </w:r>
      <w:r w:rsidR="00206988">
        <w:lastRenderedPageBreak/>
        <w:t xml:space="preserve">agriculteur. </w:t>
      </w:r>
    </w:p>
    <w:p w14:paraId="4BB224B9" w14:textId="77777777" w:rsidR="00810D9E" w:rsidRDefault="00810D9E" w:rsidP="00505948"/>
    <w:p w14:paraId="7AF68644" w14:textId="705D955F" w:rsidR="00CC77C5" w:rsidRDefault="006934EE" w:rsidP="00505948">
      <w:pPr>
        <w:pStyle w:val="Titre2"/>
      </w:pPr>
      <w:bookmarkStart w:id="703" w:name="_Toc144300126"/>
      <w:r>
        <w:t>Vers une sélection</w:t>
      </w:r>
      <w:r w:rsidR="00573E15">
        <w:t xml:space="preserve"> massale</w:t>
      </w:r>
      <w:r>
        <w:t xml:space="preserve"> phénomique des grains ?</w:t>
      </w:r>
      <w:bookmarkEnd w:id="703"/>
    </w:p>
    <w:p w14:paraId="5942FE3C" w14:textId="3A2986D0"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xml:space="preserve">. C’est une méthode non destructive, peu coûteuse et qui pourrait permettre de traiter les grains </w:t>
      </w:r>
      <w:ins w:id="704" w:author="Jacques DAVID" w:date="2023-08-31T09:44:00Z">
        <w:r w:rsidR="00AA7D7E">
          <w:t xml:space="preserve">individuellement </w:t>
        </w:r>
      </w:ins>
      <w:r w:rsidRPr="00BC5FF1">
        <w:t>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3093BBA4"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w:t>
      </w:r>
      <w:del w:id="705" w:author="Jacques DAVID" w:date="2023-08-31T09:44:00Z">
        <w:r w:rsidDel="00AA7D7E">
          <w:delText xml:space="preserve">(ce qui est possible avec un trieur optique) </w:delText>
        </w:r>
      </w:del>
      <w:r>
        <w:t xml:space="preserve">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1B6FC15"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w:t>
      </w:r>
      <w:r w:rsidR="001C5AE3" w:rsidRPr="00AA7D7E">
        <w:rPr>
          <w:highlight w:val="yellow"/>
          <w:rPrChange w:id="706" w:author="Jacques DAVID" w:date="2023-08-31T09:45:00Z">
            <w:rPr/>
          </w:rPrChange>
        </w:rPr>
        <w:t>Or les trieurs optiques utilisés en sélection prenn</w:t>
      </w:r>
      <w:r w:rsidR="00CF7C1C" w:rsidRPr="00AA7D7E">
        <w:rPr>
          <w:highlight w:val="yellow"/>
          <w:rPrChange w:id="707" w:author="Jacques DAVID" w:date="2023-08-31T09:45:00Z">
            <w:rPr/>
          </w:rPrChange>
        </w:rPr>
        <w:t xml:space="preserve">ent </w:t>
      </w:r>
      <w:ins w:id="708" w:author="Jacques DAVID" w:date="2023-08-31T09:45:00Z">
        <w:r w:rsidR="00AA7D7E" w:rsidRPr="00AA7D7E">
          <w:rPr>
            <w:highlight w:val="yellow"/>
            <w:rPrChange w:id="709" w:author="Jacques DAVID" w:date="2023-08-31T09:45:00Z">
              <w:rPr/>
            </w:rPrChange>
          </w:rPr>
          <w:t xml:space="preserve">déjà </w:t>
        </w:r>
      </w:ins>
      <w:r w:rsidR="00CF7C1C" w:rsidRPr="00AA7D7E">
        <w:rPr>
          <w:highlight w:val="yellow"/>
          <w:rPrChange w:id="710" w:author="Jacques DAVID" w:date="2023-08-31T09:45:00Z">
            <w:rPr/>
          </w:rPrChange>
        </w:rPr>
        <w:t>des mesures sur des grains</w:t>
      </w:r>
      <w:r w:rsidR="001C5AE3" w:rsidRPr="00AA7D7E">
        <w:rPr>
          <w:highlight w:val="yellow"/>
          <w:rPrChange w:id="711" w:author="Jacques DAVID" w:date="2023-08-31T09:45:00Z">
            <w:rPr/>
          </w:rPrChange>
        </w:rPr>
        <w:t xml:space="preserve"> individuels</w:t>
      </w:r>
      <w:r w:rsidR="00CF7C1C" w:rsidRPr="00AA7D7E">
        <w:rPr>
          <w:highlight w:val="yellow"/>
          <w:rPrChange w:id="712" w:author="Jacques DAVID" w:date="2023-08-31T09:45:00Z">
            <w:rPr/>
          </w:rPrChange>
        </w:rPr>
        <w:t xml:space="preserve"> et une méthode de prédiction basée sur des moyennes de lots de grains ne serait peut-être pas adaptée à ce type de </w:t>
      </w:r>
      <w:commentRangeStart w:id="713"/>
      <w:r w:rsidR="00CF7C1C" w:rsidRPr="00AA7D7E">
        <w:rPr>
          <w:highlight w:val="yellow"/>
          <w:rPrChange w:id="714" w:author="Jacques DAVID" w:date="2023-08-31T09:45:00Z">
            <w:rPr/>
          </w:rPrChange>
        </w:rPr>
        <w:t>tri</w:t>
      </w:r>
      <w:commentRangeEnd w:id="713"/>
      <w:r w:rsidR="00AA7D7E">
        <w:rPr>
          <w:rStyle w:val="Marquedecommentaire"/>
          <w:rFonts w:asciiTheme="minorHAnsi" w:eastAsiaTheme="minorHAnsi" w:hAnsiTheme="minorHAnsi" w:cstheme="minorBidi"/>
          <w:lang w:eastAsia="en-US"/>
        </w:rPr>
        <w:commentReference w:id="713"/>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w:t>
      </w:r>
      <w:del w:id="715" w:author="Jacques DAVID" w:date="2023-08-31T09:46:00Z">
        <w:r w:rsidR="00CF7C1C" w:rsidDel="00AA7D7E">
          <w:delText xml:space="preserve">la </w:delText>
        </w:r>
      </w:del>
      <w:ins w:id="716" w:author="Jacques DAVID" w:date="2023-08-31T09:46:00Z">
        <w:r w:rsidR="00AA7D7E">
          <w:t xml:space="preserve">une </w:t>
        </w:r>
      </w:ins>
      <w:r w:rsidR="00CF7C1C">
        <w:t>plu</w:t>
      </w:r>
      <w:r w:rsidR="002B3DCB">
        <w:t xml:space="preserve">s faible </w:t>
      </w:r>
      <w:proofErr w:type="spellStart"/>
      <w:r w:rsidR="002B3DCB">
        <w:t>accuracy</w:t>
      </w:r>
      <w:proofErr w:type="spellEnd"/>
      <w:r w:rsidR="002B3DCB">
        <w:t xml:space="preserve"> </w:t>
      </w:r>
      <w:r w:rsidR="002B3DCB">
        <w:lastRenderedPageBreak/>
        <w:t xml:space="preserve">de prédiction, </w:t>
      </w:r>
      <w:r w:rsidR="00615E8C">
        <w:t>c</w:t>
      </w:r>
      <w:r w:rsidR="00ED2758">
        <w:t>ela ouvre des</w:t>
      </w:r>
      <w:r w:rsidR="00615E8C">
        <w:t xml:space="preserve"> perspectives pour la sélection </w:t>
      </w:r>
      <w:ins w:id="717" w:author="Jacques DAVID" w:date="2023-08-31T09:46:00Z">
        <w:r w:rsidR="00AA7D7E">
          <w:t xml:space="preserve">phénomique </w:t>
        </w:r>
      </w:ins>
      <w:r w:rsidR="00615E8C">
        <w:t>sur grain</w:t>
      </w:r>
      <w:del w:id="718" w:author="Jacques DAVID" w:date="2023-08-31T09:46:00Z">
        <w:r w:rsidR="00615E8C" w:rsidDel="00AA7D7E">
          <w:delText xml:space="preserve">. </w:delText>
        </w:r>
        <w:r w:rsidR="00144E81" w:rsidDel="00AA7D7E">
          <w:delText>C</w:delText>
        </w:r>
        <w:r w:rsidR="00EB6048" w:rsidDel="00AA7D7E">
          <w:delText>ela permettrait de</w:delText>
        </w:r>
        <w:r w:rsidR="00DB12E5" w:rsidDel="00AA7D7E">
          <w:delText xml:space="preserve"> faire de la sélection sur grain en sélectionnant </w:delText>
        </w:r>
        <w:r w:rsidR="00417368" w:rsidDel="00AA7D7E">
          <w:delText>sur des traits qui ne sont</w:delText>
        </w:r>
        <w:r w:rsidR="00DB12E5" w:rsidDel="00AA7D7E">
          <w:delText xml:space="preserve"> pas </w:delText>
        </w:r>
        <w:r w:rsidR="00417368" w:rsidDel="00AA7D7E">
          <w:delText xml:space="preserve">mesurables sur </w:delText>
        </w:r>
        <w:r w:rsidR="00DB12E5" w:rsidDel="00AA7D7E">
          <w:delText>le grain</w:delText>
        </w:r>
      </w:del>
      <w:r w:rsidR="00EB6048">
        <w:t>. On aurait donc accès à une estimation</w:t>
      </w:r>
      <w:ins w:id="719" w:author="Jacques DAVID" w:date="2023-08-31T09:46:00Z">
        <w:r w:rsidR="00AA7D7E">
          <w:t xml:space="preserve"> indirecte</w:t>
        </w:r>
      </w:ins>
      <w:r w:rsidR="00EB6048">
        <w:t xml:space="preserve"> de la valeur </w:t>
      </w:r>
      <w:del w:id="720" w:author="Jacques DAVID" w:date="2023-08-31T09:46:00Z">
        <w:r w:rsidR="00EB6048" w:rsidDel="00AA7D7E">
          <w:delText xml:space="preserve">du grain pour </w:delText>
        </w:r>
      </w:del>
      <w:ins w:id="721" w:author="Jacques DAVID" w:date="2023-08-31T09:46:00Z">
        <w:r w:rsidR="00AA7D7E">
          <w:t>d’</w:t>
        </w:r>
      </w:ins>
      <w:r w:rsidR="00EB6048">
        <w:t xml:space="preserve">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1EF77692" w:rsidR="00887041" w:rsidRDefault="00887041" w:rsidP="00C72544">
      <w:pPr>
        <w:rPr>
          <w:ins w:id="722" w:author="Jacques DAVID" w:date="2023-08-31T09:47:00Z"/>
        </w:rPr>
      </w:pPr>
    </w:p>
    <w:p w14:paraId="168C8267" w14:textId="69264196" w:rsidR="00AA7D7E" w:rsidRDefault="00AA7D7E" w:rsidP="00C72544">
      <w:pPr>
        <w:rPr>
          <w:ins w:id="723" w:author="Jacques DAVID" w:date="2023-08-31T09:47:00Z"/>
        </w:rPr>
      </w:pPr>
      <w:ins w:id="724" w:author="Jacques DAVID" w:date="2023-08-31T09:47:00Z">
        <w:r>
          <w:t xml:space="preserve">C’est sympa, essaie de concentrer un </w:t>
        </w:r>
        <w:proofErr w:type="gramStart"/>
        <w:r>
          <w:t>peu .</w:t>
        </w:r>
        <w:proofErr w:type="gramEnd"/>
      </w:ins>
    </w:p>
    <w:p w14:paraId="3CD1D15A" w14:textId="77777777" w:rsidR="00AA7D7E" w:rsidRDefault="00AA7D7E"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commentRangeStart w:id="725"/>
      <w:r>
        <w:t>Le potentiel du dispositif de sélection in silico</w:t>
      </w:r>
    </w:p>
    <w:p w14:paraId="789762AF" w14:textId="1DD2E549" w:rsidR="00DB40A6" w:rsidRDefault="00200B46" w:rsidP="00DB40A6">
      <w:r>
        <w:t xml:space="preserve">L’expérimentation au champ avait le mérite d’être une réelle mise en situation de sélection sur la taille du grain. </w:t>
      </w:r>
      <w:r w:rsidR="00FF4031">
        <w:t>Cependant, il a manqué à ce dispositif certaines mesures (notamment de rendement). Cette partie de l’expérimentation a reçu moi</w:t>
      </w:r>
      <w:ins w:id="726" w:author="Jacques DAVID" w:date="2023-08-31T09:48:00Z">
        <w:r w:rsidR="00AA7D7E">
          <w:t>n</w:t>
        </w:r>
      </w:ins>
      <w:r w:rsidR="00FF4031">
        <w:t xml:space="preserve">s d’attention que les bacs, justement car ceux-ci ont nécessité un investissement de temps et d’effort conséquent. </w:t>
      </w:r>
    </w:p>
    <w:p w14:paraId="16233E6D" w14:textId="60222FD7" w:rsidR="0062606D" w:rsidRDefault="00FF4031" w:rsidP="00DB40A6">
      <w:r>
        <w:t>En effet, dans les bacs,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exploitables</w:t>
      </w:r>
      <w:r w:rsidR="00B45172">
        <w:t xml:space="preserve"> et ouvrent des perspectives pour un grand nombre d’analyses</w:t>
      </w:r>
      <w:r>
        <w:t xml:space="preserve">. En effet, </w:t>
      </w:r>
      <w:r w:rsidR="00B54323">
        <w:t>ce dispositif permet d’accéder aux valeurs phénotypiques en population et non en culture pure. L</w:t>
      </w:r>
      <w:r>
        <w:t xml:space="preserve">a position et le génotype de chaque plante étant connu, il est possible d’étudier en détail les interactions entre les plantes (effets de certains allèles sur </w:t>
      </w:r>
      <w:r w:rsidR="00B54323">
        <w:lastRenderedPageBreak/>
        <w:t>les phénotypes voisins, tendance de chaque génotype à collaborer ou à rentrer en compétition par exemple</w:t>
      </w:r>
      <w:r w:rsidR="0062606D">
        <w:t>, allèles à favoriser dans la population pour améliorer un trait…</w:t>
      </w:r>
      <w:r w:rsidR="00B54323">
        <w:t xml:space="preserve">). </w:t>
      </w:r>
      <w:r w:rsidR="0062606D">
        <w:t xml:space="preserve">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w:t>
      </w:r>
    </w:p>
    <w:p w14:paraId="6F32427C" w14:textId="3BA8713C" w:rsidR="00110323" w:rsidRPr="000B6B21" w:rsidRDefault="0062606D" w:rsidP="000B6B21">
      <w:pPr>
        <w:sectPr w:rsidR="00110323" w:rsidRPr="000B6B21" w:rsidSect="00025664">
          <w:footerReference w:type="default" r:id="rId26"/>
          <w:footnotePr>
            <w:pos w:val="beneathText"/>
          </w:footnotePr>
          <w:pgSz w:w="11906" w:h="16838"/>
          <w:pgMar w:top="1417" w:right="1417" w:bottom="1417" w:left="1417" w:header="720" w:footer="1701" w:gutter="0"/>
          <w:cols w:space="720"/>
          <w:docGrid w:linePitch="299"/>
        </w:sectPr>
      </w:pPr>
      <w:r>
        <w:t>Au final, les analyses réalisées dans ce stage n’ont permis d’extraire qu’une partie de toute l’</w:t>
      </w:r>
      <w:r w:rsidR="00B45172">
        <w:t>information collect</w:t>
      </w:r>
      <w:commentRangeEnd w:id="725"/>
      <w:r w:rsidR="00AA7D7E">
        <w:rPr>
          <w:rStyle w:val="Marquedecommentaire"/>
          <w:rFonts w:asciiTheme="minorHAnsi" w:eastAsiaTheme="minorHAnsi" w:hAnsiTheme="minorHAnsi" w:cstheme="minorBidi"/>
          <w:lang w:eastAsia="en-US"/>
        </w:rPr>
        <w:commentReference w:id="725"/>
      </w:r>
      <w:r w:rsidR="00B45172">
        <w:t xml:space="preserve">ée, et il y a sûrement encore assez de matière pour </w:t>
      </w:r>
      <w:r w:rsidR="000B6B21">
        <w:t>un stage d’analyses de données.</w:t>
      </w:r>
      <w:r w:rsidR="000B6B21">
        <w:tab/>
      </w:r>
    </w:p>
    <w:p w14:paraId="78D4123E" w14:textId="77777777" w:rsidR="00110323" w:rsidRPr="00EA76C3" w:rsidRDefault="00110323" w:rsidP="000B6B21">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65E1B869" w14:textId="77777777" w:rsidR="00FE4491" w:rsidRPr="00127BA7" w:rsidRDefault="00DF331B" w:rsidP="00FE4491">
      <w:pPr>
        <w:pStyle w:val="Bibliographie"/>
        <w:rPr>
          <w:lang w:val="en-GB"/>
        </w:rPr>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FE4491" w:rsidRPr="00FE4491">
        <w:t xml:space="preserve">Andrée, P., Clark, J.K., Levkoe, C.Z., Lowitt, K. (Eds.), 2019. </w:t>
      </w:r>
      <w:r w:rsidR="00FE4491" w:rsidRPr="00127BA7">
        <w:rPr>
          <w:lang w:val="en-GB"/>
        </w:rPr>
        <w:t>Civil Society and Social Movements in Food System Governance. Taylor &amp; Francis.</w:t>
      </w:r>
    </w:p>
    <w:p w14:paraId="1F6C8EBB" w14:textId="77777777" w:rsidR="00FE4491" w:rsidRPr="00127BA7" w:rsidRDefault="00FE4491" w:rsidP="00FE4491">
      <w:pPr>
        <w:pStyle w:val="Bibliographie"/>
        <w:rPr>
          <w:lang w:val="en-GB"/>
        </w:rPr>
      </w:pPr>
      <w:r w:rsidRPr="00127BA7">
        <w:rPr>
          <w:lang w:val="en-GB"/>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22AC55B5" w14:textId="77777777" w:rsidR="00FE4491" w:rsidRPr="00FE4491" w:rsidRDefault="00FE4491" w:rsidP="00FE4491">
      <w:pPr>
        <w:pStyle w:val="Bibliographie"/>
      </w:pPr>
      <w:r w:rsidRPr="00FE4491">
        <w:t>Beral, A., 2020. Déterminisme génétique et écophysiologique de la variabilité des masses de grains individuels chez le blé tendre (Triticum aestivum). (phdthesis). Université Clermont Auvergne [2017-2020].</w:t>
      </w:r>
    </w:p>
    <w:p w14:paraId="4860B5F4" w14:textId="77777777" w:rsidR="00FE4491" w:rsidRPr="00FE4491" w:rsidRDefault="00FE4491" w:rsidP="00FE4491">
      <w:pPr>
        <w:pStyle w:val="Bibliographie"/>
      </w:pPr>
      <w:r w:rsidRPr="00FE4491">
        <w:t>Béral, A., 2020. Déterminisme génétique et écophysiologique de la variabilité des masses de grains individuels chez le blé tendre (Triticum aestivum). (phdthesis). Université Clermont Auvergne [2017-2020].</w:t>
      </w:r>
    </w:p>
    <w:p w14:paraId="41312A22" w14:textId="77777777" w:rsidR="00FE4491" w:rsidRPr="00127BA7" w:rsidRDefault="00FE4491" w:rsidP="00FE4491">
      <w:pPr>
        <w:pStyle w:val="Bibliographie"/>
        <w:rPr>
          <w:lang w:val="en-GB"/>
        </w:rPr>
      </w:pPr>
      <w:r w:rsidRPr="00FE4491">
        <w:t xml:space="preserve">Béral, A., Rincent, R., Gouis, J.L., Girousse, C., Allard, V., 2020. </w:t>
      </w:r>
      <w:r w:rsidRPr="00127BA7">
        <w:rPr>
          <w:lang w:val="en-GB"/>
        </w:rPr>
        <w:t>Wheat individual grain-size variance originates from crop development and from specific genetic determinism. PLOS ONE 15, e0230689. https://doi.org/10.1371/journal.pone.0230689</w:t>
      </w:r>
    </w:p>
    <w:p w14:paraId="162A21B0" w14:textId="77777777" w:rsidR="00FE4491" w:rsidRPr="00127BA7" w:rsidRDefault="00FE4491" w:rsidP="00FE4491">
      <w:pPr>
        <w:pStyle w:val="Bibliographie"/>
        <w:rPr>
          <w:lang w:val="en-GB"/>
        </w:rPr>
      </w:pPr>
      <w:r w:rsidRPr="00127BA7">
        <w:rPr>
          <w:lang w:val="en-GB"/>
        </w:rPr>
        <w:t>Blum, A., Shpiler, L., Golan, G., Mayer, J., Sinmena, B., 1991. Mass selection of wheat for grain filling without transient photosynthesis. Euphytica 54, 111–116. https://doi.org/10.1007/BF00145637</w:t>
      </w:r>
    </w:p>
    <w:p w14:paraId="695B0D6A" w14:textId="77777777" w:rsidR="00FE4491" w:rsidRPr="00127BA7" w:rsidRDefault="00FE4491" w:rsidP="00FE4491">
      <w:pPr>
        <w:pStyle w:val="Bibliographie"/>
        <w:rPr>
          <w:lang w:val="en-GB"/>
        </w:rPr>
      </w:pPr>
      <w:r w:rsidRPr="00127BA7">
        <w:rPr>
          <w:lang w:val="en-GB"/>
        </w:rPr>
        <w:t>Busch, R.H., Kofoid, K., 1982. Recurrent Selection for Kernel Weight in Spring Wheat. Crop Sci. 22. https://doi.org/10.2135/cropsci1982.0011183X002200030032x</w:t>
      </w:r>
    </w:p>
    <w:p w14:paraId="651E895A" w14:textId="77777777" w:rsidR="00FE4491" w:rsidRPr="00FE4491" w:rsidRDefault="00FE4491" w:rsidP="00FE4491">
      <w:pPr>
        <w:pStyle w:val="Bibliographie"/>
      </w:pPr>
      <w:r w:rsidRPr="00127BA7">
        <w:rPr>
          <w:lang w:val="en-GB"/>
        </w:rPr>
        <w:t xml:space="preserve">Chable, V., Berthellot, J.-F., 2006. </w:t>
      </w:r>
      <w:r w:rsidRPr="00FE4491">
        <w:t>La sélection participative en France: présentation des expériences en cours pour les agricultures biologiques et paysannes. Courr. L’environnement L’INRA 30, 129–138.</w:t>
      </w:r>
    </w:p>
    <w:p w14:paraId="5F882679" w14:textId="77777777" w:rsidR="00FE4491" w:rsidRPr="00127BA7" w:rsidRDefault="00FE4491" w:rsidP="00FE4491">
      <w:pPr>
        <w:pStyle w:val="Bibliographie"/>
        <w:rPr>
          <w:lang w:val="en-GB"/>
        </w:rPr>
      </w:pPr>
      <w:r w:rsidRPr="00FE4491">
        <w:t xml:space="preserve">Cuevas, J., Montesinos-López, O., Juliana, P., Guzmán, C., Pérez-Rodríguez, P., González-Bucio, J., Burgueño, J., Montesinos-López, A., Crossa, J., 2019. </w:t>
      </w:r>
      <w:r w:rsidRPr="00127BA7">
        <w:rPr>
          <w:lang w:val="en-GB"/>
        </w:rPr>
        <w:t>Deep Kernel for Genomic and Near Infrared Predictions in Multi-environment Breeding Trials. G3 GenesGenomesGenetics 9, 2913–2924. https://doi.org/10.1534/g3.119.400493</w:t>
      </w:r>
    </w:p>
    <w:p w14:paraId="0538D590" w14:textId="77777777" w:rsidR="00FE4491" w:rsidRPr="00127BA7" w:rsidRDefault="00FE4491" w:rsidP="00FE4491">
      <w:pPr>
        <w:pStyle w:val="Bibliographie"/>
        <w:rPr>
          <w:lang w:val="en-GB"/>
        </w:rPr>
      </w:pPr>
      <w:r w:rsidRPr="00127BA7">
        <w:rPr>
          <w:lang w:val="en-GB"/>
        </w:rPr>
        <w:t>David, J., Holtz, Y., Ranwez, V., Santoni, S., Sarah, G., Ardisson, M., Poux, G., Choulet, F., Genthon, C., Roumet, P., Tavaud-Pirra, M., 2014. Genotyping by sequencing transcriptomes in an evolutionary pre-breeding durum wheat population. Mol. Breed. 34, 1531–1548. https://doi.org/10.1007/s11032-014-0179-z</w:t>
      </w:r>
    </w:p>
    <w:p w14:paraId="7065B479" w14:textId="77777777" w:rsidR="00FE4491" w:rsidRPr="00127BA7" w:rsidRDefault="00FE4491" w:rsidP="00FE4491">
      <w:pPr>
        <w:pStyle w:val="Bibliographie"/>
        <w:rPr>
          <w:lang w:val="en-GB"/>
        </w:rPr>
      </w:pPr>
      <w:r w:rsidRPr="00127BA7">
        <w:rPr>
          <w:lang w:val="en-GB"/>
        </w:rPr>
        <w:t>Dawson, J.C., Goldringer, I., 2012. Breeding for Genetically Diverse Populations: Variety Mixtures and Evolutionary Populations, in: Organic Crop Breeding. John Wiley &amp; Sons, Ltd, pp. 77–98. https://doi.org/10.1002/9781119945932.ch5</w:t>
      </w:r>
    </w:p>
    <w:p w14:paraId="08C98AE2" w14:textId="77777777" w:rsidR="00FE4491" w:rsidRPr="00127BA7" w:rsidRDefault="00FE4491" w:rsidP="00FE4491">
      <w:pPr>
        <w:pStyle w:val="Bibliographie"/>
        <w:rPr>
          <w:lang w:val="en-GB"/>
        </w:rPr>
      </w:pPr>
      <w:r w:rsidRPr="00127BA7">
        <w:rPr>
          <w:lang w:val="en-GB"/>
        </w:rPr>
        <w:t>Dawson, J.C., Rivière, P., Berthellot, J.-F., Mercier, F., De Kochko, P., Galic, N., Pin, S., Serpolay, E., Thomas, M., Giuliano, S., others, 2011. Collaborative plant breeding for organic agricultural systems in developed countries. Sustainability 3, 1206–1223.</w:t>
      </w:r>
    </w:p>
    <w:p w14:paraId="36E1BC92" w14:textId="77777777" w:rsidR="00FE4491" w:rsidRPr="00127BA7" w:rsidRDefault="00FE4491" w:rsidP="00FE4491">
      <w:pPr>
        <w:pStyle w:val="Bibliographie"/>
        <w:rPr>
          <w:lang w:val="en-GB"/>
        </w:rPr>
      </w:pPr>
      <w:r w:rsidRPr="00127BA7">
        <w:rPr>
          <w:lang w:val="en-GB"/>
        </w:rPr>
        <w:t>Derera, N.F., Bhatt, G.M., 1972. Effectiveness of mechanical mass selection in wheat (Triticum aestivum L.). Aust. J. Agric. Res. 23, 761–768. https://doi.org/10.1071/ar9720761</w:t>
      </w:r>
    </w:p>
    <w:p w14:paraId="0D0BF6EC" w14:textId="77777777" w:rsidR="00FE4491" w:rsidRPr="00127BA7" w:rsidRDefault="00FE4491" w:rsidP="00FE4491">
      <w:pPr>
        <w:pStyle w:val="Bibliographie"/>
        <w:rPr>
          <w:lang w:val="en-GB"/>
        </w:rPr>
      </w:pPr>
      <w:r w:rsidRPr="00127BA7">
        <w:rPr>
          <w:lang w:val="en-GB"/>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1F0C72F5" w14:textId="77777777" w:rsidR="00FE4491" w:rsidRPr="00127BA7" w:rsidRDefault="00FE4491" w:rsidP="00FE4491">
      <w:pPr>
        <w:pStyle w:val="Bibliographie"/>
        <w:rPr>
          <w:lang w:val="en-GB"/>
        </w:rPr>
      </w:pPr>
      <w:r w:rsidRPr="00127BA7">
        <w:rPr>
          <w:lang w:val="en-GB"/>
        </w:rPr>
        <w:t>Donald, C., 1981. 14 COMPETITIVE PLANTS, COMMUNAL PLANTS, AND YIELD IN WHEAT CROPS. Wheat Sci.-Today Tomorrow 223.</w:t>
      </w:r>
    </w:p>
    <w:p w14:paraId="3BA2F5D3" w14:textId="77777777" w:rsidR="00FE4491" w:rsidRPr="00127BA7" w:rsidRDefault="00FE4491" w:rsidP="00FE4491">
      <w:pPr>
        <w:pStyle w:val="Bibliographie"/>
        <w:rPr>
          <w:lang w:val="en-GB"/>
        </w:rPr>
      </w:pPr>
      <w:r w:rsidRPr="00127BA7">
        <w:rPr>
          <w:lang w:val="en-GB"/>
        </w:rPr>
        <w:t xml:space="preserve">Finch-Savage, W.E., Bassel, G.W., 2016. Seed vigour and crop establishment: extending performance </w:t>
      </w:r>
      <w:r w:rsidRPr="00127BA7">
        <w:rPr>
          <w:lang w:val="en-GB"/>
        </w:rPr>
        <w:lastRenderedPageBreak/>
        <w:t>beyond adaptation. J. Exp. Bot. 67, 567–591. https://doi.org/10.1093/jxb/erv490</w:t>
      </w:r>
    </w:p>
    <w:p w14:paraId="75BD6ACD" w14:textId="77777777" w:rsidR="00FE4491" w:rsidRPr="00FE4491" w:rsidRDefault="00FE4491" w:rsidP="00FE4491">
      <w:pPr>
        <w:pStyle w:val="Bibliographie"/>
      </w:pPr>
      <w:r w:rsidRPr="00127BA7">
        <w:rPr>
          <w:lang w:val="en-GB"/>
        </w:rPr>
        <w:t xml:space="preserve">Gaynor, R.C., Gorjanc, G., Bentley, A.R., Ober, E.S., Howell, P., Jackson, R., Mackay, I.J., Hickey, J.M., 2017. A Two-Part Strategy for Using Genomic Selection to Develop Inbred Lines. </w:t>
      </w:r>
      <w:r w:rsidRPr="00FE4491">
        <w:t>Crop Sci. 57, 2372–2386. https://doi.org/10.2135/cropsci2016.09.0742</w:t>
      </w:r>
    </w:p>
    <w:p w14:paraId="7EB741CA" w14:textId="77777777" w:rsidR="00FE4491" w:rsidRPr="00FE4491" w:rsidRDefault="00FE4491" w:rsidP="00FE4491">
      <w:pPr>
        <w:pStyle w:val="Bibliographie"/>
      </w:pPr>
      <w:r w:rsidRPr="00FE4491">
        <w:t>GIE Blé dur, 2017. Description et spécificités - GIE Blé dur Description, spécificités du blé dur. GIE Blé Dur. URL https://www.gie-bledur.fr/la-filiere-ble-dur/description-du-ble-dur/ (accessed 6.7.23).</w:t>
      </w:r>
    </w:p>
    <w:p w14:paraId="5763E462" w14:textId="77777777" w:rsidR="00FE4491" w:rsidRPr="00127BA7" w:rsidRDefault="00FE4491" w:rsidP="00FE4491">
      <w:pPr>
        <w:pStyle w:val="Bibliographie"/>
        <w:rPr>
          <w:lang w:val="en-GB"/>
        </w:rPr>
      </w:pPr>
      <w:r w:rsidRPr="00127BA7">
        <w:rPr>
          <w:lang w:val="en-GB"/>
        </w:rPr>
        <w:t>Gorjanc, G., Gaynor, R.C., Hickey, J.M., 2018. Optimal cross selection for long-term genetic gain in two-part programs with rapid recurrent genomic selection. Theor. Appl. Genet. 131, 1953–1966. https://doi.org/10.1007/s00122-018-3125-3</w:t>
      </w:r>
    </w:p>
    <w:p w14:paraId="2E3D6323" w14:textId="77777777" w:rsidR="00FE4491" w:rsidRPr="00127BA7" w:rsidRDefault="00FE4491" w:rsidP="00FE4491">
      <w:pPr>
        <w:pStyle w:val="Bibliographie"/>
        <w:rPr>
          <w:lang w:val="en-GB"/>
        </w:rPr>
      </w:pPr>
      <w:r w:rsidRPr="00127BA7">
        <w:rPr>
          <w:lang w:val="en-GB"/>
        </w:rPr>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410FFE6" w14:textId="77777777" w:rsidR="00FE4491" w:rsidRPr="00127BA7" w:rsidRDefault="00FE4491" w:rsidP="00FE4491">
      <w:pPr>
        <w:pStyle w:val="Bibliographie"/>
        <w:rPr>
          <w:lang w:val="en-GB"/>
        </w:rPr>
      </w:pPr>
      <w:r w:rsidRPr="00127BA7">
        <w:rPr>
          <w:lang w:val="en-GB"/>
        </w:rPr>
        <w:t>Houser, M., Stuart, D., 2020. An accelerating treadmill and an overlooked contradiction in industrial agriculture: Climate change and nitrogen fertilizer. J. Agrar. Change 20, 215–237. https://doi.org/10.1111/joac.12341</w:t>
      </w:r>
    </w:p>
    <w:p w14:paraId="1B35C74A" w14:textId="77777777" w:rsidR="00FE4491" w:rsidRPr="00127BA7" w:rsidRDefault="00FE4491" w:rsidP="00FE4491">
      <w:pPr>
        <w:pStyle w:val="Bibliographie"/>
        <w:rPr>
          <w:lang w:val="en-GB"/>
        </w:rPr>
      </w:pPr>
      <w:r w:rsidRPr="00127BA7">
        <w:rPr>
          <w:lang w:val="en-GB"/>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792B2637" w14:textId="77777777" w:rsidR="00FE4491" w:rsidRPr="00127BA7" w:rsidRDefault="00FE4491" w:rsidP="00FE4491">
      <w:pPr>
        <w:pStyle w:val="Bibliographie"/>
        <w:rPr>
          <w:lang w:val="en-GB"/>
        </w:rPr>
      </w:pPr>
      <w:r w:rsidRPr="00127BA7">
        <w:rPr>
          <w:lang w:val="en-GB"/>
        </w:rPr>
        <w:t>Juroszek, P., von Tiedemann, A., 2013. Climate change and potential future risks through wheat diseases: a review. Eur. J. Plant Pathol. 136, 21–33. https://doi.org/10.1007/s10658-012-0144-9</w:t>
      </w:r>
    </w:p>
    <w:p w14:paraId="0765FF00" w14:textId="77777777" w:rsidR="00FE4491" w:rsidRPr="00127BA7" w:rsidRDefault="00FE4491" w:rsidP="00FE4491">
      <w:pPr>
        <w:pStyle w:val="Bibliographie"/>
        <w:rPr>
          <w:lang w:val="en-GB"/>
        </w:rPr>
      </w:pPr>
      <w:r w:rsidRPr="00127BA7">
        <w:rPr>
          <w:lang w:val="en-GB"/>
        </w:rPr>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6EF44F94" w14:textId="77777777" w:rsidR="00FE4491" w:rsidRPr="00127BA7" w:rsidRDefault="00FE4491" w:rsidP="00FE4491">
      <w:pPr>
        <w:pStyle w:val="Bibliographie"/>
        <w:rPr>
          <w:lang w:val="en-GB"/>
        </w:rPr>
      </w:pPr>
      <w:r w:rsidRPr="00127BA7">
        <w:rPr>
          <w:lang w:val="en-GB"/>
        </w:rPr>
        <w:t>Lang, L., Balla, L., Bedo, Z., 1989. Machine mass selection of winter wheat hybrid populations. Novenytermeles Hung.</w:t>
      </w:r>
    </w:p>
    <w:p w14:paraId="2D9DE3E4" w14:textId="77777777" w:rsidR="00FE4491" w:rsidRPr="00FE4491" w:rsidRDefault="00FE4491" w:rsidP="00FE4491">
      <w:pPr>
        <w:pStyle w:val="Bibliographie"/>
      </w:pPr>
      <w:r w:rsidRPr="00127BA7">
        <w:rPr>
          <w:lang w:val="en-GB"/>
        </w:rPr>
        <w:t xml:space="preserve">Mailhe, G., Cazeirgue, F., Gascuel, J., Gasnier, R., Berthelot, J., Baboulène, J., Poilly, C., Lavoyer, R., Hernandez, M., Coulbeaut, J., others, 2013. </w:t>
      </w:r>
      <w:r w:rsidRPr="00FE4491">
        <w:t>Mise en place d’une méthodologie de sélection participative sur le blé tendre en France.</w:t>
      </w:r>
    </w:p>
    <w:p w14:paraId="1D3C76E0" w14:textId="77777777" w:rsidR="00FE4491" w:rsidRPr="00127BA7" w:rsidRDefault="00FE4491" w:rsidP="00FE4491">
      <w:pPr>
        <w:pStyle w:val="Bibliographie"/>
        <w:rPr>
          <w:lang w:val="en-GB"/>
        </w:rPr>
      </w:pPr>
      <w:r w:rsidRPr="00127BA7">
        <w:rPr>
          <w:lang w:val="en-GB"/>
        </w:rPr>
        <w:t>Nass, H.G., 1987. Selection for grain yield of spring wheat utilizing seed size and other selection criteria. Can. J. Plant Sci. 67, 605–610. https://doi.org/10.4141/cjps87-086</w:t>
      </w:r>
    </w:p>
    <w:p w14:paraId="33A92912" w14:textId="77777777" w:rsidR="00FE4491" w:rsidRPr="00127BA7" w:rsidRDefault="00FE4491" w:rsidP="00FE4491">
      <w:pPr>
        <w:pStyle w:val="Bibliographie"/>
        <w:rPr>
          <w:lang w:val="en-GB"/>
        </w:rPr>
      </w:pPr>
      <w:r w:rsidRPr="00127BA7">
        <w:rPr>
          <w:lang w:val="en-GB"/>
        </w:rPr>
        <w:t>Pingali, P.L., 2012. Green Revolution: Impacts, limits, and the path ahead. Proc. Natl. Acad. Sci. 109, 12302–12308. https://doi.org/10.1073/pnas.0912953109</w:t>
      </w:r>
    </w:p>
    <w:p w14:paraId="7B996C21" w14:textId="77777777" w:rsidR="00FE4491" w:rsidRPr="00127BA7" w:rsidRDefault="00FE4491" w:rsidP="00FE4491">
      <w:pPr>
        <w:pStyle w:val="Bibliographie"/>
        <w:rPr>
          <w:lang w:val="en-GB"/>
        </w:rPr>
      </w:pPr>
      <w:r w:rsidRPr="00127BA7">
        <w:rPr>
          <w:lang w:val="en-GB"/>
        </w:rPr>
        <w:t>R Core Team, 2022. R: A Language and Environment for Statistical Computing. R Foundation for Statistical Computing, Vienna, Austria.</w:t>
      </w:r>
    </w:p>
    <w:p w14:paraId="47D630F6" w14:textId="77777777" w:rsidR="00FE4491" w:rsidRPr="00127BA7" w:rsidRDefault="00FE4491" w:rsidP="00FE4491">
      <w:pPr>
        <w:pStyle w:val="Bibliographie"/>
        <w:rPr>
          <w:lang w:val="en-GB"/>
        </w:rPr>
      </w:pPr>
      <w:r w:rsidRPr="00127BA7">
        <w:rPr>
          <w:lang w:val="en-GB"/>
        </w:rPr>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7F213AAF" w14:textId="77777777" w:rsidR="00FE4491" w:rsidRPr="00127BA7" w:rsidRDefault="00FE4491" w:rsidP="00FE4491">
      <w:pPr>
        <w:pStyle w:val="Bibliographie"/>
        <w:rPr>
          <w:lang w:val="en-GB"/>
        </w:rPr>
      </w:pPr>
      <w:r w:rsidRPr="00127BA7">
        <w:rPr>
          <w:lang w:val="en-GB"/>
        </w:rPr>
        <w:t>Rivière, P., Goldringer, I., Berthellot, J.-F., Galic, N., Pin, S., Kochko, P.D., Dawson, J.C., 2015. Response to farmer mass selection in early generation progeny of bread wheat landrace crosses. Renew. Agric. Food Syst. 30, 190–201. https://doi.org/10.1017/S1742170513000343</w:t>
      </w:r>
    </w:p>
    <w:p w14:paraId="38D54C4D" w14:textId="77777777" w:rsidR="00FE4491" w:rsidRPr="00127BA7" w:rsidRDefault="00FE4491" w:rsidP="00FE4491">
      <w:pPr>
        <w:pStyle w:val="Bibliographie"/>
        <w:rPr>
          <w:lang w:val="en-GB"/>
        </w:rPr>
      </w:pPr>
      <w:r w:rsidRPr="00127BA7">
        <w:rPr>
          <w:lang w:val="en-GB"/>
        </w:rPr>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69DD0235" w14:textId="77777777" w:rsidR="00FE4491" w:rsidRPr="00127BA7" w:rsidRDefault="00FE4491" w:rsidP="00FE4491">
      <w:pPr>
        <w:pStyle w:val="Bibliographie"/>
        <w:rPr>
          <w:lang w:val="en-GB"/>
        </w:rPr>
      </w:pPr>
      <w:r w:rsidRPr="00127BA7">
        <w:rPr>
          <w:lang w:val="en-GB"/>
        </w:rPr>
        <w:t>Rodríguez-Álvarez, M.X., Boer, M.P., Eeuwijk, F.A. van, Eilers, P.H.C., 2017. Correcting for spatial heterogeneity in plant breeding experiments with P-splines. Spat. Stat. 23, 52–71.</w:t>
      </w:r>
    </w:p>
    <w:p w14:paraId="5EAA9C18" w14:textId="77777777" w:rsidR="00FE4491" w:rsidRPr="00127BA7" w:rsidRDefault="00FE4491" w:rsidP="00FE4491">
      <w:pPr>
        <w:pStyle w:val="Bibliographie"/>
        <w:rPr>
          <w:lang w:val="en-GB"/>
        </w:rPr>
      </w:pPr>
      <w:r w:rsidRPr="00127BA7">
        <w:rPr>
          <w:lang w:val="en-GB"/>
        </w:rPr>
        <w:t xml:space="preserve">Sadras, V.O., 2007. Evolutionary aspects of the trade-off between seed size and number in crops. Field </w:t>
      </w:r>
      <w:r w:rsidRPr="00127BA7">
        <w:rPr>
          <w:lang w:val="en-GB"/>
        </w:rPr>
        <w:lastRenderedPageBreak/>
        <w:t>Crops Res. 100, 125–138. https://doi.org/10.1016/j.fcr.2006.07.004</w:t>
      </w:r>
    </w:p>
    <w:p w14:paraId="523333B0" w14:textId="77777777" w:rsidR="00FE4491" w:rsidRPr="00127BA7" w:rsidRDefault="00FE4491" w:rsidP="00FE4491">
      <w:pPr>
        <w:pStyle w:val="Bibliographie"/>
        <w:rPr>
          <w:lang w:val="en-GB"/>
        </w:rPr>
      </w:pPr>
      <w:r w:rsidRPr="00127BA7">
        <w:rPr>
          <w:lang w:val="en-GB"/>
        </w:rPr>
        <w:t>Sharma, R.C., Tiwary, A.K., Ortiz-Ferrara, G., 2008. Reduction in kernel weight as a potential indirect selection criterion for wheat grain yield under terminal heat stress. Plant Breed. 127, 241–248. https://doi.org/10.1111/j.1439-0523.2007.01460.x</w:t>
      </w:r>
    </w:p>
    <w:p w14:paraId="1152C128" w14:textId="77777777" w:rsidR="00FE4491" w:rsidRPr="00127BA7" w:rsidRDefault="00FE4491" w:rsidP="00FE4491">
      <w:pPr>
        <w:pStyle w:val="Bibliographie"/>
        <w:rPr>
          <w:lang w:val="en-GB"/>
        </w:rPr>
      </w:pPr>
      <w:r w:rsidRPr="00127BA7">
        <w:rPr>
          <w:lang w:val="en-GB"/>
        </w:rPr>
        <w:t>Sharma, S.K., Singh, K.P., Singh, I., 1995. SELECTION RESPONSES FOR GRAIN WEIGHT IN SOME MASS SELECTED AND INTERMATED POPULATIONS OF WHEAT (TRITICUM AESTIVUM L.). INDIAN J. Genet. PLANT Breed. 55, 365–373.</w:t>
      </w:r>
    </w:p>
    <w:p w14:paraId="2EC8C352" w14:textId="77777777" w:rsidR="00FE4491" w:rsidRPr="00127BA7" w:rsidRDefault="00FE4491" w:rsidP="00FE4491">
      <w:pPr>
        <w:pStyle w:val="Bibliographie"/>
        <w:rPr>
          <w:lang w:val="en-GB"/>
        </w:rPr>
      </w:pPr>
      <w:r w:rsidRPr="00127BA7">
        <w:rPr>
          <w:lang w:val="en-GB"/>
        </w:rPr>
        <w:t>Truncated normal distribution [WWW Document], 2023. . Wikipedia. URL https://en.wikipedia.org/w/index.php?title=Truncated_normal_distribution&amp;oldid=1152823526#cite_note-5 (accessed 6.9.23).</w:t>
      </w:r>
    </w:p>
    <w:p w14:paraId="66F9E592" w14:textId="77777777" w:rsidR="00FE4491" w:rsidRPr="00127BA7" w:rsidRDefault="00FE4491" w:rsidP="00FE4491">
      <w:pPr>
        <w:pStyle w:val="Bibliographie"/>
        <w:rPr>
          <w:lang w:val="en-GB"/>
        </w:rPr>
      </w:pPr>
      <w:r w:rsidRPr="00127BA7">
        <w:rPr>
          <w:lang w:val="en-GB"/>
        </w:rPr>
        <w:t>Wang, J., Vanga, S.K., Saxena, R., Orsat, V., Raghavan, V., 2018. Effect of Climate Change on the Yield of Cereal Crops: A Review. Climate 6, 41. https://doi.org/10.3390/cli6020041</w:t>
      </w:r>
    </w:p>
    <w:p w14:paraId="1BE90881" w14:textId="77777777" w:rsidR="00FE4491" w:rsidRPr="00127BA7" w:rsidRDefault="00FE4491" w:rsidP="00FE4491">
      <w:pPr>
        <w:pStyle w:val="Bibliographie"/>
        <w:rPr>
          <w:lang w:val="en-GB"/>
        </w:rPr>
      </w:pPr>
      <w:r w:rsidRPr="00127BA7">
        <w:rPr>
          <w:lang w:val="en-GB"/>
        </w:rPr>
        <w:t>Wang, K., Fu, B.X., 2020. Inter-Relationships between Test Weight, Thousand Kernel Weight, Kernel Size Distribution and Their Effects on Durum Wheat Milling, Semolina Composition and Pasta Processing Quality. Foods 9, 1308. https://doi.org/10.3390/foods9091308</w:t>
      </w:r>
    </w:p>
    <w:p w14:paraId="55F7F702" w14:textId="77777777" w:rsidR="00FE4491" w:rsidRPr="00127BA7" w:rsidRDefault="00FE4491" w:rsidP="00FE4491">
      <w:pPr>
        <w:pStyle w:val="Bibliographie"/>
        <w:rPr>
          <w:lang w:val="en-GB"/>
        </w:rPr>
      </w:pPr>
      <w:r w:rsidRPr="00127BA7">
        <w:rPr>
          <w:lang w:val="en-GB"/>
        </w:rPr>
        <w:t>Weiß, T.M., Zhu, X., Leiser, W.L., Li, D., Liu, W., Schipprack, W., Melchinger, A.E., Hahn, V., Würschum, T., 2022. Unraveling the potential of phenomic selection within and among diverse breeding material of maize (Zea mays L.). G3 12, jkab445.</w:t>
      </w:r>
    </w:p>
    <w:p w14:paraId="24CBDFC5" w14:textId="77777777" w:rsidR="00FE4491" w:rsidRPr="00127BA7" w:rsidRDefault="00FE4491" w:rsidP="00FE4491">
      <w:pPr>
        <w:pStyle w:val="Bibliographie"/>
        <w:rPr>
          <w:lang w:val="en-GB"/>
        </w:rPr>
      </w:pPr>
      <w:r w:rsidRPr="00127BA7">
        <w:rPr>
          <w:lang w:val="en-GB"/>
        </w:rPr>
        <w:t>Wiersma, J.J., Busch, R.H., Fulcher, G.G., Hareland, G.A., 2001. Recurrent Selection for Kernel Weight in Spring Wheat. Crop Sci. 41, 999–1005. https://doi.org/10.2135/cropsci2001.414999x</w:t>
      </w:r>
    </w:p>
    <w:p w14:paraId="3C544C74" w14:textId="77777777" w:rsidR="00FE4491" w:rsidRPr="00127BA7" w:rsidRDefault="00FE4491" w:rsidP="00FE4491">
      <w:pPr>
        <w:pStyle w:val="Bibliographie"/>
        <w:rPr>
          <w:lang w:val="en-GB"/>
        </w:rPr>
      </w:pPr>
      <w:r w:rsidRPr="00127BA7">
        <w:rPr>
          <w:lang w:val="en-GB"/>
        </w:rPr>
        <w:t>Wilcox, J., Makowski, D., 2014. A meta-analysis of the predicted effects of climate change on wheat yields using simulation studies. Field Crops Res. 156, 180–190. https://doi.org/10.1016/j.fcr.2013.11.008</w:t>
      </w:r>
    </w:p>
    <w:p w14:paraId="0905C759" w14:textId="77777777" w:rsidR="00FE4491" w:rsidRPr="00127BA7" w:rsidRDefault="00FE4491" w:rsidP="00FE4491">
      <w:pPr>
        <w:pStyle w:val="Bibliographie"/>
        <w:rPr>
          <w:lang w:val="en-GB"/>
        </w:rPr>
      </w:pPr>
      <w:r w:rsidRPr="00127BA7">
        <w:rPr>
          <w:lang w:val="en-GB"/>
        </w:rPr>
        <w:t>Wolfram Research inc, n.d. Mathematica, Version 13.3.</w:t>
      </w:r>
    </w:p>
    <w:p w14:paraId="3DBD6691" w14:textId="77777777" w:rsidR="00FE4491" w:rsidRPr="00127BA7" w:rsidRDefault="00FE4491" w:rsidP="00FE4491">
      <w:pPr>
        <w:pStyle w:val="Bibliographie"/>
        <w:rPr>
          <w:lang w:val="en-GB"/>
        </w:rPr>
      </w:pPr>
      <w:r w:rsidRPr="00127BA7">
        <w:rPr>
          <w:lang w:val="en-GB"/>
        </w:rPr>
        <w:t>Zahra, N., Hafeez, M.B., Wahid, A., Al Masruri, M.H., Ullah, A., Siddique, K.H.M., Farooq, M., 2023. Impact of climate change on wheat grain composition and quality. J. Sci. Food Agric. 103, 2745–2751. https://doi.org/10.1002/jsfa.12289</w:t>
      </w:r>
    </w:p>
    <w:p w14:paraId="26149C39" w14:textId="77777777" w:rsidR="00FE4491" w:rsidRPr="00127BA7" w:rsidRDefault="00FE4491" w:rsidP="00FE4491">
      <w:pPr>
        <w:pStyle w:val="Bibliographie"/>
        <w:rPr>
          <w:lang w:val="en-GB"/>
        </w:rPr>
      </w:pPr>
      <w:r w:rsidRPr="00127BA7">
        <w:rPr>
          <w:lang w:val="en-GB"/>
        </w:rPr>
        <w:t>Zhu, X., Leiser, W.L., Hahn, V., Würschum, T., 2021. Phenomic selection is competitive with genomic selection for breeding of complex traits. Plant Phenome J. 4, e20027. https://doi.org/10.1002/ppj2.20027</w:t>
      </w:r>
    </w:p>
    <w:p w14:paraId="7FB9FE7C" w14:textId="77777777" w:rsidR="00FE4491" w:rsidRPr="00FE4491" w:rsidRDefault="00FE4491" w:rsidP="00FE4491">
      <w:pPr>
        <w:pStyle w:val="Bibliographie"/>
      </w:pPr>
      <w:r w:rsidRPr="00127BA7">
        <w:rPr>
          <w:lang w:val="en-GB"/>
        </w:rPr>
        <w:t xml:space="preserve">Zhu, X., Maurer, H.P., Jenz, M., Hahn, V., Ruckelshausen, A., Leiser, W.L., Würschum, T., 2022. The performance of phenomic selection depends on the genetic architecture of the target trait. </w:t>
      </w:r>
      <w:r w:rsidRPr="00FE4491">
        <w:t>Theor. Appl. Genet. 135, 653–665. https://doi.org/10.1007/s00122-021-03997-7</w:t>
      </w:r>
    </w:p>
    <w:p w14:paraId="27DDA452" w14:textId="23445837"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fldSimple w:instr=" SEQ Annexe \* ARABIC ">
        <w:r w:rsidR="00651FC8">
          <w:rPr>
            <w:noProof/>
          </w:rPr>
          <w:t>1</w:t>
        </w:r>
      </w:fldSimple>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77777777"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p>
    <w:p w14:paraId="388C8D35" w14:textId="44DE0CA3"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A865DE">
        <w:instrText xml:space="preserve"> ADDIN ZOTERO_ITEM CSL_CITATION {"citationID":"kkxR9Dym","properties":{"formattedCitation":"(Beral, 2020)","plainCitation":"(Beral, 2020)","noteIndex":0},"citationItems":[{"id":34,"uris":["http://zotero.org/users/10313008/items/QQ94Z7G5"],"itemData":{"id":34,"type":"thesis","abstract":"L’amélioration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A624E3">
        <w:t>(Beral,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607B9A"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607B9A"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w:t>
      </w:r>
      <w:proofErr w:type="gramStart"/>
      <w:r w:rsidR="00530919" w:rsidRPr="009F7EE3">
        <w:t>est</w:t>
      </w:r>
      <w:proofErr w:type="gramEnd"/>
      <w:r w:rsidR="00530919" w:rsidRPr="009F7EE3">
        <w:t xml:space="preserve"> le phénotype d’un grain individuel</w:t>
      </w:r>
    </w:p>
    <w:p w14:paraId="5466106C" w14:textId="77777777" w:rsidR="00530919" w:rsidRPr="009F7EE3" w:rsidRDefault="00607B9A"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w:t>
      </w:r>
      <w:proofErr w:type="gramStart"/>
      <w:r w:rsidR="00530919" w:rsidRPr="009F7EE3">
        <w:t>l’effet</w:t>
      </w:r>
      <w:proofErr w:type="gramEnd"/>
      <w:r w:rsidR="00530919" w:rsidRPr="009F7EE3">
        <w:t xml:space="preserve">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w:t>
      </w:r>
      <w:proofErr w:type="gramStart"/>
      <w:r w:rsidRPr="009F7EE3">
        <w:t>l’effet</w:t>
      </w:r>
      <w:proofErr w:type="gramEnd"/>
      <w:r w:rsidRPr="009F7EE3">
        <w:t xml:space="preserve">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w:t>
      </w:r>
      <w:proofErr w:type="gramStart"/>
      <w:r w:rsidRPr="009F7EE3">
        <w:t>l’effet</w:t>
      </w:r>
      <w:proofErr w:type="gramEnd"/>
      <w:r w:rsidRPr="009F7EE3">
        <w:t xml:space="preserve"> de l’épi k au sein du génotype i dans l’environnement j</w:t>
      </w:r>
    </w:p>
    <w:p w14:paraId="69623544" w14:textId="77777777" w:rsidR="00530919" w:rsidRDefault="00607B9A"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w:t>
      </w:r>
      <w:proofErr w:type="gramStart"/>
      <w:r w:rsidR="00530919" w:rsidRPr="009F7EE3">
        <w:t>un</w:t>
      </w:r>
      <w:proofErr w:type="gramEnd"/>
      <w:r w:rsidR="00530919" w:rsidRPr="009F7EE3">
        <w:t xml:space="preserve">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607B9A"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607B9A">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607B9A"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607B9A"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w:t>
      </w:r>
      <w:proofErr w:type="spellStart"/>
      <w:r>
        <w:t>Env</w:t>
      </w:r>
      <w:proofErr w:type="spellEnd"/>
      <w:r>
        <w:t xml:space="preserve">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607B9A"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607B9A"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22EF8635" w:rsidR="005229A8" w:rsidRDefault="005229A8" w:rsidP="005229A8">
      <w:pPr>
        <w:pStyle w:val="Titre"/>
      </w:pPr>
      <w:r>
        <w:lastRenderedPageBreak/>
        <w:t xml:space="preserve">Annexe </w:t>
      </w:r>
      <w:fldSimple w:instr=" SEQ Annexe \* ARABIC ">
        <w:r w:rsidR="00651FC8">
          <w:rPr>
            <w:noProof/>
          </w:rPr>
          <w:t>2</w:t>
        </w:r>
      </w:fldSimple>
      <w:r>
        <w:t xml:space="preserve"> : Calculs </w:t>
      </w:r>
      <w:ins w:id="727" w:author="Jacques DAVID" w:date="2023-08-31T09:50:00Z">
        <w:r w:rsidR="0012442D">
          <w:t xml:space="preserve">du rapports d’efficacité relative de la </w:t>
        </w:r>
        <w:proofErr w:type="spellStart"/>
        <w:r w:rsidR="0012442D">
          <w:t>séleciton</w:t>
        </w:r>
        <w:proofErr w:type="spellEnd"/>
        <w:r w:rsidR="0012442D">
          <w:t xml:space="preserve"> su r gain et sur épi</w:t>
        </w:r>
      </w:ins>
      <w:del w:id="728" w:author="Jacques DAVID" w:date="2023-08-31T09:50:00Z">
        <w:r w:rsidDel="0012442D">
          <w:delText>pour aboutir à l’équation</w:delText>
        </w:r>
      </w:del>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w:t>
      </w:r>
      <w:proofErr w:type="spellStart"/>
      <w:r>
        <w:t>R</w:t>
      </w:r>
      <w:r>
        <w:rPr>
          <w:vertAlign w:val="subscript"/>
        </w:rPr>
        <w:t>epi</w:t>
      </w:r>
      <w:proofErr w:type="spellEnd"/>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proofErr w:type="spellStart"/>
      <w:proofErr w:type="gramStart"/>
      <w:r w:rsidRPr="001E07CB">
        <w:t>nsel</w:t>
      </w:r>
      <w:proofErr w:type="spellEnd"/>
      <w:proofErr w:type="gramEnd"/>
      <w:r w:rsidRPr="001E07CB">
        <w:t>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607B9A"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607B9A"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607B9A"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607B9A"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607B9A"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607B9A"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607B9A"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607B9A"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w:t>
      </w:r>
      <w:proofErr w:type="spellStart"/>
      <w:r>
        <w:t>nsel</w:t>
      </w:r>
      <w:proofErr w:type="spellEnd"/>
      <w:r>
        <w:t xml:space="preserve">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D12414" w:rsidR="00AE0225" w:rsidRDefault="00AE0225" w:rsidP="00AF0E40">
      <w:pPr>
        <w:rPr>
          <w:sz w:val="20"/>
        </w:rPr>
      </w:pPr>
      <w:r>
        <w:rPr>
          <w:sz w:val="20"/>
        </w:rPr>
        <w:t xml:space="preserve">De plus, d’après </w:t>
      </w:r>
      <w:r>
        <w:rPr>
          <w:sz w:val="20"/>
        </w:rPr>
        <w:fldChar w:fldCharType="begin"/>
      </w:r>
      <w:r w:rsidR="009E69D8">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2FB889E2"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normale de moyenne µ et d’écart-type </w:t>
      </w:r>
      <m:oMath>
        <m:r>
          <w:rPr>
            <w:rFonts w:ascii="Cambria Math" w:hAnsi="Cambria Math"/>
          </w:rPr>
          <m:t>σ</m:t>
        </m:r>
      </m:oMath>
      <w:r w:rsidR="0059057A">
        <w:t xml:space="preserve"> ,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607B9A"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607B9A"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w:lastRenderedPageBreak/>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4C3BE505" w:rsidR="000B51A8" w:rsidRPr="000B51A8"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30CDD107" w14:textId="3A38D112" w:rsidR="000B51A8" w:rsidRDefault="000B51A8" w:rsidP="001F1A2F"/>
    <w:p w14:paraId="30B984C5" w14:textId="2E8FD532"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607B9A"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607B9A"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607B9A"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607B9A"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607B9A"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607B9A"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607B9A"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77BDECDC" w14:textId="7259EF50" w:rsidR="009F3DDA" w:rsidRPr="009F3DDA" w:rsidRDefault="009F3DDA" w:rsidP="009F3DDA"/>
    <w:p w14:paraId="46A41D2B" w14:textId="2793B26A" w:rsidR="009F3DDA" w:rsidRPr="000B51A8" w:rsidRDefault="009F3DDA" w:rsidP="001F1A2F"/>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29"/>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0"/>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0C71EBD2" w14:textId="77777777" w:rsidR="00DA4196" w:rsidRDefault="00DA4196" w:rsidP="00DA4196">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pratique de la sélection massale sont intéressantes car elles offrent justement une certaine résilience face aux conditions climatiques rudes, et ont aussi des implications sociales et économiques pour les agriculteurs.</w:t>
      </w:r>
    </w:p>
    <w:p w14:paraId="09708EE4" w14:textId="77777777" w:rsidR="00DA4196" w:rsidRDefault="00DA4196" w:rsidP="00DA4196">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la qualité chez le blé dur. La deuxième question concerne n’importe quel trait mesurable sur le grain et est de savoir s’il est préférable de mesurer ces traits sur des grains individuels ou sur des moyennes d’épis. </w:t>
      </w:r>
    </w:p>
    <w:p w14:paraId="3E266BC3" w14:textId="77777777" w:rsidR="00DA4196" w:rsidRPr="00C10297" w:rsidRDefault="00DA4196" w:rsidP="00DA4196">
      <w:pPr>
        <w:pStyle w:val="601Rsumtexte"/>
        <w:ind w:left="0"/>
        <w:rPr>
          <w:sz w:val="28"/>
          <w:szCs w:val="28"/>
        </w:rPr>
      </w:pPr>
      <w:r>
        <w:rPr>
          <w:sz w:val="28"/>
          <w:szCs w:val="28"/>
        </w:rPr>
        <w:t xml:space="preserve">Nous avons pu montrer que la sélection massale sur la taille du grain peut être efficace mais que les conditions de culture impactent cette efficacité. Nous avons aussi développé une équation permettant de comparer la sélection sur grain individuel et sur épi. Cette équation nous a permis de montrer que la sélection sur grain semble avantageuse dans la plupart des situations mais que la sélection sur épi peut devenir meilleure lorsque les effectifs impliqués sont faibles.  </w:t>
      </w:r>
    </w:p>
    <w:p w14:paraId="6300F4C0" w14:textId="77777777" w:rsidR="00DA4196" w:rsidRPr="00EA76C3" w:rsidRDefault="00DA4196" w:rsidP="00DA4196">
      <w:pPr>
        <w:pStyle w:val="601Rsumtexte"/>
        <w:ind w:left="0"/>
        <w:rPr>
          <w:rFonts w:ascii="Arial" w:hAnsi="Arial" w:cs="Arial"/>
        </w:rPr>
      </w:pPr>
    </w:p>
    <w:p w14:paraId="36BA4C95" w14:textId="77777777" w:rsidR="00DA4196" w:rsidRPr="00EA76C3" w:rsidRDefault="00DA4196" w:rsidP="00DA4196">
      <w:pPr>
        <w:pStyle w:val="602Motscltitre"/>
        <w:rPr>
          <w:rFonts w:cs="Arial"/>
        </w:rPr>
      </w:pPr>
      <w:r w:rsidRPr="00EA76C3">
        <w:rPr>
          <w:rFonts w:cs="Arial"/>
        </w:rPr>
        <w:t xml:space="preserve">Mots clés </w:t>
      </w:r>
    </w:p>
    <w:p w14:paraId="2418BA03" w14:textId="77777777" w:rsidR="00DA4196" w:rsidRPr="00EA76C3" w:rsidRDefault="00DA4196" w:rsidP="00DA4196">
      <w:pPr>
        <w:pStyle w:val="603Motscltexte"/>
        <w:rPr>
          <w:rFonts w:ascii="Arial" w:hAnsi="Arial" w:cs="Arial"/>
        </w:rPr>
      </w:pPr>
      <w:r>
        <w:rPr>
          <w:rFonts w:ascii="Arial" w:hAnsi="Arial" w:cs="Arial"/>
        </w:rPr>
        <w:t xml:space="preserve">Sélection massale, blé dur, </w:t>
      </w:r>
    </w:p>
    <w:p w14:paraId="54713B9B" w14:textId="77777777" w:rsidR="00395066" w:rsidRDefault="00395066" w:rsidP="00DA4196">
      <w:pPr>
        <w:pStyle w:val="Corpsdetexte"/>
        <w:rPr>
          <w:rFonts w:ascii="Arial" w:hAnsi="Arial" w:cs="Arial"/>
          <w:szCs w:val="22"/>
        </w:rPr>
      </w:pPr>
    </w:p>
    <w:p w14:paraId="63A4BC4F" w14:textId="21E38449" w:rsidR="00DA4196" w:rsidRPr="00FC7FF2" w:rsidRDefault="00DA4196" w:rsidP="00DA4196">
      <w:pPr>
        <w:pStyle w:val="Corpsdetexte"/>
        <w:rPr>
          <w:rFonts w:ascii="Arial" w:hAnsi="Arial" w:cs="Arial"/>
          <w:szCs w:val="22"/>
        </w:rPr>
      </w:pPr>
      <w:r w:rsidRPr="00537135">
        <w:rPr>
          <w:rFonts w:ascii="Arial" w:hAnsi="Arial" w:cs="Arial"/>
          <w:szCs w:val="22"/>
        </w:rPr>
        <w:t>Pour citer ce document</w:t>
      </w:r>
      <w:r>
        <w:rPr>
          <w:rFonts w:ascii="Arial" w:hAnsi="Arial" w:cs="Arial"/>
          <w:szCs w:val="22"/>
        </w:rPr>
        <w:t> : Bienvenu</w:t>
      </w:r>
      <w:r w:rsidRPr="00537135">
        <w:rPr>
          <w:rFonts w:ascii="Arial" w:hAnsi="Arial" w:cs="Arial"/>
          <w:szCs w:val="22"/>
        </w:rPr>
        <w:t>,</w:t>
      </w:r>
      <w:r>
        <w:rPr>
          <w:rFonts w:ascii="Arial" w:hAnsi="Arial" w:cs="Arial"/>
          <w:szCs w:val="22"/>
        </w:rPr>
        <w:t> Clément,</w:t>
      </w:r>
      <w:r w:rsidRPr="00537135">
        <w:rPr>
          <w:rFonts w:ascii="Arial" w:hAnsi="Arial" w:cs="Arial"/>
          <w:szCs w:val="22"/>
        </w:rPr>
        <w:t xml:space="preserve"> </w:t>
      </w:r>
      <w:r>
        <w:rPr>
          <w:rFonts w:ascii="Arial" w:hAnsi="Arial" w:cs="Arial"/>
          <w:szCs w:val="22"/>
        </w:rPr>
        <w:t>2023</w:t>
      </w:r>
      <w:r w:rsidRPr="00537135">
        <w:rPr>
          <w:rFonts w:ascii="Arial" w:hAnsi="Arial" w:cs="Arial"/>
          <w:szCs w:val="22"/>
        </w:rPr>
        <w:t xml:space="preserve">. </w:t>
      </w:r>
      <w:r w:rsidRPr="004F4EAD">
        <w:rPr>
          <w:rFonts w:ascii="Arial" w:hAnsi="Arial" w:cs="Arial"/>
          <w:szCs w:val="22"/>
        </w:rPr>
        <w:t>Les pratiques de sé</w:t>
      </w:r>
      <w:r>
        <w:rPr>
          <w:rFonts w:ascii="Arial" w:hAnsi="Arial" w:cs="Arial"/>
          <w:szCs w:val="22"/>
        </w:rPr>
        <w:t>lections paysannes de blé dur : Quel regard porter sur les grains</w:t>
      </w:r>
      <w:r w:rsidRPr="004F4EAD">
        <w:rPr>
          <w:rFonts w:ascii="Arial" w:hAnsi="Arial" w:cs="Arial"/>
          <w:szCs w:val="22"/>
        </w:rPr>
        <w:t xml:space="preserve"> ?</w:t>
      </w:r>
      <w:r w:rsidRPr="00537135">
        <w:rPr>
          <w:rFonts w:ascii="Arial" w:hAnsi="Arial" w:cs="Arial"/>
          <w:szCs w:val="22"/>
        </w:rPr>
        <w:t>. Mémoire d’Ingénieur A</w:t>
      </w:r>
      <w:r>
        <w:rPr>
          <w:rFonts w:ascii="Arial" w:hAnsi="Arial" w:cs="Arial"/>
          <w:szCs w:val="22"/>
        </w:rPr>
        <w:t>gronome</w:t>
      </w:r>
      <w:r w:rsidRPr="00537135">
        <w:rPr>
          <w:rFonts w:ascii="Arial" w:hAnsi="Arial" w:cs="Arial"/>
          <w:szCs w:val="22"/>
        </w:rPr>
        <w:t xml:space="preserve">, diplôme, </w:t>
      </w:r>
      <w:r w:rsidRPr="009843A6">
        <w:rPr>
          <w:rFonts w:ascii="Arial" w:hAnsi="Arial" w:cs="Arial"/>
        </w:rPr>
        <w:t>Amélioration des plantes et ingénierie végétale méditerranéennes et tropicales</w:t>
      </w:r>
      <w:r w:rsidRPr="00537135">
        <w:rPr>
          <w:rFonts w:ascii="Arial" w:hAnsi="Arial" w:cs="Arial"/>
          <w:szCs w:val="22"/>
        </w:rPr>
        <w:t xml:space="preserve">, </w:t>
      </w:r>
      <w:r>
        <w:rPr>
          <w:rFonts w:ascii="Arial" w:hAnsi="Arial" w:cs="Arial"/>
          <w:szCs w:val="22"/>
        </w:rPr>
        <w:t xml:space="preserve">L’Institut Agro </w:t>
      </w:r>
      <w:r w:rsidRPr="00537135">
        <w:rPr>
          <w:rFonts w:ascii="Arial" w:hAnsi="Arial" w:cs="Arial"/>
          <w:szCs w:val="22"/>
        </w:rPr>
        <w:t>Montp</w:t>
      </w:r>
      <w:r>
        <w:rPr>
          <w:rFonts w:ascii="Arial" w:hAnsi="Arial" w:cs="Arial"/>
          <w:szCs w:val="22"/>
        </w:rPr>
        <w:t xml:space="preserve">ellier. </w:t>
      </w:r>
      <w:r w:rsidR="00CE64D2">
        <w:rPr>
          <w:rFonts w:ascii="Arial" w:hAnsi="Arial" w:cs="Arial"/>
          <w:szCs w:val="22"/>
        </w:rPr>
        <w:t>53 pages.</w:t>
      </w:r>
    </w:p>
    <w:p w14:paraId="1B23ACC1" w14:textId="2D9154E4"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Jacques DAVID" w:date="2023-08-31T07:43:00Z" w:initials="JD">
    <w:p w14:paraId="6713911E" w14:textId="41C4A303" w:rsidR="00D77CEA" w:rsidRDefault="00D77CEA">
      <w:pPr>
        <w:pStyle w:val="Commentaire"/>
      </w:pPr>
      <w:r>
        <w:rPr>
          <w:rStyle w:val="Marquedecommentaire"/>
        </w:rPr>
        <w:annotationRef/>
      </w:r>
      <w:r>
        <w:t xml:space="preserve">Il en reste quand </w:t>
      </w:r>
      <w:proofErr w:type="spellStart"/>
      <w:r>
        <w:t>meme</w:t>
      </w:r>
      <w:proofErr w:type="spellEnd"/>
      <w:r>
        <w:t xml:space="preserve"> un peu…</w:t>
      </w:r>
    </w:p>
  </w:comment>
  <w:comment w:id="62" w:author="Jacques DAVID" w:date="2023-08-31T07:49:00Z" w:initials="JD">
    <w:p w14:paraId="6D9FB845" w14:textId="4F5B0027" w:rsidR="00D77CEA" w:rsidRDefault="00D77CEA">
      <w:pPr>
        <w:pStyle w:val="Commentaire"/>
      </w:pPr>
      <w:r>
        <w:rPr>
          <w:rStyle w:val="Marquedecommentaire"/>
        </w:rPr>
        <w:annotationRef/>
      </w:r>
      <w:r>
        <w:t xml:space="preserve">Histoire de dire que tu as bien travaillé ton </w:t>
      </w:r>
      <w:proofErr w:type="spellStart"/>
      <w:r>
        <w:t>epistémologie</w:t>
      </w:r>
      <w:proofErr w:type="spellEnd"/>
      <w:r>
        <w:t> !</w:t>
      </w:r>
    </w:p>
  </w:comment>
  <w:comment w:id="194" w:author="Jacques DAVID" w:date="2023-08-31T08:14:00Z" w:initials="JD">
    <w:p w14:paraId="7E35CCB5" w14:textId="5F76DC6F" w:rsidR="00D77CEA" w:rsidRDefault="00D77CEA">
      <w:pPr>
        <w:pStyle w:val="Commentaire"/>
      </w:pPr>
      <w:r>
        <w:rPr>
          <w:rStyle w:val="Marquedecommentaire"/>
        </w:rPr>
        <w:annotationRef/>
      </w:r>
      <w:r>
        <w:t>Il faut que tu choisisses un terme et t’y tenir</w:t>
      </w:r>
    </w:p>
    <w:p w14:paraId="6DF371FA" w14:textId="58701616" w:rsidR="00D77CEA" w:rsidRDefault="00D77CEA">
      <w:pPr>
        <w:pStyle w:val="Commentaire"/>
      </w:pPr>
      <w:r>
        <w:t>A posteriori, réelle etc…</w:t>
      </w:r>
    </w:p>
  </w:comment>
  <w:comment w:id="207" w:author="Jacques DAVID" w:date="2023-08-31T08:17:00Z" w:initials="JD">
    <w:p w14:paraId="1E54C873" w14:textId="0BB761EF" w:rsidR="00D77CEA" w:rsidRDefault="00D77CEA">
      <w:pPr>
        <w:pStyle w:val="Commentaire"/>
      </w:pPr>
      <w:r>
        <w:rPr>
          <w:rStyle w:val="Marquedecommentaire"/>
        </w:rPr>
        <w:annotationRef/>
      </w:r>
      <w:r>
        <w:t xml:space="preserve">Comment ? le </w:t>
      </w:r>
      <w:proofErr w:type="spellStart"/>
      <w:r>
        <w:t>pmg</w:t>
      </w:r>
      <w:proofErr w:type="spellEnd"/>
      <w:r>
        <w:t xml:space="preserve"> d’un grain ne devrait pas s’appeler comme </w:t>
      </w:r>
      <w:proofErr w:type="spellStart"/>
      <w:proofErr w:type="gramStart"/>
      <w:r>
        <w:t>ca</w:t>
      </w:r>
      <w:proofErr w:type="spellEnd"/>
      <w:proofErr w:type="gramEnd"/>
      <w:r>
        <w:t xml:space="preserve"> ? plutôt masse d’un grain ? </w:t>
      </w:r>
    </w:p>
  </w:comment>
  <w:comment w:id="208" w:author="bienvenu" w:date="2023-06-19T14:47:00Z" w:initials="b">
    <w:p w14:paraId="02543093" w14:textId="77777777" w:rsidR="00D77CEA" w:rsidRDefault="00D77CEA" w:rsidP="00614EC0">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221" w:author="Jacques DAVID" w:date="2023-08-31T08:19:00Z" w:initials="JD">
    <w:p w14:paraId="0AB35E11" w14:textId="6F812B6F" w:rsidR="00D77CEA" w:rsidRDefault="00D77CEA">
      <w:pPr>
        <w:pStyle w:val="Commentaire"/>
      </w:pPr>
      <w:r>
        <w:rPr>
          <w:rStyle w:val="Marquedecommentaire"/>
        </w:rPr>
        <w:annotationRef/>
      </w:r>
      <w:proofErr w:type="gramStart"/>
      <w:r>
        <w:t>Pareil ,</w:t>
      </w:r>
      <w:proofErr w:type="gramEnd"/>
      <w:r>
        <w:t xml:space="preserve"> a priori ? </w:t>
      </w:r>
    </w:p>
  </w:comment>
  <w:comment w:id="260" w:author="Jacques DAVID" w:date="2023-08-31T08:25:00Z" w:initials="JD">
    <w:p w14:paraId="21188B31" w14:textId="28997E07" w:rsidR="00D77CEA" w:rsidRDefault="00D77CEA">
      <w:pPr>
        <w:pStyle w:val="Commentaire"/>
      </w:pPr>
      <w:r>
        <w:rPr>
          <w:rStyle w:val="Marquedecommentaire"/>
        </w:rPr>
        <w:annotationRef/>
      </w:r>
      <w:r>
        <w:t>Supprimer les sauts à la ligne ? gain de place</w:t>
      </w:r>
    </w:p>
  </w:comment>
  <w:comment w:id="280" w:author="Jacques DAVID" w:date="2023-08-31T08:30:00Z" w:initials="JD">
    <w:p w14:paraId="300F65DA" w14:textId="77777777" w:rsidR="00D77CEA" w:rsidRDefault="00D77CEA">
      <w:pPr>
        <w:pStyle w:val="Commentaire"/>
      </w:pPr>
      <w:r>
        <w:rPr>
          <w:rStyle w:val="Marquedecommentaire"/>
        </w:rPr>
        <w:annotationRef/>
      </w:r>
      <w:r>
        <w:t xml:space="preserve">C c’est juste pour lm pour calculer les </w:t>
      </w:r>
      <w:proofErr w:type="gramStart"/>
      <w:r>
        <w:t>estimations  ,</w:t>
      </w:r>
      <w:proofErr w:type="gramEnd"/>
      <w:r>
        <w:t xml:space="preserve"> d’habitude on dit que c’est la moyenne générale </w:t>
      </w:r>
    </w:p>
    <w:p w14:paraId="1992069B" w14:textId="2066CDD5" w:rsidR="00D77CEA" w:rsidRDefault="00D77CEA">
      <w:pPr>
        <w:pStyle w:val="Commentaire"/>
      </w:pPr>
      <w:r>
        <w:t xml:space="preserve">Sinon </w:t>
      </w:r>
    </w:p>
  </w:comment>
  <w:comment w:id="281" w:author="Jacques DAVID" w:date="2023-08-31T08:32:00Z" w:initials="JD">
    <w:p w14:paraId="54C18510" w14:textId="77777777" w:rsidR="00D77CEA" w:rsidRDefault="00D77CEA">
      <w:pPr>
        <w:pStyle w:val="Commentaire"/>
      </w:pPr>
      <w:r>
        <w:rPr>
          <w:rStyle w:val="Marquedecommentaire"/>
        </w:rPr>
        <w:annotationRef/>
      </w:r>
      <w:r>
        <w:tab/>
        <w:t xml:space="preserve">Attention tu l’as appelé </w:t>
      </w:r>
      <w:proofErr w:type="spellStart"/>
      <w:r>
        <w:t>reference</w:t>
      </w:r>
      <w:proofErr w:type="spellEnd"/>
      <w:r>
        <w:t xml:space="preserve"> </w:t>
      </w:r>
    </w:p>
    <w:p w14:paraId="4D9AF8A8" w14:textId="77777777" w:rsidR="00D77CEA" w:rsidRDefault="00D77CEA">
      <w:pPr>
        <w:pStyle w:val="Commentaire"/>
      </w:pPr>
      <w:r>
        <w:t xml:space="preserve">C’est mieux d’ailleurs </w:t>
      </w:r>
    </w:p>
    <w:p w14:paraId="18376184" w14:textId="63F6A755" w:rsidR="00D77CEA" w:rsidRDefault="00D77CEA">
      <w:pPr>
        <w:pStyle w:val="Commentaire"/>
      </w:pPr>
      <w:proofErr w:type="spellStart"/>
      <w:r>
        <w:t>Homogéneise</w:t>
      </w:r>
      <w:proofErr w:type="spellEnd"/>
      <w:r>
        <w:t xml:space="preserve"> tes notations et rends les explicites</w:t>
      </w:r>
    </w:p>
  </w:comment>
  <w:comment w:id="317" w:author="Jacques DAVID" w:date="2023-08-31T08:38:00Z" w:initials="JD">
    <w:p w14:paraId="7C7C7F91" w14:textId="77777777" w:rsidR="00D77CEA" w:rsidRDefault="00D77CEA">
      <w:pPr>
        <w:pStyle w:val="Commentaire"/>
      </w:pPr>
      <w:r>
        <w:rPr>
          <w:rStyle w:val="Marquedecommentaire"/>
        </w:rPr>
        <w:annotationRef/>
      </w:r>
      <w:r>
        <w:t xml:space="preserve">On s’en fout ici non ? </w:t>
      </w:r>
    </w:p>
    <w:p w14:paraId="42D572B0" w14:textId="5B3639C1" w:rsidR="00D77CEA" w:rsidRDefault="00D77CEA">
      <w:pPr>
        <w:pStyle w:val="Commentaire"/>
      </w:pPr>
      <w:r>
        <w:t>Tu sélectionnes et tu regardes ?</w:t>
      </w:r>
    </w:p>
  </w:comment>
  <w:comment w:id="364" w:author="Jacques DAVID" w:date="2023-08-31T08:49:00Z" w:initials="JD">
    <w:p w14:paraId="61692067" w14:textId="1A9724F5" w:rsidR="00D77CEA" w:rsidRDefault="00D77CEA">
      <w:pPr>
        <w:pStyle w:val="Commentaire"/>
      </w:pPr>
      <w:r>
        <w:rPr>
          <w:rStyle w:val="Marquedecommentaire"/>
        </w:rPr>
        <w:annotationRef/>
      </w:r>
      <w:r>
        <w:t xml:space="preserve">Utile ? </w:t>
      </w:r>
    </w:p>
  </w:comment>
  <w:comment w:id="381" w:author="Jacques DAVID" w:date="2023-08-31T08:53:00Z" w:initials="JD">
    <w:p w14:paraId="60559C9E" w14:textId="20F5F9CD" w:rsidR="00D77CEA" w:rsidRDefault="00D77CEA">
      <w:pPr>
        <w:pStyle w:val="Commentaire"/>
      </w:pPr>
      <w:r>
        <w:rPr>
          <w:rStyle w:val="Marquedecommentaire"/>
        </w:rPr>
        <w:annotationRef/>
      </w:r>
      <w:r>
        <w:t>Tu pourrais lui donner un nom ?</w:t>
      </w:r>
    </w:p>
  </w:comment>
  <w:comment w:id="393" w:author="Jacques DAVID" w:date="2023-08-31T08:57:00Z" w:initials="JD">
    <w:p w14:paraId="30EF5AEB" w14:textId="6FE5ACB3" w:rsidR="00D77CEA" w:rsidRDefault="00D77CEA">
      <w:pPr>
        <w:pStyle w:val="Commentaire"/>
      </w:pPr>
      <w:r>
        <w:rPr>
          <w:rStyle w:val="Marquedecommentaire"/>
        </w:rPr>
        <w:annotationRef/>
      </w:r>
      <w:r>
        <w:t xml:space="preserve">Si tu lui donnes un nom, tu gagnes </w:t>
      </w:r>
      <w:proofErr w:type="spellStart"/>
      <w:r>
        <w:t>qq</w:t>
      </w:r>
      <w:proofErr w:type="spellEnd"/>
      <w:r>
        <w:t xml:space="preserve"> mots</w:t>
      </w:r>
    </w:p>
  </w:comment>
  <w:comment w:id="425" w:author="Jacques DAVID" w:date="2023-08-31T09:00:00Z" w:initials="JD">
    <w:p w14:paraId="12216D46" w14:textId="2969D82F" w:rsidR="00D77CEA" w:rsidRDefault="00D77CEA">
      <w:pPr>
        <w:pStyle w:val="Commentaire"/>
      </w:pPr>
      <w:r>
        <w:rPr>
          <w:rStyle w:val="Marquedecommentaire"/>
        </w:rPr>
        <w:annotationRef/>
      </w:r>
      <w:r>
        <w:t>Il faut mettre 2.6.3 avant le 2.6.2</w:t>
      </w:r>
    </w:p>
  </w:comment>
  <w:comment w:id="444" w:author="Jacques DAVID" w:date="2023-08-31T09:04:00Z" w:initials="JD">
    <w:p w14:paraId="09BD2562" w14:textId="239247FA" w:rsidR="00D77CEA" w:rsidRDefault="00D77CEA">
      <w:pPr>
        <w:pStyle w:val="Commentaire"/>
      </w:pPr>
      <w:r>
        <w:rPr>
          <w:rStyle w:val="Marquedecommentaire"/>
        </w:rPr>
        <w:annotationRef/>
      </w:r>
      <w:r>
        <w:t>Repasser en 2.6.2 qui deviendra 2.6.3</w:t>
      </w:r>
    </w:p>
  </w:comment>
  <w:comment w:id="475" w:author="Jacques DAVID" w:date="2023-08-31T09:09:00Z" w:initials="JD">
    <w:p w14:paraId="665D7982" w14:textId="7747F5DE" w:rsidR="00D77CEA" w:rsidRDefault="00D77CEA">
      <w:pPr>
        <w:pStyle w:val="Commentaire"/>
      </w:pPr>
      <w:r>
        <w:rPr>
          <w:rStyle w:val="Marquedecommentaire"/>
        </w:rPr>
        <w:annotationRef/>
      </w:r>
      <w:r>
        <w:t xml:space="preserve">Pas clair, de quoi parles tu ? </w:t>
      </w:r>
    </w:p>
  </w:comment>
  <w:comment w:id="496" w:author="Jacques DAVID" w:date="2023-08-31T09:12:00Z" w:initials="JD">
    <w:p w14:paraId="679003EA" w14:textId="77777777" w:rsidR="00735BCA" w:rsidRDefault="00735BCA">
      <w:pPr>
        <w:pStyle w:val="Commentaire"/>
      </w:pPr>
      <w:r>
        <w:rPr>
          <w:rStyle w:val="Marquedecommentaire"/>
        </w:rPr>
        <w:annotationRef/>
      </w:r>
      <w:proofErr w:type="spellStart"/>
      <w:proofErr w:type="gramStart"/>
      <w:r>
        <w:t>Ca</w:t>
      </w:r>
      <w:proofErr w:type="spellEnd"/>
      <w:proofErr w:type="gramEnd"/>
      <w:r>
        <w:t xml:space="preserve"> ne me donne pas les h² grains </w:t>
      </w:r>
    </w:p>
    <w:p w14:paraId="38D7FFB2" w14:textId="77777777" w:rsidR="00735BCA" w:rsidRDefault="00735BCA">
      <w:pPr>
        <w:pStyle w:val="Commentaire"/>
      </w:pPr>
      <w:r>
        <w:t xml:space="preserve">Seulement les h² dispositif donc celle des </w:t>
      </w:r>
      <w:proofErr w:type="spellStart"/>
      <w:r>
        <w:t>epis</w:t>
      </w:r>
      <w:proofErr w:type="spellEnd"/>
      <w:r>
        <w:t> !!</w:t>
      </w:r>
    </w:p>
    <w:p w14:paraId="5D03D522" w14:textId="77777777" w:rsidR="00735BCA" w:rsidRDefault="00735BCA">
      <w:pPr>
        <w:pStyle w:val="Commentaire"/>
      </w:pPr>
      <w:proofErr w:type="spellStart"/>
      <w:proofErr w:type="gramStart"/>
      <w:r>
        <w:t>Ca</w:t>
      </w:r>
      <w:proofErr w:type="spellEnd"/>
      <w:proofErr w:type="gramEnd"/>
      <w:r>
        <w:t xml:space="preserve"> serait bien que tu donnes les deux </w:t>
      </w:r>
    </w:p>
    <w:p w14:paraId="1621E194" w14:textId="5A928629" w:rsidR="00735BCA" w:rsidRDefault="00735BCA">
      <w:pPr>
        <w:pStyle w:val="Commentaire"/>
      </w:pPr>
    </w:p>
  </w:comment>
  <w:comment w:id="560" w:author="Jacques DAVID" w:date="2023-08-31T09:27:00Z" w:initials="JD">
    <w:p w14:paraId="6E201BC2" w14:textId="753456A3" w:rsidR="00A847B6" w:rsidRDefault="00A847B6">
      <w:pPr>
        <w:pStyle w:val="Commentaire"/>
      </w:pPr>
      <w:r>
        <w:rPr>
          <w:rStyle w:val="Marquedecommentaire"/>
        </w:rPr>
        <w:annotationRef/>
      </w:r>
      <w:r>
        <w:t>C'</w:t>
      </w:r>
    </w:p>
  </w:comment>
  <w:comment w:id="713" w:author="Jacques DAVID" w:date="2023-08-31T09:45:00Z" w:initials="JD">
    <w:p w14:paraId="2BCB2B4C" w14:textId="341832F2" w:rsidR="00AA7D7E" w:rsidRDefault="00AA7D7E">
      <w:pPr>
        <w:pStyle w:val="Commentaire"/>
      </w:pPr>
      <w:r>
        <w:rPr>
          <w:rStyle w:val="Marquedecommentaire"/>
        </w:rPr>
        <w:annotationRef/>
      </w:r>
      <w:r>
        <w:t>Pas clair</w:t>
      </w:r>
    </w:p>
  </w:comment>
  <w:comment w:id="725" w:author="Jacques DAVID" w:date="2023-08-31T09:49:00Z" w:initials="JD">
    <w:p w14:paraId="63A5EF70" w14:textId="77777777" w:rsidR="00AA7D7E" w:rsidRDefault="00AA7D7E">
      <w:pPr>
        <w:pStyle w:val="Commentaire"/>
      </w:pPr>
      <w:r>
        <w:rPr>
          <w:rStyle w:val="Marquedecommentaire"/>
        </w:rPr>
        <w:annotationRef/>
      </w:r>
      <w:r>
        <w:t>Ok mais pas là alors</w:t>
      </w:r>
    </w:p>
    <w:p w14:paraId="5D6B076D" w14:textId="0FE0271B" w:rsidR="00AA7D7E" w:rsidRDefault="00AA7D7E">
      <w:pPr>
        <w:pStyle w:val="Commentaire"/>
      </w:pPr>
      <w:r>
        <w:t xml:space="preserve">Tu m’as fait </w:t>
      </w:r>
      <w:proofErr w:type="gramStart"/>
      <w:r>
        <w:t>un petit effet spirale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13911E" w15:done="0"/>
  <w15:commentEx w15:paraId="6D9FB845" w15:done="0"/>
  <w15:commentEx w15:paraId="6DF371FA" w15:done="0"/>
  <w15:commentEx w15:paraId="1E54C873" w15:done="0"/>
  <w15:commentEx w15:paraId="02543093" w15:done="0"/>
  <w15:commentEx w15:paraId="0AB35E11" w15:done="0"/>
  <w15:commentEx w15:paraId="21188B31" w15:done="0"/>
  <w15:commentEx w15:paraId="1992069B" w15:done="0"/>
  <w15:commentEx w15:paraId="18376184" w15:done="0"/>
  <w15:commentEx w15:paraId="42D572B0" w15:done="0"/>
  <w15:commentEx w15:paraId="61692067" w15:done="0"/>
  <w15:commentEx w15:paraId="60559C9E" w15:done="0"/>
  <w15:commentEx w15:paraId="30EF5AEB" w15:done="0"/>
  <w15:commentEx w15:paraId="12216D46" w15:done="0"/>
  <w15:commentEx w15:paraId="09BD2562" w15:done="0"/>
  <w15:commentEx w15:paraId="665D7982" w15:done="0"/>
  <w15:commentEx w15:paraId="1621E194" w15:done="0"/>
  <w15:commentEx w15:paraId="6E201BC2" w15:done="0"/>
  <w15:commentEx w15:paraId="2BCB2B4C" w15:done="0"/>
  <w15:commentEx w15:paraId="5D6B07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DB0F73" w14:textId="77777777" w:rsidR="00607B9A" w:rsidRDefault="00607B9A">
      <w:r>
        <w:separator/>
      </w:r>
    </w:p>
  </w:endnote>
  <w:endnote w:type="continuationSeparator" w:id="0">
    <w:p w14:paraId="68542B5A" w14:textId="77777777" w:rsidR="00607B9A" w:rsidRDefault="0060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7FF4C513" w:rsidR="00D77CEA" w:rsidRDefault="00D77CEA">
    <w:pPr>
      <w:pStyle w:val="Pieddepage"/>
      <w:jc w:val="center"/>
    </w:pPr>
    <w:r>
      <w:fldChar w:fldCharType="begin"/>
    </w:r>
    <w:r>
      <w:instrText xml:space="preserve"> PAGE </w:instrText>
    </w:r>
    <w:r>
      <w:fldChar w:fldCharType="separate"/>
    </w:r>
    <w:r w:rsidR="0022004C">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65974B93" w:rsidR="00D77CEA" w:rsidRDefault="00D77CEA">
    <w:pPr>
      <w:pStyle w:val="Pieddepage"/>
      <w:jc w:val="center"/>
    </w:pPr>
    <w:r>
      <w:fldChar w:fldCharType="begin"/>
    </w:r>
    <w:r>
      <w:instrText xml:space="preserve"> PAGE </w:instrText>
    </w:r>
    <w:r>
      <w:fldChar w:fldCharType="separate"/>
    </w:r>
    <w:r w:rsidR="0022004C">
      <w:rPr>
        <w:noProof/>
      </w:rPr>
      <w:t>46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49FCB727" w:rsidR="00D77CEA" w:rsidRDefault="00D77CEA">
    <w:pPr>
      <w:pStyle w:val="Pieddepage"/>
      <w:jc w:val="center"/>
    </w:pPr>
    <w:r>
      <w:fldChar w:fldCharType="begin"/>
    </w:r>
    <w:r>
      <w:instrText xml:space="preserve"> PAGE </w:instrText>
    </w:r>
    <w:r>
      <w:fldChar w:fldCharType="separate"/>
    </w:r>
    <w:r w:rsidR="0022004C">
      <w:rPr>
        <w:noProof/>
      </w:rPr>
      <w:t>54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D77CEA" w:rsidRDefault="00D77C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737FCA58" w:rsidR="00D77CEA" w:rsidRDefault="00D77CEA">
    <w:pPr>
      <w:pStyle w:val="Pieddepage"/>
      <w:jc w:val="center"/>
    </w:pPr>
    <w:r>
      <w:fldChar w:fldCharType="begin"/>
    </w:r>
    <w:r>
      <w:instrText xml:space="preserve"> PAGE </w:instrText>
    </w:r>
    <w:r>
      <w:fldChar w:fldCharType="separate"/>
    </w:r>
    <w:r w:rsidR="0022004C">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119F1138" w:rsidR="00D77CEA" w:rsidRDefault="00D77CEA">
    <w:pPr>
      <w:pStyle w:val="Pieddepage"/>
      <w:jc w:val="center"/>
    </w:pPr>
    <w:r>
      <w:fldChar w:fldCharType="begin"/>
    </w:r>
    <w:r>
      <w:instrText xml:space="preserve"> PAGE </w:instrText>
    </w:r>
    <w:r>
      <w:fldChar w:fldCharType="separate"/>
    </w:r>
    <w:r w:rsidR="0022004C">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1C9DD1D2" w:rsidR="00D77CEA" w:rsidRDefault="00D77CEA">
    <w:pPr>
      <w:pStyle w:val="Pieddepage"/>
      <w:jc w:val="center"/>
    </w:pPr>
    <w:r>
      <w:fldChar w:fldCharType="begin"/>
    </w:r>
    <w:r>
      <w:instrText xml:space="preserve"> PAGE </w:instrText>
    </w:r>
    <w:r>
      <w:fldChar w:fldCharType="separate"/>
    </w:r>
    <w:r w:rsidR="0022004C">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1AE07CB4" w:rsidR="00D77CEA" w:rsidRDefault="00D77CEA">
    <w:pPr>
      <w:pStyle w:val="Pieddepage"/>
      <w:jc w:val="center"/>
    </w:pPr>
    <w:r>
      <w:fldChar w:fldCharType="begin"/>
    </w:r>
    <w:r>
      <w:instrText xml:space="preserve"> PAGE </w:instrText>
    </w:r>
    <w:r>
      <w:fldChar w:fldCharType="separate"/>
    </w:r>
    <w:r w:rsidR="0022004C">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3A289D91" w:rsidR="00D77CEA" w:rsidRDefault="00D77CEA">
    <w:pPr>
      <w:pStyle w:val="Pieddepage"/>
      <w:jc w:val="center"/>
    </w:pPr>
    <w:r>
      <w:fldChar w:fldCharType="begin"/>
    </w:r>
    <w:r>
      <w:instrText xml:space="preserve"> PAGE </w:instrText>
    </w:r>
    <w:r>
      <w:fldChar w:fldCharType="separate"/>
    </w:r>
    <w:r w:rsidR="0022004C">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E866461" w:rsidR="00D77CEA" w:rsidRDefault="00D77CEA">
    <w:pPr>
      <w:pStyle w:val="Pieddepage"/>
      <w:jc w:val="center"/>
    </w:pPr>
    <w:r>
      <w:fldChar w:fldCharType="begin"/>
    </w:r>
    <w:r>
      <w:instrText xml:space="preserve"> PAGE </w:instrText>
    </w:r>
    <w:r>
      <w:fldChar w:fldCharType="separate"/>
    </w:r>
    <w:r w:rsidR="0022004C">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17653B76" w:rsidR="00D77CEA" w:rsidRDefault="00D77CEA">
    <w:pPr>
      <w:pStyle w:val="Pieddepage"/>
    </w:pPr>
    <w:r>
      <w:fldChar w:fldCharType="begin"/>
    </w:r>
    <w:r>
      <w:instrText xml:space="preserve"> PAGE </w:instrText>
    </w:r>
    <w:r>
      <w:fldChar w:fldCharType="separate"/>
    </w:r>
    <w:r w:rsidR="0022004C">
      <w:rPr>
        <w:noProof/>
      </w:rPr>
      <w:t>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685A83B7" w:rsidR="00D77CEA" w:rsidRDefault="00D77CEA">
    <w:pPr>
      <w:pStyle w:val="Pieddepage"/>
      <w:jc w:val="center"/>
    </w:pPr>
    <w:r>
      <w:fldChar w:fldCharType="begin"/>
    </w:r>
    <w:r>
      <w:instrText xml:space="preserve"> PAGE </w:instrText>
    </w:r>
    <w:r>
      <w:fldChar w:fldCharType="separate"/>
    </w:r>
    <w:r w:rsidR="0022004C">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D8E88B" w14:textId="77777777" w:rsidR="00607B9A" w:rsidRDefault="00607B9A">
      <w:r>
        <w:separator/>
      </w:r>
    </w:p>
  </w:footnote>
  <w:footnote w:type="continuationSeparator" w:id="0">
    <w:p w14:paraId="1F8D0349" w14:textId="77777777" w:rsidR="00607B9A" w:rsidRDefault="00607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1352" w:hanging="360"/>
      </w:pPr>
      <w:rPr>
        <w:rFonts w:ascii="Symbol" w:hAnsi="Symbol"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cques DAVID">
    <w15:presenceInfo w15:providerId="Windows Live" w15:userId="b35899f7c4d6953d"/>
  </w15:person>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07501"/>
    <w:rsid w:val="0001011A"/>
    <w:rsid w:val="000105A0"/>
    <w:rsid w:val="00011A40"/>
    <w:rsid w:val="00014152"/>
    <w:rsid w:val="00015152"/>
    <w:rsid w:val="00015328"/>
    <w:rsid w:val="000171A7"/>
    <w:rsid w:val="0001781C"/>
    <w:rsid w:val="000209DB"/>
    <w:rsid w:val="00021B66"/>
    <w:rsid w:val="000232B8"/>
    <w:rsid w:val="00023A0F"/>
    <w:rsid w:val="00023DF1"/>
    <w:rsid w:val="000255C9"/>
    <w:rsid w:val="00025664"/>
    <w:rsid w:val="0002684B"/>
    <w:rsid w:val="00026E87"/>
    <w:rsid w:val="0003491F"/>
    <w:rsid w:val="000355DB"/>
    <w:rsid w:val="000358D6"/>
    <w:rsid w:val="0003621B"/>
    <w:rsid w:val="00036941"/>
    <w:rsid w:val="00037313"/>
    <w:rsid w:val="000419DF"/>
    <w:rsid w:val="00041DE0"/>
    <w:rsid w:val="00042A33"/>
    <w:rsid w:val="00042E9F"/>
    <w:rsid w:val="0004414F"/>
    <w:rsid w:val="00047BF3"/>
    <w:rsid w:val="00047DFC"/>
    <w:rsid w:val="00050F54"/>
    <w:rsid w:val="00051813"/>
    <w:rsid w:val="000526BB"/>
    <w:rsid w:val="00052A3E"/>
    <w:rsid w:val="000530C8"/>
    <w:rsid w:val="000551B3"/>
    <w:rsid w:val="00056906"/>
    <w:rsid w:val="000572DB"/>
    <w:rsid w:val="00057E2E"/>
    <w:rsid w:val="000616EB"/>
    <w:rsid w:val="0006398B"/>
    <w:rsid w:val="0006415E"/>
    <w:rsid w:val="00065447"/>
    <w:rsid w:val="00067FB8"/>
    <w:rsid w:val="00071CF1"/>
    <w:rsid w:val="00071E4B"/>
    <w:rsid w:val="00072C83"/>
    <w:rsid w:val="00073532"/>
    <w:rsid w:val="0007521D"/>
    <w:rsid w:val="00077106"/>
    <w:rsid w:val="000805E8"/>
    <w:rsid w:val="000827B4"/>
    <w:rsid w:val="00082C58"/>
    <w:rsid w:val="00083D4C"/>
    <w:rsid w:val="00087663"/>
    <w:rsid w:val="000919EE"/>
    <w:rsid w:val="00091E23"/>
    <w:rsid w:val="000922CB"/>
    <w:rsid w:val="0009434C"/>
    <w:rsid w:val="000965F0"/>
    <w:rsid w:val="00096829"/>
    <w:rsid w:val="00096D92"/>
    <w:rsid w:val="0009760D"/>
    <w:rsid w:val="00097BAC"/>
    <w:rsid w:val="000A1320"/>
    <w:rsid w:val="000A1E56"/>
    <w:rsid w:val="000A21BC"/>
    <w:rsid w:val="000A4EBE"/>
    <w:rsid w:val="000A57C0"/>
    <w:rsid w:val="000A679E"/>
    <w:rsid w:val="000A7C60"/>
    <w:rsid w:val="000B018C"/>
    <w:rsid w:val="000B1CEE"/>
    <w:rsid w:val="000B35A1"/>
    <w:rsid w:val="000B3C21"/>
    <w:rsid w:val="000B4200"/>
    <w:rsid w:val="000B51A8"/>
    <w:rsid w:val="000B6B21"/>
    <w:rsid w:val="000B7A71"/>
    <w:rsid w:val="000C0274"/>
    <w:rsid w:val="000C044B"/>
    <w:rsid w:val="000C0AA6"/>
    <w:rsid w:val="000C2C77"/>
    <w:rsid w:val="000C3D7D"/>
    <w:rsid w:val="000C48E0"/>
    <w:rsid w:val="000C59B1"/>
    <w:rsid w:val="000C77A3"/>
    <w:rsid w:val="000D00DF"/>
    <w:rsid w:val="000D2896"/>
    <w:rsid w:val="000D2E34"/>
    <w:rsid w:val="000D4A6D"/>
    <w:rsid w:val="000D5523"/>
    <w:rsid w:val="000D779D"/>
    <w:rsid w:val="000D79CF"/>
    <w:rsid w:val="000E2F77"/>
    <w:rsid w:val="000E3C72"/>
    <w:rsid w:val="000F0057"/>
    <w:rsid w:val="000F2A2B"/>
    <w:rsid w:val="000F50F8"/>
    <w:rsid w:val="000F5267"/>
    <w:rsid w:val="0010130A"/>
    <w:rsid w:val="00101A9B"/>
    <w:rsid w:val="00104866"/>
    <w:rsid w:val="00105F24"/>
    <w:rsid w:val="00106323"/>
    <w:rsid w:val="00107608"/>
    <w:rsid w:val="00107672"/>
    <w:rsid w:val="00107A68"/>
    <w:rsid w:val="00110323"/>
    <w:rsid w:val="00111E43"/>
    <w:rsid w:val="00114C29"/>
    <w:rsid w:val="00120575"/>
    <w:rsid w:val="00120E6D"/>
    <w:rsid w:val="00122BB2"/>
    <w:rsid w:val="0012442D"/>
    <w:rsid w:val="00127BA7"/>
    <w:rsid w:val="00132EDE"/>
    <w:rsid w:val="00134905"/>
    <w:rsid w:val="00134C39"/>
    <w:rsid w:val="00134D92"/>
    <w:rsid w:val="00134F4C"/>
    <w:rsid w:val="001363E7"/>
    <w:rsid w:val="001420AF"/>
    <w:rsid w:val="00142995"/>
    <w:rsid w:val="00143029"/>
    <w:rsid w:val="0014447E"/>
    <w:rsid w:val="0014485E"/>
    <w:rsid w:val="00144E81"/>
    <w:rsid w:val="00145A74"/>
    <w:rsid w:val="00146CBD"/>
    <w:rsid w:val="00146F50"/>
    <w:rsid w:val="00147901"/>
    <w:rsid w:val="00150A98"/>
    <w:rsid w:val="00152F2B"/>
    <w:rsid w:val="001533AD"/>
    <w:rsid w:val="00156747"/>
    <w:rsid w:val="0015743B"/>
    <w:rsid w:val="001611F4"/>
    <w:rsid w:val="00161D7F"/>
    <w:rsid w:val="00164196"/>
    <w:rsid w:val="0016608A"/>
    <w:rsid w:val="00166421"/>
    <w:rsid w:val="00171783"/>
    <w:rsid w:val="001752F9"/>
    <w:rsid w:val="00180335"/>
    <w:rsid w:val="00183225"/>
    <w:rsid w:val="0018663C"/>
    <w:rsid w:val="00187095"/>
    <w:rsid w:val="00191199"/>
    <w:rsid w:val="00196ED0"/>
    <w:rsid w:val="00197185"/>
    <w:rsid w:val="001A16B7"/>
    <w:rsid w:val="001A2574"/>
    <w:rsid w:val="001A47AF"/>
    <w:rsid w:val="001A5D12"/>
    <w:rsid w:val="001A7954"/>
    <w:rsid w:val="001B347A"/>
    <w:rsid w:val="001B4057"/>
    <w:rsid w:val="001B4690"/>
    <w:rsid w:val="001B6058"/>
    <w:rsid w:val="001C0DF2"/>
    <w:rsid w:val="001C2192"/>
    <w:rsid w:val="001C2D81"/>
    <w:rsid w:val="001C3AD0"/>
    <w:rsid w:val="001C4331"/>
    <w:rsid w:val="001C5309"/>
    <w:rsid w:val="001C5AE3"/>
    <w:rsid w:val="001C5DE2"/>
    <w:rsid w:val="001D06DE"/>
    <w:rsid w:val="001D4795"/>
    <w:rsid w:val="001D4D34"/>
    <w:rsid w:val="001D51D0"/>
    <w:rsid w:val="001D596C"/>
    <w:rsid w:val="001D6DC6"/>
    <w:rsid w:val="001E07CB"/>
    <w:rsid w:val="001E07EC"/>
    <w:rsid w:val="001E0AC5"/>
    <w:rsid w:val="001E3C2D"/>
    <w:rsid w:val="001E4B92"/>
    <w:rsid w:val="001E5413"/>
    <w:rsid w:val="001E541F"/>
    <w:rsid w:val="001E6194"/>
    <w:rsid w:val="001F08FD"/>
    <w:rsid w:val="001F1A2F"/>
    <w:rsid w:val="001F365A"/>
    <w:rsid w:val="001F3915"/>
    <w:rsid w:val="001F3918"/>
    <w:rsid w:val="001F5C55"/>
    <w:rsid w:val="001F6AF6"/>
    <w:rsid w:val="00200B46"/>
    <w:rsid w:val="00200F67"/>
    <w:rsid w:val="00200FF6"/>
    <w:rsid w:val="00201AC0"/>
    <w:rsid w:val="00203455"/>
    <w:rsid w:val="00205325"/>
    <w:rsid w:val="0020660C"/>
    <w:rsid w:val="00206988"/>
    <w:rsid w:val="002071FD"/>
    <w:rsid w:val="00207FAB"/>
    <w:rsid w:val="00211EF1"/>
    <w:rsid w:val="002125FF"/>
    <w:rsid w:val="0021265D"/>
    <w:rsid w:val="00212C15"/>
    <w:rsid w:val="00217F2A"/>
    <w:rsid w:val="0022004C"/>
    <w:rsid w:val="002206BA"/>
    <w:rsid w:val="002221C2"/>
    <w:rsid w:val="00223019"/>
    <w:rsid w:val="00223190"/>
    <w:rsid w:val="00224A43"/>
    <w:rsid w:val="00225D2E"/>
    <w:rsid w:val="002276CD"/>
    <w:rsid w:val="00227D85"/>
    <w:rsid w:val="002305F0"/>
    <w:rsid w:val="00230967"/>
    <w:rsid w:val="0023207C"/>
    <w:rsid w:val="00232D17"/>
    <w:rsid w:val="002337BB"/>
    <w:rsid w:val="00234CB8"/>
    <w:rsid w:val="00241F4F"/>
    <w:rsid w:val="00242448"/>
    <w:rsid w:val="00243355"/>
    <w:rsid w:val="00243E1E"/>
    <w:rsid w:val="002503CC"/>
    <w:rsid w:val="00251864"/>
    <w:rsid w:val="00251F7D"/>
    <w:rsid w:val="002522D2"/>
    <w:rsid w:val="00252FB3"/>
    <w:rsid w:val="002541E0"/>
    <w:rsid w:val="00256743"/>
    <w:rsid w:val="0025761B"/>
    <w:rsid w:val="0026069D"/>
    <w:rsid w:val="00262BB4"/>
    <w:rsid w:val="00262DAC"/>
    <w:rsid w:val="00262F00"/>
    <w:rsid w:val="0026484D"/>
    <w:rsid w:val="002660D7"/>
    <w:rsid w:val="00266582"/>
    <w:rsid w:val="00266934"/>
    <w:rsid w:val="00271233"/>
    <w:rsid w:val="002743BE"/>
    <w:rsid w:val="0028045C"/>
    <w:rsid w:val="00281A6D"/>
    <w:rsid w:val="00281B7C"/>
    <w:rsid w:val="0028278D"/>
    <w:rsid w:val="00282E2D"/>
    <w:rsid w:val="002834B7"/>
    <w:rsid w:val="00283ADA"/>
    <w:rsid w:val="00284E22"/>
    <w:rsid w:val="002850DE"/>
    <w:rsid w:val="00286E0F"/>
    <w:rsid w:val="0028728D"/>
    <w:rsid w:val="002918A0"/>
    <w:rsid w:val="00292FC5"/>
    <w:rsid w:val="00292FCA"/>
    <w:rsid w:val="002938A5"/>
    <w:rsid w:val="002971D1"/>
    <w:rsid w:val="002A3FAE"/>
    <w:rsid w:val="002A5FAA"/>
    <w:rsid w:val="002A66D1"/>
    <w:rsid w:val="002A7D59"/>
    <w:rsid w:val="002B1366"/>
    <w:rsid w:val="002B2747"/>
    <w:rsid w:val="002B3DCB"/>
    <w:rsid w:val="002C2DFA"/>
    <w:rsid w:val="002C334B"/>
    <w:rsid w:val="002C401C"/>
    <w:rsid w:val="002C4981"/>
    <w:rsid w:val="002C7BE0"/>
    <w:rsid w:val="002D16A6"/>
    <w:rsid w:val="002D3E0D"/>
    <w:rsid w:val="002D5ECB"/>
    <w:rsid w:val="002D7D23"/>
    <w:rsid w:val="002E0557"/>
    <w:rsid w:val="002E0C34"/>
    <w:rsid w:val="002E19EB"/>
    <w:rsid w:val="002E3DD4"/>
    <w:rsid w:val="002E4258"/>
    <w:rsid w:val="002E46CD"/>
    <w:rsid w:val="002E6299"/>
    <w:rsid w:val="002F29D8"/>
    <w:rsid w:val="002F3CDA"/>
    <w:rsid w:val="002F7975"/>
    <w:rsid w:val="002F7C5C"/>
    <w:rsid w:val="002F7EC3"/>
    <w:rsid w:val="00301C3B"/>
    <w:rsid w:val="00303B75"/>
    <w:rsid w:val="00303EA8"/>
    <w:rsid w:val="00304ABB"/>
    <w:rsid w:val="003069A1"/>
    <w:rsid w:val="00310017"/>
    <w:rsid w:val="0031024F"/>
    <w:rsid w:val="00310D89"/>
    <w:rsid w:val="00312C07"/>
    <w:rsid w:val="00313AF8"/>
    <w:rsid w:val="00315B91"/>
    <w:rsid w:val="00316AF5"/>
    <w:rsid w:val="003215F3"/>
    <w:rsid w:val="003301D7"/>
    <w:rsid w:val="00330C18"/>
    <w:rsid w:val="003315CB"/>
    <w:rsid w:val="003323FB"/>
    <w:rsid w:val="0033241A"/>
    <w:rsid w:val="00333C55"/>
    <w:rsid w:val="003342EB"/>
    <w:rsid w:val="00334393"/>
    <w:rsid w:val="0033598C"/>
    <w:rsid w:val="00336B08"/>
    <w:rsid w:val="00336D69"/>
    <w:rsid w:val="0034013A"/>
    <w:rsid w:val="00342215"/>
    <w:rsid w:val="0034277A"/>
    <w:rsid w:val="00344072"/>
    <w:rsid w:val="00347339"/>
    <w:rsid w:val="00350774"/>
    <w:rsid w:val="00352A92"/>
    <w:rsid w:val="003540DD"/>
    <w:rsid w:val="00354A1C"/>
    <w:rsid w:val="00355527"/>
    <w:rsid w:val="003560F6"/>
    <w:rsid w:val="003571A1"/>
    <w:rsid w:val="003571BA"/>
    <w:rsid w:val="00360541"/>
    <w:rsid w:val="00362DBD"/>
    <w:rsid w:val="00362EC1"/>
    <w:rsid w:val="00365215"/>
    <w:rsid w:val="00367453"/>
    <w:rsid w:val="00367A79"/>
    <w:rsid w:val="003712FF"/>
    <w:rsid w:val="003713FB"/>
    <w:rsid w:val="00372DC3"/>
    <w:rsid w:val="003743EA"/>
    <w:rsid w:val="003757D0"/>
    <w:rsid w:val="003759FC"/>
    <w:rsid w:val="00375D0D"/>
    <w:rsid w:val="00376560"/>
    <w:rsid w:val="0038147F"/>
    <w:rsid w:val="00385F0E"/>
    <w:rsid w:val="003873E3"/>
    <w:rsid w:val="00390DCA"/>
    <w:rsid w:val="00395066"/>
    <w:rsid w:val="00395B3D"/>
    <w:rsid w:val="00396A30"/>
    <w:rsid w:val="00397693"/>
    <w:rsid w:val="003A118B"/>
    <w:rsid w:val="003A3C24"/>
    <w:rsid w:val="003A7C57"/>
    <w:rsid w:val="003B05F1"/>
    <w:rsid w:val="003B17A1"/>
    <w:rsid w:val="003B1B98"/>
    <w:rsid w:val="003B252E"/>
    <w:rsid w:val="003B2ADD"/>
    <w:rsid w:val="003B3D1A"/>
    <w:rsid w:val="003B4665"/>
    <w:rsid w:val="003B4D11"/>
    <w:rsid w:val="003B4E7D"/>
    <w:rsid w:val="003B6339"/>
    <w:rsid w:val="003B720F"/>
    <w:rsid w:val="003C016D"/>
    <w:rsid w:val="003C2262"/>
    <w:rsid w:val="003C22F7"/>
    <w:rsid w:val="003C3AB4"/>
    <w:rsid w:val="003C55C0"/>
    <w:rsid w:val="003D02DE"/>
    <w:rsid w:val="003D3CDB"/>
    <w:rsid w:val="003D3E25"/>
    <w:rsid w:val="003D4C17"/>
    <w:rsid w:val="003D72D0"/>
    <w:rsid w:val="003E0AC6"/>
    <w:rsid w:val="003E5C15"/>
    <w:rsid w:val="003E5CFB"/>
    <w:rsid w:val="003E6A15"/>
    <w:rsid w:val="003F02DC"/>
    <w:rsid w:val="003F1CB4"/>
    <w:rsid w:val="003F3D55"/>
    <w:rsid w:val="003F6607"/>
    <w:rsid w:val="00400410"/>
    <w:rsid w:val="00401381"/>
    <w:rsid w:val="004017A0"/>
    <w:rsid w:val="00402633"/>
    <w:rsid w:val="00402C08"/>
    <w:rsid w:val="00403BB8"/>
    <w:rsid w:val="00404F0A"/>
    <w:rsid w:val="00406AFC"/>
    <w:rsid w:val="004106F1"/>
    <w:rsid w:val="004111FF"/>
    <w:rsid w:val="00411226"/>
    <w:rsid w:val="004148D4"/>
    <w:rsid w:val="00415CCB"/>
    <w:rsid w:val="004166D8"/>
    <w:rsid w:val="00417368"/>
    <w:rsid w:val="00417653"/>
    <w:rsid w:val="004203CF"/>
    <w:rsid w:val="00423702"/>
    <w:rsid w:val="00424A55"/>
    <w:rsid w:val="004262B1"/>
    <w:rsid w:val="00426A7A"/>
    <w:rsid w:val="00427CF8"/>
    <w:rsid w:val="00430831"/>
    <w:rsid w:val="0043186A"/>
    <w:rsid w:val="00433B9C"/>
    <w:rsid w:val="00433F51"/>
    <w:rsid w:val="00434F6B"/>
    <w:rsid w:val="0043571C"/>
    <w:rsid w:val="00436572"/>
    <w:rsid w:val="0044026E"/>
    <w:rsid w:val="004416A4"/>
    <w:rsid w:val="004422F0"/>
    <w:rsid w:val="004429D6"/>
    <w:rsid w:val="00442C8D"/>
    <w:rsid w:val="00447B78"/>
    <w:rsid w:val="0045079B"/>
    <w:rsid w:val="00450B23"/>
    <w:rsid w:val="00453197"/>
    <w:rsid w:val="00454105"/>
    <w:rsid w:val="004564D0"/>
    <w:rsid w:val="0045700B"/>
    <w:rsid w:val="00461481"/>
    <w:rsid w:val="00461A45"/>
    <w:rsid w:val="004628B3"/>
    <w:rsid w:val="00462FCE"/>
    <w:rsid w:val="00464812"/>
    <w:rsid w:val="00464E8C"/>
    <w:rsid w:val="00465706"/>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454E"/>
    <w:rsid w:val="00484F0D"/>
    <w:rsid w:val="00485B3D"/>
    <w:rsid w:val="00490230"/>
    <w:rsid w:val="00490EC0"/>
    <w:rsid w:val="00492745"/>
    <w:rsid w:val="00492A40"/>
    <w:rsid w:val="004959EC"/>
    <w:rsid w:val="004A0B9A"/>
    <w:rsid w:val="004A28B1"/>
    <w:rsid w:val="004A486A"/>
    <w:rsid w:val="004A5210"/>
    <w:rsid w:val="004A67FC"/>
    <w:rsid w:val="004A6B48"/>
    <w:rsid w:val="004A7A33"/>
    <w:rsid w:val="004B0988"/>
    <w:rsid w:val="004B19B7"/>
    <w:rsid w:val="004B1C59"/>
    <w:rsid w:val="004B4B8F"/>
    <w:rsid w:val="004B64E3"/>
    <w:rsid w:val="004B7FA1"/>
    <w:rsid w:val="004C0E2E"/>
    <w:rsid w:val="004C24DE"/>
    <w:rsid w:val="004C2D43"/>
    <w:rsid w:val="004C47E5"/>
    <w:rsid w:val="004C4CA8"/>
    <w:rsid w:val="004C5BD7"/>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3CB9"/>
    <w:rsid w:val="004F4EAD"/>
    <w:rsid w:val="004F5214"/>
    <w:rsid w:val="0050221C"/>
    <w:rsid w:val="00502E19"/>
    <w:rsid w:val="00503BE2"/>
    <w:rsid w:val="00504741"/>
    <w:rsid w:val="00505623"/>
    <w:rsid w:val="0050581C"/>
    <w:rsid w:val="00505948"/>
    <w:rsid w:val="00507811"/>
    <w:rsid w:val="00510297"/>
    <w:rsid w:val="00513A77"/>
    <w:rsid w:val="00514205"/>
    <w:rsid w:val="00520B99"/>
    <w:rsid w:val="00520FAE"/>
    <w:rsid w:val="00521483"/>
    <w:rsid w:val="0052280F"/>
    <w:rsid w:val="005229A8"/>
    <w:rsid w:val="005241EC"/>
    <w:rsid w:val="005257BA"/>
    <w:rsid w:val="00525DDF"/>
    <w:rsid w:val="00525DF3"/>
    <w:rsid w:val="00526346"/>
    <w:rsid w:val="00527FDA"/>
    <w:rsid w:val="00530919"/>
    <w:rsid w:val="00532AB8"/>
    <w:rsid w:val="005357BA"/>
    <w:rsid w:val="00537135"/>
    <w:rsid w:val="00541996"/>
    <w:rsid w:val="005419E6"/>
    <w:rsid w:val="00541CB8"/>
    <w:rsid w:val="00542644"/>
    <w:rsid w:val="00542B2D"/>
    <w:rsid w:val="00543677"/>
    <w:rsid w:val="00544975"/>
    <w:rsid w:val="00546FE3"/>
    <w:rsid w:val="0055253C"/>
    <w:rsid w:val="00556C90"/>
    <w:rsid w:val="00557BE2"/>
    <w:rsid w:val="00557CB2"/>
    <w:rsid w:val="00560155"/>
    <w:rsid w:val="00564E0F"/>
    <w:rsid w:val="00567AEC"/>
    <w:rsid w:val="005700A4"/>
    <w:rsid w:val="00570530"/>
    <w:rsid w:val="0057061D"/>
    <w:rsid w:val="005713AD"/>
    <w:rsid w:val="00573E15"/>
    <w:rsid w:val="00575393"/>
    <w:rsid w:val="00576312"/>
    <w:rsid w:val="00576DE3"/>
    <w:rsid w:val="00580EA1"/>
    <w:rsid w:val="00583047"/>
    <w:rsid w:val="00585696"/>
    <w:rsid w:val="005873B9"/>
    <w:rsid w:val="00587408"/>
    <w:rsid w:val="005878C7"/>
    <w:rsid w:val="00587FC8"/>
    <w:rsid w:val="0059057A"/>
    <w:rsid w:val="00590FE3"/>
    <w:rsid w:val="005A09F0"/>
    <w:rsid w:val="005A179D"/>
    <w:rsid w:val="005A2606"/>
    <w:rsid w:val="005A6727"/>
    <w:rsid w:val="005B1507"/>
    <w:rsid w:val="005B1624"/>
    <w:rsid w:val="005B1F16"/>
    <w:rsid w:val="005B26B6"/>
    <w:rsid w:val="005B285C"/>
    <w:rsid w:val="005B4B95"/>
    <w:rsid w:val="005B55B2"/>
    <w:rsid w:val="005C0ABF"/>
    <w:rsid w:val="005C284C"/>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7478"/>
    <w:rsid w:val="00600603"/>
    <w:rsid w:val="006006BF"/>
    <w:rsid w:val="006040D7"/>
    <w:rsid w:val="0060426B"/>
    <w:rsid w:val="0060681D"/>
    <w:rsid w:val="00606F17"/>
    <w:rsid w:val="00607B9A"/>
    <w:rsid w:val="006100E7"/>
    <w:rsid w:val="006102DD"/>
    <w:rsid w:val="00610F0E"/>
    <w:rsid w:val="00611615"/>
    <w:rsid w:val="00611C2D"/>
    <w:rsid w:val="00611DEA"/>
    <w:rsid w:val="00614296"/>
    <w:rsid w:val="00614EC0"/>
    <w:rsid w:val="00615361"/>
    <w:rsid w:val="00615496"/>
    <w:rsid w:val="0061559B"/>
    <w:rsid w:val="00615E8C"/>
    <w:rsid w:val="0061784B"/>
    <w:rsid w:val="006219C3"/>
    <w:rsid w:val="00621B8E"/>
    <w:rsid w:val="0062606D"/>
    <w:rsid w:val="0062767B"/>
    <w:rsid w:val="006304B5"/>
    <w:rsid w:val="00630D58"/>
    <w:rsid w:val="00633AE9"/>
    <w:rsid w:val="00635308"/>
    <w:rsid w:val="00637BDE"/>
    <w:rsid w:val="00644770"/>
    <w:rsid w:val="00647709"/>
    <w:rsid w:val="00650207"/>
    <w:rsid w:val="00651FC8"/>
    <w:rsid w:val="0065243D"/>
    <w:rsid w:val="00653EBA"/>
    <w:rsid w:val="00654866"/>
    <w:rsid w:val="00654ED8"/>
    <w:rsid w:val="00655E5A"/>
    <w:rsid w:val="00656112"/>
    <w:rsid w:val="00656401"/>
    <w:rsid w:val="00656B99"/>
    <w:rsid w:val="00656F35"/>
    <w:rsid w:val="006571D3"/>
    <w:rsid w:val="006631EF"/>
    <w:rsid w:val="0066547E"/>
    <w:rsid w:val="006668B4"/>
    <w:rsid w:val="00666CED"/>
    <w:rsid w:val="006675E8"/>
    <w:rsid w:val="00667E62"/>
    <w:rsid w:val="0067395D"/>
    <w:rsid w:val="006739F8"/>
    <w:rsid w:val="0067558C"/>
    <w:rsid w:val="00676C33"/>
    <w:rsid w:val="00677BE8"/>
    <w:rsid w:val="00680E6D"/>
    <w:rsid w:val="00684891"/>
    <w:rsid w:val="00685590"/>
    <w:rsid w:val="00691EB5"/>
    <w:rsid w:val="006920FA"/>
    <w:rsid w:val="00692DE6"/>
    <w:rsid w:val="00692EE9"/>
    <w:rsid w:val="006934EE"/>
    <w:rsid w:val="00695351"/>
    <w:rsid w:val="006956DD"/>
    <w:rsid w:val="00697E59"/>
    <w:rsid w:val="006A01A2"/>
    <w:rsid w:val="006A0B0F"/>
    <w:rsid w:val="006A0C0C"/>
    <w:rsid w:val="006A120F"/>
    <w:rsid w:val="006A20C5"/>
    <w:rsid w:val="006A33D3"/>
    <w:rsid w:val="006A4109"/>
    <w:rsid w:val="006A5404"/>
    <w:rsid w:val="006A62D9"/>
    <w:rsid w:val="006B5A30"/>
    <w:rsid w:val="006B5C10"/>
    <w:rsid w:val="006C01BE"/>
    <w:rsid w:val="006C0423"/>
    <w:rsid w:val="006C091E"/>
    <w:rsid w:val="006C670F"/>
    <w:rsid w:val="006C7945"/>
    <w:rsid w:val="006D22BC"/>
    <w:rsid w:val="006D6F6C"/>
    <w:rsid w:val="006D7801"/>
    <w:rsid w:val="006E0C92"/>
    <w:rsid w:val="006E295A"/>
    <w:rsid w:val="006E48C5"/>
    <w:rsid w:val="006E5BA3"/>
    <w:rsid w:val="006E60B1"/>
    <w:rsid w:val="006E64A1"/>
    <w:rsid w:val="006F0FDF"/>
    <w:rsid w:val="006F23C5"/>
    <w:rsid w:val="006F2880"/>
    <w:rsid w:val="006F3C10"/>
    <w:rsid w:val="006F45E7"/>
    <w:rsid w:val="006F53D3"/>
    <w:rsid w:val="006F5862"/>
    <w:rsid w:val="006F62AC"/>
    <w:rsid w:val="00700139"/>
    <w:rsid w:val="0070124F"/>
    <w:rsid w:val="007017E7"/>
    <w:rsid w:val="00702BBC"/>
    <w:rsid w:val="0070305B"/>
    <w:rsid w:val="007033BE"/>
    <w:rsid w:val="00703D1C"/>
    <w:rsid w:val="0070417E"/>
    <w:rsid w:val="0070549E"/>
    <w:rsid w:val="00711051"/>
    <w:rsid w:val="00712F01"/>
    <w:rsid w:val="00713CDD"/>
    <w:rsid w:val="00713DA5"/>
    <w:rsid w:val="00714020"/>
    <w:rsid w:val="00715C06"/>
    <w:rsid w:val="0071649D"/>
    <w:rsid w:val="007204CA"/>
    <w:rsid w:val="007206A9"/>
    <w:rsid w:val="00723ACE"/>
    <w:rsid w:val="00724780"/>
    <w:rsid w:val="00724E0D"/>
    <w:rsid w:val="00724E4E"/>
    <w:rsid w:val="00726DAE"/>
    <w:rsid w:val="00727779"/>
    <w:rsid w:val="00727963"/>
    <w:rsid w:val="00731FAE"/>
    <w:rsid w:val="00734309"/>
    <w:rsid w:val="00735BCA"/>
    <w:rsid w:val="00736723"/>
    <w:rsid w:val="0073760C"/>
    <w:rsid w:val="00737CCE"/>
    <w:rsid w:val="007404E3"/>
    <w:rsid w:val="00740CBC"/>
    <w:rsid w:val="00742D82"/>
    <w:rsid w:val="00742FA3"/>
    <w:rsid w:val="00743981"/>
    <w:rsid w:val="0074700F"/>
    <w:rsid w:val="007502D7"/>
    <w:rsid w:val="00750CDA"/>
    <w:rsid w:val="0075344C"/>
    <w:rsid w:val="007537FB"/>
    <w:rsid w:val="00754184"/>
    <w:rsid w:val="00754BDF"/>
    <w:rsid w:val="00757D60"/>
    <w:rsid w:val="00761835"/>
    <w:rsid w:val="00762D2E"/>
    <w:rsid w:val="00762FDE"/>
    <w:rsid w:val="00762FF2"/>
    <w:rsid w:val="007635CD"/>
    <w:rsid w:val="00764022"/>
    <w:rsid w:val="00765312"/>
    <w:rsid w:val="00765447"/>
    <w:rsid w:val="0076552F"/>
    <w:rsid w:val="00766E7A"/>
    <w:rsid w:val="007705AF"/>
    <w:rsid w:val="007756D3"/>
    <w:rsid w:val="00776035"/>
    <w:rsid w:val="00776BB5"/>
    <w:rsid w:val="00785D88"/>
    <w:rsid w:val="007869E4"/>
    <w:rsid w:val="00786A70"/>
    <w:rsid w:val="00790A12"/>
    <w:rsid w:val="0079107C"/>
    <w:rsid w:val="007920DB"/>
    <w:rsid w:val="00792BC6"/>
    <w:rsid w:val="00795377"/>
    <w:rsid w:val="00796AE3"/>
    <w:rsid w:val="007A0CA5"/>
    <w:rsid w:val="007A3CBC"/>
    <w:rsid w:val="007A49C8"/>
    <w:rsid w:val="007A4D66"/>
    <w:rsid w:val="007A4D75"/>
    <w:rsid w:val="007A5504"/>
    <w:rsid w:val="007A66C3"/>
    <w:rsid w:val="007A7455"/>
    <w:rsid w:val="007A7774"/>
    <w:rsid w:val="007A7E4E"/>
    <w:rsid w:val="007B0EBA"/>
    <w:rsid w:val="007B6697"/>
    <w:rsid w:val="007B6EC5"/>
    <w:rsid w:val="007B7F88"/>
    <w:rsid w:val="007C3E69"/>
    <w:rsid w:val="007D0495"/>
    <w:rsid w:val="007D2EC4"/>
    <w:rsid w:val="007D4777"/>
    <w:rsid w:val="007D6ED1"/>
    <w:rsid w:val="007D7DC6"/>
    <w:rsid w:val="007E059D"/>
    <w:rsid w:val="007E0833"/>
    <w:rsid w:val="007E2CFD"/>
    <w:rsid w:val="007E39F3"/>
    <w:rsid w:val="007E44E8"/>
    <w:rsid w:val="007E454F"/>
    <w:rsid w:val="007E72A6"/>
    <w:rsid w:val="007E77A1"/>
    <w:rsid w:val="007F2546"/>
    <w:rsid w:val="007F746D"/>
    <w:rsid w:val="00801023"/>
    <w:rsid w:val="00804185"/>
    <w:rsid w:val="0080426D"/>
    <w:rsid w:val="008103EA"/>
    <w:rsid w:val="00810A9E"/>
    <w:rsid w:val="00810B9E"/>
    <w:rsid w:val="00810D9E"/>
    <w:rsid w:val="00811D46"/>
    <w:rsid w:val="0081253E"/>
    <w:rsid w:val="0081271F"/>
    <w:rsid w:val="00815B64"/>
    <w:rsid w:val="008164C8"/>
    <w:rsid w:val="008173E9"/>
    <w:rsid w:val="00820DCF"/>
    <w:rsid w:val="0082192E"/>
    <w:rsid w:val="0082301B"/>
    <w:rsid w:val="008231AD"/>
    <w:rsid w:val="008241A9"/>
    <w:rsid w:val="008245EB"/>
    <w:rsid w:val="00824B81"/>
    <w:rsid w:val="00825095"/>
    <w:rsid w:val="00826C25"/>
    <w:rsid w:val="00827A79"/>
    <w:rsid w:val="008304B6"/>
    <w:rsid w:val="00834555"/>
    <w:rsid w:val="00834C2B"/>
    <w:rsid w:val="00836BCC"/>
    <w:rsid w:val="00836CCB"/>
    <w:rsid w:val="008402E8"/>
    <w:rsid w:val="00841053"/>
    <w:rsid w:val="00841904"/>
    <w:rsid w:val="00842CAB"/>
    <w:rsid w:val="00844BD5"/>
    <w:rsid w:val="00847403"/>
    <w:rsid w:val="0084788D"/>
    <w:rsid w:val="008513CA"/>
    <w:rsid w:val="008526B5"/>
    <w:rsid w:val="00852B0B"/>
    <w:rsid w:val="00853343"/>
    <w:rsid w:val="008538DF"/>
    <w:rsid w:val="00853AE4"/>
    <w:rsid w:val="0085691E"/>
    <w:rsid w:val="00860594"/>
    <w:rsid w:val="008617BA"/>
    <w:rsid w:val="0086257F"/>
    <w:rsid w:val="00863477"/>
    <w:rsid w:val="00866802"/>
    <w:rsid w:val="008669AA"/>
    <w:rsid w:val="008752C0"/>
    <w:rsid w:val="0087599B"/>
    <w:rsid w:val="0088068F"/>
    <w:rsid w:val="00880E65"/>
    <w:rsid w:val="00881C02"/>
    <w:rsid w:val="00883AB1"/>
    <w:rsid w:val="00885821"/>
    <w:rsid w:val="008859A1"/>
    <w:rsid w:val="00886B38"/>
    <w:rsid w:val="00887041"/>
    <w:rsid w:val="00894630"/>
    <w:rsid w:val="00894DD5"/>
    <w:rsid w:val="00895009"/>
    <w:rsid w:val="00897C58"/>
    <w:rsid w:val="008A07F2"/>
    <w:rsid w:val="008A0DC3"/>
    <w:rsid w:val="008A46CC"/>
    <w:rsid w:val="008A473B"/>
    <w:rsid w:val="008A525A"/>
    <w:rsid w:val="008A65B2"/>
    <w:rsid w:val="008A7284"/>
    <w:rsid w:val="008A76D4"/>
    <w:rsid w:val="008B0361"/>
    <w:rsid w:val="008B1F5D"/>
    <w:rsid w:val="008B513F"/>
    <w:rsid w:val="008B64F7"/>
    <w:rsid w:val="008B6C0E"/>
    <w:rsid w:val="008B708C"/>
    <w:rsid w:val="008B7825"/>
    <w:rsid w:val="008C1272"/>
    <w:rsid w:val="008C171F"/>
    <w:rsid w:val="008C4FD6"/>
    <w:rsid w:val="008C51AB"/>
    <w:rsid w:val="008C68F1"/>
    <w:rsid w:val="008C794C"/>
    <w:rsid w:val="008D1583"/>
    <w:rsid w:val="008D2348"/>
    <w:rsid w:val="008D4901"/>
    <w:rsid w:val="008D49F7"/>
    <w:rsid w:val="008D72B7"/>
    <w:rsid w:val="008D73FF"/>
    <w:rsid w:val="008E1AB3"/>
    <w:rsid w:val="008E474C"/>
    <w:rsid w:val="008E65E7"/>
    <w:rsid w:val="008E674A"/>
    <w:rsid w:val="008E69C2"/>
    <w:rsid w:val="008E6BA6"/>
    <w:rsid w:val="008E6BBC"/>
    <w:rsid w:val="008E7873"/>
    <w:rsid w:val="008F0F87"/>
    <w:rsid w:val="008F3030"/>
    <w:rsid w:val="008F3767"/>
    <w:rsid w:val="008F684E"/>
    <w:rsid w:val="009014CE"/>
    <w:rsid w:val="009030DC"/>
    <w:rsid w:val="0090480D"/>
    <w:rsid w:val="00904FDD"/>
    <w:rsid w:val="00906F73"/>
    <w:rsid w:val="00910B17"/>
    <w:rsid w:val="009133A3"/>
    <w:rsid w:val="00913632"/>
    <w:rsid w:val="009150BC"/>
    <w:rsid w:val="00915FFB"/>
    <w:rsid w:val="00920565"/>
    <w:rsid w:val="009225D0"/>
    <w:rsid w:val="00922744"/>
    <w:rsid w:val="0092276B"/>
    <w:rsid w:val="00922889"/>
    <w:rsid w:val="00922F4C"/>
    <w:rsid w:val="00923E97"/>
    <w:rsid w:val="00925103"/>
    <w:rsid w:val="00925195"/>
    <w:rsid w:val="00925D32"/>
    <w:rsid w:val="00933050"/>
    <w:rsid w:val="009343D5"/>
    <w:rsid w:val="00934481"/>
    <w:rsid w:val="00936718"/>
    <w:rsid w:val="00936B3E"/>
    <w:rsid w:val="00937358"/>
    <w:rsid w:val="00941137"/>
    <w:rsid w:val="00941DAA"/>
    <w:rsid w:val="009434AE"/>
    <w:rsid w:val="00945A9F"/>
    <w:rsid w:val="00946530"/>
    <w:rsid w:val="00950706"/>
    <w:rsid w:val="00955919"/>
    <w:rsid w:val="00957B7E"/>
    <w:rsid w:val="00961057"/>
    <w:rsid w:val="009615FB"/>
    <w:rsid w:val="00961643"/>
    <w:rsid w:val="00963F61"/>
    <w:rsid w:val="009659D8"/>
    <w:rsid w:val="00967562"/>
    <w:rsid w:val="00967629"/>
    <w:rsid w:val="0097276A"/>
    <w:rsid w:val="00972CCF"/>
    <w:rsid w:val="00972D87"/>
    <w:rsid w:val="00973FB0"/>
    <w:rsid w:val="0097459C"/>
    <w:rsid w:val="00975603"/>
    <w:rsid w:val="00977355"/>
    <w:rsid w:val="00977767"/>
    <w:rsid w:val="00983181"/>
    <w:rsid w:val="00983B7E"/>
    <w:rsid w:val="00983D8F"/>
    <w:rsid w:val="009843A6"/>
    <w:rsid w:val="00984CCE"/>
    <w:rsid w:val="009852DC"/>
    <w:rsid w:val="00985ABA"/>
    <w:rsid w:val="00990490"/>
    <w:rsid w:val="00990EFB"/>
    <w:rsid w:val="00991D1C"/>
    <w:rsid w:val="0099418B"/>
    <w:rsid w:val="0099434C"/>
    <w:rsid w:val="00994DAD"/>
    <w:rsid w:val="0099501F"/>
    <w:rsid w:val="00995D21"/>
    <w:rsid w:val="00996AD6"/>
    <w:rsid w:val="009A0C61"/>
    <w:rsid w:val="009A1E02"/>
    <w:rsid w:val="009A333E"/>
    <w:rsid w:val="009A4367"/>
    <w:rsid w:val="009A6E4A"/>
    <w:rsid w:val="009B5168"/>
    <w:rsid w:val="009B5FEC"/>
    <w:rsid w:val="009C11B0"/>
    <w:rsid w:val="009C2C5C"/>
    <w:rsid w:val="009C4687"/>
    <w:rsid w:val="009C7BF9"/>
    <w:rsid w:val="009D2846"/>
    <w:rsid w:val="009D7A5C"/>
    <w:rsid w:val="009E0527"/>
    <w:rsid w:val="009E065D"/>
    <w:rsid w:val="009E2169"/>
    <w:rsid w:val="009E240C"/>
    <w:rsid w:val="009E35B6"/>
    <w:rsid w:val="009E35F0"/>
    <w:rsid w:val="009E3A0A"/>
    <w:rsid w:val="009E4A02"/>
    <w:rsid w:val="009E4F77"/>
    <w:rsid w:val="009E61A4"/>
    <w:rsid w:val="009E69D8"/>
    <w:rsid w:val="009F0037"/>
    <w:rsid w:val="009F0307"/>
    <w:rsid w:val="009F0EE9"/>
    <w:rsid w:val="009F1C7F"/>
    <w:rsid w:val="009F20D1"/>
    <w:rsid w:val="009F3DDA"/>
    <w:rsid w:val="009F40A6"/>
    <w:rsid w:val="009F71DC"/>
    <w:rsid w:val="009F7EE3"/>
    <w:rsid w:val="00A00EEC"/>
    <w:rsid w:val="00A01E59"/>
    <w:rsid w:val="00A02906"/>
    <w:rsid w:val="00A0350A"/>
    <w:rsid w:val="00A04140"/>
    <w:rsid w:val="00A05D90"/>
    <w:rsid w:val="00A06E19"/>
    <w:rsid w:val="00A071D2"/>
    <w:rsid w:val="00A07328"/>
    <w:rsid w:val="00A079DD"/>
    <w:rsid w:val="00A11981"/>
    <w:rsid w:val="00A12A60"/>
    <w:rsid w:val="00A14652"/>
    <w:rsid w:val="00A14CA7"/>
    <w:rsid w:val="00A16AF8"/>
    <w:rsid w:val="00A2208C"/>
    <w:rsid w:val="00A22221"/>
    <w:rsid w:val="00A25AE5"/>
    <w:rsid w:val="00A265AF"/>
    <w:rsid w:val="00A2689B"/>
    <w:rsid w:val="00A26AD7"/>
    <w:rsid w:val="00A301EE"/>
    <w:rsid w:val="00A309E4"/>
    <w:rsid w:val="00A30E38"/>
    <w:rsid w:val="00A31607"/>
    <w:rsid w:val="00A3467C"/>
    <w:rsid w:val="00A35134"/>
    <w:rsid w:val="00A35683"/>
    <w:rsid w:val="00A371E6"/>
    <w:rsid w:val="00A40E75"/>
    <w:rsid w:val="00A410AC"/>
    <w:rsid w:val="00A42DF4"/>
    <w:rsid w:val="00A42FC2"/>
    <w:rsid w:val="00A43082"/>
    <w:rsid w:val="00A430FF"/>
    <w:rsid w:val="00A432DD"/>
    <w:rsid w:val="00A44A12"/>
    <w:rsid w:val="00A44C56"/>
    <w:rsid w:val="00A450C3"/>
    <w:rsid w:val="00A45328"/>
    <w:rsid w:val="00A45AA3"/>
    <w:rsid w:val="00A46288"/>
    <w:rsid w:val="00A463AC"/>
    <w:rsid w:val="00A51861"/>
    <w:rsid w:val="00A52107"/>
    <w:rsid w:val="00A53631"/>
    <w:rsid w:val="00A546DD"/>
    <w:rsid w:val="00A54FF8"/>
    <w:rsid w:val="00A55608"/>
    <w:rsid w:val="00A62280"/>
    <w:rsid w:val="00A624E3"/>
    <w:rsid w:val="00A63113"/>
    <w:rsid w:val="00A63427"/>
    <w:rsid w:val="00A63ABE"/>
    <w:rsid w:val="00A64097"/>
    <w:rsid w:val="00A65675"/>
    <w:rsid w:val="00A66400"/>
    <w:rsid w:val="00A66BE6"/>
    <w:rsid w:val="00A74A72"/>
    <w:rsid w:val="00A75F08"/>
    <w:rsid w:val="00A8027C"/>
    <w:rsid w:val="00A8053C"/>
    <w:rsid w:val="00A82184"/>
    <w:rsid w:val="00A8232D"/>
    <w:rsid w:val="00A828B9"/>
    <w:rsid w:val="00A83CFC"/>
    <w:rsid w:val="00A847B6"/>
    <w:rsid w:val="00A865DE"/>
    <w:rsid w:val="00A871C4"/>
    <w:rsid w:val="00A92F12"/>
    <w:rsid w:val="00AA06A2"/>
    <w:rsid w:val="00AA2450"/>
    <w:rsid w:val="00AA27F9"/>
    <w:rsid w:val="00AA361F"/>
    <w:rsid w:val="00AA69EE"/>
    <w:rsid w:val="00AA7D7E"/>
    <w:rsid w:val="00AB0B18"/>
    <w:rsid w:val="00AB1838"/>
    <w:rsid w:val="00AB2EAF"/>
    <w:rsid w:val="00AB5E7A"/>
    <w:rsid w:val="00AB66A3"/>
    <w:rsid w:val="00AB6FB3"/>
    <w:rsid w:val="00AC25C3"/>
    <w:rsid w:val="00AC3BB6"/>
    <w:rsid w:val="00AC5399"/>
    <w:rsid w:val="00AD094B"/>
    <w:rsid w:val="00AD1364"/>
    <w:rsid w:val="00AD166B"/>
    <w:rsid w:val="00AD5429"/>
    <w:rsid w:val="00AD5DED"/>
    <w:rsid w:val="00AD6E11"/>
    <w:rsid w:val="00AE01B7"/>
    <w:rsid w:val="00AE0225"/>
    <w:rsid w:val="00AE1E47"/>
    <w:rsid w:val="00AE2492"/>
    <w:rsid w:val="00AE2917"/>
    <w:rsid w:val="00AE37EC"/>
    <w:rsid w:val="00AE56D9"/>
    <w:rsid w:val="00AE58E7"/>
    <w:rsid w:val="00AE6BAB"/>
    <w:rsid w:val="00AE7B72"/>
    <w:rsid w:val="00AE7E99"/>
    <w:rsid w:val="00AF0E40"/>
    <w:rsid w:val="00AF1E06"/>
    <w:rsid w:val="00AF417A"/>
    <w:rsid w:val="00B0099E"/>
    <w:rsid w:val="00B014AC"/>
    <w:rsid w:val="00B04009"/>
    <w:rsid w:val="00B04B4C"/>
    <w:rsid w:val="00B05C67"/>
    <w:rsid w:val="00B05DBD"/>
    <w:rsid w:val="00B065CB"/>
    <w:rsid w:val="00B11EA4"/>
    <w:rsid w:val="00B1377F"/>
    <w:rsid w:val="00B140E7"/>
    <w:rsid w:val="00B149D2"/>
    <w:rsid w:val="00B14BD7"/>
    <w:rsid w:val="00B16E2A"/>
    <w:rsid w:val="00B20032"/>
    <w:rsid w:val="00B204B9"/>
    <w:rsid w:val="00B20B1B"/>
    <w:rsid w:val="00B20F8E"/>
    <w:rsid w:val="00B225D4"/>
    <w:rsid w:val="00B23DDD"/>
    <w:rsid w:val="00B24AD9"/>
    <w:rsid w:val="00B24CCA"/>
    <w:rsid w:val="00B25B88"/>
    <w:rsid w:val="00B26D48"/>
    <w:rsid w:val="00B310B2"/>
    <w:rsid w:val="00B3286C"/>
    <w:rsid w:val="00B3331A"/>
    <w:rsid w:val="00B35960"/>
    <w:rsid w:val="00B374BF"/>
    <w:rsid w:val="00B379F2"/>
    <w:rsid w:val="00B40130"/>
    <w:rsid w:val="00B40A4D"/>
    <w:rsid w:val="00B40D53"/>
    <w:rsid w:val="00B40FD1"/>
    <w:rsid w:val="00B426E3"/>
    <w:rsid w:val="00B42A78"/>
    <w:rsid w:val="00B43243"/>
    <w:rsid w:val="00B445E6"/>
    <w:rsid w:val="00B45172"/>
    <w:rsid w:val="00B46B65"/>
    <w:rsid w:val="00B46C77"/>
    <w:rsid w:val="00B46FC6"/>
    <w:rsid w:val="00B508B3"/>
    <w:rsid w:val="00B529F3"/>
    <w:rsid w:val="00B53906"/>
    <w:rsid w:val="00B54323"/>
    <w:rsid w:val="00B61D61"/>
    <w:rsid w:val="00B63499"/>
    <w:rsid w:val="00B64A6F"/>
    <w:rsid w:val="00B64AAD"/>
    <w:rsid w:val="00B64FD6"/>
    <w:rsid w:val="00B6591E"/>
    <w:rsid w:val="00B66195"/>
    <w:rsid w:val="00B671B3"/>
    <w:rsid w:val="00B73A17"/>
    <w:rsid w:val="00B7447C"/>
    <w:rsid w:val="00B74F64"/>
    <w:rsid w:val="00B7601A"/>
    <w:rsid w:val="00B80F58"/>
    <w:rsid w:val="00B8211F"/>
    <w:rsid w:val="00B8212D"/>
    <w:rsid w:val="00B824AE"/>
    <w:rsid w:val="00B82B9F"/>
    <w:rsid w:val="00B845C2"/>
    <w:rsid w:val="00B84EA1"/>
    <w:rsid w:val="00B87F71"/>
    <w:rsid w:val="00B91006"/>
    <w:rsid w:val="00B91A28"/>
    <w:rsid w:val="00B91FA6"/>
    <w:rsid w:val="00B948A7"/>
    <w:rsid w:val="00BA047B"/>
    <w:rsid w:val="00BA061F"/>
    <w:rsid w:val="00BA0F44"/>
    <w:rsid w:val="00BA1BD8"/>
    <w:rsid w:val="00BA5368"/>
    <w:rsid w:val="00BA5C13"/>
    <w:rsid w:val="00BA775C"/>
    <w:rsid w:val="00BB1289"/>
    <w:rsid w:val="00BB18FD"/>
    <w:rsid w:val="00BB2366"/>
    <w:rsid w:val="00BB355C"/>
    <w:rsid w:val="00BB4E4D"/>
    <w:rsid w:val="00BC3BA5"/>
    <w:rsid w:val="00BC42C6"/>
    <w:rsid w:val="00BC45E5"/>
    <w:rsid w:val="00BC4B99"/>
    <w:rsid w:val="00BC5FF1"/>
    <w:rsid w:val="00BC6EB4"/>
    <w:rsid w:val="00BD0978"/>
    <w:rsid w:val="00BD0B88"/>
    <w:rsid w:val="00BD186B"/>
    <w:rsid w:val="00BD192E"/>
    <w:rsid w:val="00BD23B3"/>
    <w:rsid w:val="00BD3DE9"/>
    <w:rsid w:val="00BD6305"/>
    <w:rsid w:val="00BD6733"/>
    <w:rsid w:val="00BD6858"/>
    <w:rsid w:val="00BE000B"/>
    <w:rsid w:val="00BE1D39"/>
    <w:rsid w:val="00BE20F1"/>
    <w:rsid w:val="00BE5541"/>
    <w:rsid w:val="00BE56EB"/>
    <w:rsid w:val="00BE78EB"/>
    <w:rsid w:val="00BF0085"/>
    <w:rsid w:val="00BF0586"/>
    <w:rsid w:val="00BF0715"/>
    <w:rsid w:val="00BF1D45"/>
    <w:rsid w:val="00BF1E0F"/>
    <w:rsid w:val="00BF34A7"/>
    <w:rsid w:val="00BF389E"/>
    <w:rsid w:val="00BF4733"/>
    <w:rsid w:val="00BF5FA9"/>
    <w:rsid w:val="00BF680C"/>
    <w:rsid w:val="00BF6C7B"/>
    <w:rsid w:val="00C0048A"/>
    <w:rsid w:val="00C02062"/>
    <w:rsid w:val="00C02899"/>
    <w:rsid w:val="00C029D3"/>
    <w:rsid w:val="00C03E6A"/>
    <w:rsid w:val="00C06B2A"/>
    <w:rsid w:val="00C10273"/>
    <w:rsid w:val="00C10297"/>
    <w:rsid w:val="00C111EC"/>
    <w:rsid w:val="00C1182B"/>
    <w:rsid w:val="00C136E8"/>
    <w:rsid w:val="00C16102"/>
    <w:rsid w:val="00C17C7C"/>
    <w:rsid w:val="00C2039A"/>
    <w:rsid w:val="00C215EC"/>
    <w:rsid w:val="00C216A1"/>
    <w:rsid w:val="00C22E27"/>
    <w:rsid w:val="00C2327D"/>
    <w:rsid w:val="00C23782"/>
    <w:rsid w:val="00C24C58"/>
    <w:rsid w:val="00C24CDF"/>
    <w:rsid w:val="00C26254"/>
    <w:rsid w:val="00C31470"/>
    <w:rsid w:val="00C331C8"/>
    <w:rsid w:val="00C335C6"/>
    <w:rsid w:val="00C339C1"/>
    <w:rsid w:val="00C35560"/>
    <w:rsid w:val="00C4073D"/>
    <w:rsid w:val="00C41A8D"/>
    <w:rsid w:val="00C42275"/>
    <w:rsid w:val="00C43194"/>
    <w:rsid w:val="00C43707"/>
    <w:rsid w:val="00C47F4A"/>
    <w:rsid w:val="00C50405"/>
    <w:rsid w:val="00C50458"/>
    <w:rsid w:val="00C50DDD"/>
    <w:rsid w:val="00C51BEC"/>
    <w:rsid w:val="00C5320C"/>
    <w:rsid w:val="00C551D2"/>
    <w:rsid w:val="00C55693"/>
    <w:rsid w:val="00C556F8"/>
    <w:rsid w:val="00C63A85"/>
    <w:rsid w:val="00C640CC"/>
    <w:rsid w:val="00C6719E"/>
    <w:rsid w:val="00C67587"/>
    <w:rsid w:val="00C67EDD"/>
    <w:rsid w:val="00C71821"/>
    <w:rsid w:val="00C72544"/>
    <w:rsid w:val="00C725BD"/>
    <w:rsid w:val="00C728C5"/>
    <w:rsid w:val="00C73965"/>
    <w:rsid w:val="00C73B4A"/>
    <w:rsid w:val="00C80156"/>
    <w:rsid w:val="00C80FFD"/>
    <w:rsid w:val="00C81530"/>
    <w:rsid w:val="00C824A5"/>
    <w:rsid w:val="00C8361B"/>
    <w:rsid w:val="00C8474F"/>
    <w:rsid w:val="00C853AF"/>
    <w:rsid w:val="00C87C11"/>
    <w:rsid w:val="00C908CF"/>
    <w:rsid w:val="00C93D7A"/>
    <w:rsid w:val="00CA173D"/>
    <w:rsid w:val="00CA1B6C"/>
    <w:rsid w:val="00CA1C01"/>
    <w:rsid w:val="00CA1E01"/>
    <w:rsid w:val="00CA204E"/>
    <w:rsid w:val="00CA3812"/>
    <w:rsid w:val="00CA611F"/>
    <w:rsid w:val="00CA6181"/>
    <w:rsid w:val="00CA6DD0"/>
    <w:rsid w:val="00CB052C"/>
    <w:rsid w:val="00CB1371"/>
    <w:rsid w:val="00CB233F"/>
    <w:rsid w:val="00CB2724"/>
    <w:rsid w:val="00CB3D3F"/>
    <w:rsid w:val="00CB4BD6"/>
    <w:rsid w:val="00CB5603"/>
    <w:rsid w:val="00CB5968"/>
    <w:rsid w:val="00CB6F61"/>
    <w:rsid w:val="00CC31F3"/>
    <w:rsid w:val="00CC4CD3"/>
    <w:rsid w:val="00CC582E"/>
    <w:rsid w:val="00CC5B95"/>
    <w:rsid w:val="00CC77C5"/>
    <w:rsid w:val="00CD017C"/>
    <w:rsid w:val="00CD2090"/>
    <w:rsid w:val="00CD33D7"/>
    <w:rsid w:val="00CD4E35"/>
    <w:rsid w:val="00CD600D"/>
    <w:rsid w:val="00CD63F5"/>
    <w:rsid w:val="00CE006C"/>
    <w:rsid w:val="00CE0C01"/>
    <w:rsid w:val="00CE19AE"/>
    <w:rsid w:val="00CE2542"/>
    <w:rsid w:val="00CE2EF7"/>
    <w:rsid w:val="00CE3A3A"/>
    <w:rsid w:val="00CE3FE8"/>
    <w:rsid w:val="00CE64D2"/>
    <w:rsid w:val="00CE7735"/>
    <w:rsid w:val="00CF12F7"/>
    <w:rsid w:val="00CF13E1"/>
    <w:rsid w:val="00CF1900"/>
    <w:rsid w:val="00CF3451"/>
    <w:rsid w:val="00CF5938"/>
    <w:rsid w:val="00CF73C7"/>
    <w:rsid w:val="00CF7C1C"/>
    <w:rsid w:val="00CF7DEA"/>
    <w:rsid w:val="00D01C69"/>
    <w:rsid w:val="00D0265B"/>
    <w:rsid w:val="00D0673E"/>
    <w:rsid w:val="00D07525"/>
    <w:rsid w:val="00D10773"/>
    <w:rsid w:val="00D114DC"/>
    <w:rsid w:val="00D132B4"/>
    <w:rsid w:val="00D132E3"/>
    <w:rsid w:val="00D16EFD"/>
    <w:rsid w:val="00D17068"/>
    <w:rsid w:val="00D20DF3"/>
    <w:rsid w:val="00D228AF"/>
    <w:rsid w:val="00D31D6E"/>
    <w:rsid w:val="00D32606"/>
    <w:rsid w:val="00D345D1"/>
    <w:rsid w:val="00D34D1A"/>
    <w:rsid w:val="00D35C24"/>
    <w:rsid w:val="00D37396"/>
    <w:rsid w:val="00D37D17"/>
    <w:rsid w:val="00D4043D"/>
    <w:rsid w:val="00D40AF1"/>
    <w:rsid w:val="00D40FC4"/>
    <w:rsid w:val="00D412D5"/>
    <w:rsid w:val="00D43908"/>
    <w:rsid w:val="00D44B0F"/>
    <w:rsid w:val="00D45711"/>
    <w:rsid w:val="00D462D2"/>
    <w:rsid w:val="00D4680B"/>
    <w:rsid w:val="00D46B92"/>
    <w:rsid w:val="00D4716F"/>
    <w:rsid w:val="00D47E3C"/>
    <w:rsid w:val="00D50D1E"/>
    <w:rsid w:val="00D51AFA"/>
    <w:rsid w:val="00D5340C"/>
    <w:rsid w:val="00D616C0"/>
    <w:rsid w:val="00D61C48"/>
    <w:rsid w:val="00D61F7B"/>
    <w:rsid w:val="00D62FD8"/>
    <w:rsid w:val="00D63B09"/>
    <w:rsid w:val="00D63EDC"/>
    <w:rsid w:val="00D65F1D"/>
    <w:rsid w:val="00D66B0D"/>
    <w:rsid w:val="00D6725F"/>
    <w:rsid w:val="00D672EF"/>
    <w:rsid w:val="00D67CE8"/>
    <w:rsid w:val="00D72D02"/>
    <w:rsid w:val="00D75C2B"/>
    <w:rsid w:val="00D7637C"/>
    <w:rsid w:val="00D76685"/>
    <w:rsid w:val="00D77294"/>
    <w:rsid w:val="00D77CEA"/>
    <w:rsid w:val="00D80875"/>
    <w:rsid w:val="00D821F3"/>
    <w:rsid w:val="00D83702"/>
    <w:rsid w:val="00D8462E"/>
    <w:rsid w:val="00D860C6"/>
    <w:rsid w:val="00D905C2"/>
    <w:rsid w:val="00D90A58"/>
    <w:rsid w:val="00D923CA"/>
    <w:rsid w:val="00D92759"/>
    <w:rsid w:val="00D93644"/>
    <w:rsid w:val="00D93F1A"/>
    <w:rsid w:val="00D942EE"/>
    <w:rsid w:val="00D96F5F"/>
    <w:rsid w:val="00D979EE"/>
    <w:rsid w:val="00DA0E1F"/>
    <w:rsid w:val="00DA4196"/>
    <w:rsid w:val="00DA47A8"/>
    <w:rsid w:val="00DA5233"/>
    <w:rsid w:val="00DA53C7"/>
    <w:rsid w:val="00DA57B4"/>
    <w:rsid w:val="00DA59CE"/>
    <w:rsid w:val="00DA69A2"/>
    <w:rsid w:val="00DA6C97"/>
    <w:rsid w:val="00DA6CE6"/>
    <w:rsid w:val="00DA6D06"/>
    <w:rsid w:val="00DB0198"/>
    <w:rsid w:val="00DB0BB5"/>
    <w:rsid w:val="00DB12E5"/>
    <w:rsid w:val="00DB1977"/>
    <w:rsid w:val="00DB2671"/>
    <w:rsid w:val="00DB3431"/>
    <w:rsid w:val="00DB40A6"/>
    <w:rsid w:val="00DB647F"/>
    <w:rsid w:val="00DB7E46"/>
    <w:rsid w:val="00DC13E9"/>
    <w:rsid w:val="00DC2810"/>
    <w:rsid w:val="00DC485D"/>
    <w:rsid w:val="00DC68FF"/>
    <w:rsid w:val="00DD3E30"/>
    <w:rsid w:val="00DD4FE2"/>
    <w:rsid w:val="00DD6E7D"/>
    <w:rsid w:val="00DD7700"/>
    <w:rsid w:val="00DD7CF1"/>
    <w:rsid w:val="00DE20CB"/>
    <w:rsid w:val="00DE3C9D"/>
    <w:rsid w:val="00DE60C0"/>
    <w:rsid w:val="00DE6567"/>
    <w:rsid w:val="00DE658D"/>
    <w:rsid w:val="00DE6E41"/>
    <w:rsid w:val="00DE727C"/>
    <w:rsid w:val="00DF03D8"/>
    <w:rsid w:val="00DF1498"/>
    <w:rsid w:val="00DF1F01"/>
    <w:rsid w:val="00DF331B"/>
    <w:rsid w:val="00DF63DF"/>
    <w:rsid w:val="00DF76C5"/>
    <w:rsid w:val="00DF7CC3"/>
    <w:rsid w:val="00E01485"/>
    <w:rsid w:val="00E01A21"/>
    <w:rsid w:val="00E0672B"/>
    <w:rsid w:val="00E10BA7"/>
    <w:rsid w:val="00E111F6"/>
    <w:rsid w:val="00E11CAF"/>
    <w:rsid w:val="00E1415D"/>
    <w:rsid w:val="00E14520"/>
    <w:rsid w:val="00E17144"/>
    <w:rsid w:val="00E176BC"/>
    <w:rsid w:val="00E179BC"/>
    <w:rsid w:val="00E20061"/>
    <w:rsid w:val="00E204F5"/>
    <w:rsid w:val="00E209F0"/>
    <w:rsid w:val="00E222FB"/>
    <w:rsid w:val="00E22313"/>
    <w:rsid w:val="00E2265C"/>
    <w:rsid w:val="00E23A74"/>
    <w:rsid w:val="00E35B9B"/>
    <w:rsid w:val="00E35BFE"/>
    <w:rsid w:val="00E363B8"/>
    <w:rsid w:val="00E41794"/>
    <w:rsid w:val="00E41FAC"/>
    <w:rsid w:val="00E4256A"/>
    <w:rsid w:val="00E4348D"/>
    <w:rsid w:val="00E43549"/>
    <w:rsid w:val="00E44F97"/>
    <w:rsid w:val="00E45318"/>
    <w:rsid w:val="00E45C5D"/>
    <w:rsid w:val="00E47EDE"/>
    <w:rsid w:val="00E47EF9"/>
    <w:rsid w:val="00E54BC8"/>
    <w:rsid w:val="00E54C47"/>
    <w:rsid w:val="00E5522B"/>
    <w:rsid w:val="00E56EAB"/>
    <w:rsid w:val="00E60189"/>
    <w:rsid w:val="00E60AA4"/>
    <w:rsid w:val="00E60E9B"/>
    <w:rsid w:val="00E61D89"/>
    <w:rsid w:val="00E623B7"/>
    <w:rsid w:val="00E645E7"/>
    <w:rsid w:val="00E64F95"/>
    <w:rsid w:val="00E653F1"/>
    <w:rsid w:val="00E65771"/>
    <w:rsid w:val="00E65CED"/>
    <w:rsid w:val="00E66364"/>
    <w:rsid w:val="00E67C03"/>
    <w:rsid w:val="00E71EDF"/>
    <w:rsid w:val="00E722E6"/>
    <w:rsid w:val="00E72331"/>
    <w:rsid w:val="00E74AD4"/>
    <w:rsid w:val="00E74EC1"/>
    <w:rsid w:val="00E75524"/>
    <w:rsid w:val="00E75878"/>
    <w:rsid w:val="00E75FF2"/>
    <w:rsid w:val="00E76777"/>
    <w:rsid w:val="00E767C0"/>
    <w:rsid w:val="00E80B2B"/>
    <w:rsid w:val="00E81289"/>
    <w:rsid w:val="00E815A7"/>
    <w:rsid w:val="00E82B49"/>
    <w:rsid w:val="00E834FC"/>
    <w:rsid w:val="00E83FD1"/>
    <w:rsid w:val="00E85157"/>
    <w:rsid w:val="00E87965"/>
    <w:rsid w:val="00E91737"/>
    <w:rsid w:val="00E92208"/>
    <w:rsid w:val="00E94589"/>
    <w:rsid w:val="00E9535D"/>
    <w:rsid w:val="00E9565A"/>
    <w:rsid w:val="00E957C9"/>
    <w:rsid w:val="00E9748E"/>
    <w:rsid w:val="00E9797D"/>
    <w:rsid w:val="00EA287E"/>
    <w:rsid w:val="00EA45DA"/>
    <w:rsid w:val="00EA51B4"/>
    <w:rsid w:val="00EA72EF"/>
    <w:rsid w:val="00EA76C3"/>
    <w:rsid w:val="00EB1B5A"/>
    <w:rsid w:val="00EB22F7"/>
    <w:rsid w:val="00EB26BE"/>
    <w:rsid w:val="00EB2A06"/>
    <w:rsid w:val="00EB6048"/>
    <w:rsid w:val="00EB6EB2"/>
    <w:rsid w:val="00EB74C7"/>
    <w:rsid w:val="00EC3AB3"/>
    <w:rsid w:val="00EC4332"/>
    <w:rsid w:val="00EC4CD4"/>
    <w:rsid w:val="00EC77C1"/>
    <w:rsid w:val="00ED0CE0"/>
    <w:rsid w:val="00ED0DB7"/>
    <w:rsid w:val="00ED2758"/>
    <w:rsid w:val="00ED4FDF"/>
    <w:rsid w:val="00ED66D8"/>
    <w:rsid w:val="00EE011D"/>
    <w:rsid w:val="00EE0C7F"/>
    <w:rsid w:val="00EE13C3"/>
    <w:rsid w:val="00EE160F"/>
    <w:rsid w:val="00EE22D8"/>
    <w:rsid w:val="00EE52DE"/>
    <w:rsid w:val="00EE61F6"/>
    <w:rsid w:val="00EF148F"/>
    <w:rsid w:val="00EF4028"/>
    <w:rsid w:val="00EF46D0"/>
    <w:rsid w:val="00EF588A"/>
    <w:rsid w:val="00EF7610"/>
    <w:rsid w:val="00EF7C06"/>
    <w:rsid w:val="00EF7FE1"/>
    <w:rsid w:val="00F00E21"/>
    <w:rsid w:val="00F0309B"/>
    <w:rsid w:val="00F03EEF"/>
    <w:rsid w:val="00F04277"/>
    <w:rsid w:val="00F04F69"/>
    <w:rsid w:val="00F100E5"/>
    <w:rsid w:val="00F10161"/>
    <w:rsid w:val="00F10DB8"/>
    <w:rsid w:val="00F12AFC"/>
    <w:rsid w:val="00F12FAA"/>
    <w:rsid w:val="00F15F6C"/>
    <w:rsid w:val="00F161BE"/>
    <w:rsid w:val="00F17B4D"/>
    <w:rsid w:val="00F21F8F"/>
    <w:rsid w:val="00F22921"/>
    <w:rsid w:val="00F23F19"/>
    <w:rsid w:val="00F27701"/>
    <w:rsid w:val="00F35BE3"/>
    <w:rsid w:val="00F35C66"/>
    <w:rsid w:val="00F36FAF"/>
    <w:rsid w:val="00F41581"/>
    <w:rsid w:val="00F42B28"/>
    <w:rsid w:val="00F4385D"/>
    <w:rsid w:val="00F45042"/>
    <w:rsid w:val="00F5062B"/>
    <w:rsid w:val="00F50DCD"/>
    <w:rsid w:val="00F51555"/>
    <w:rsid w:val="00F51C33"/>
    <w:rsid w:val="00F51EF5"/>
    <w:rsid w:val="00F5256D"/>
    <w:rsid w:val="00F52DFF"/>
    <w:rsid w:val="00F53048"/>
    <w:rsid w:val="00F53C1A"/>
    <w:rsid w:val="00F542BB"/>
    <w:rsid w:val="00F55426"/>
    <w:rsid w:val="00F5638B"/>
    <w:rsid w:val="00F563B2"/>
    <w:rsid w:val="00F57253"/>
    <w:rsid w:val="00F63128"/>
    <w:rsid w:val="00F6510A"/>
    <w:rsid w:val="00F6761F"/>
    <w:rsid w:val="00F678EC"/>
    <w:rsid w:val="00F67D43"/>
    <w:rsid w:val="00F72A4C"/>
    <w:rsid w:val="00F74E9A"/>
    <w:rsid w:val="00F75D14"/>
    <w:rsid w:val="00F76B83"/>
    <w:rsid w:val="00F77A3D"/>
    <w:rsid w:val="00F80A05"/>
    <w:rsid w:val="00F83D6C"/>
    <w:rsid w:val="00F8781B"/>
    <w:rsid w:val="00F87E61"/>
    <w:rsid w:val="00F91B9E"/>
    <w:rsid w:val="00F9331E"/>
    <w:rsid w:val="00F9365E"/>
    <w:rsid w:val="00F961F0"/>
    <w:rsid w:val="00F9783D"/>
    <w:rsid w:val="00F97F22"/>
    <w:rsid w:val="00FA0FCC"/>
    <w:rsid w:val="00FA2607"/>
    <w:rsid w:val="00FA72F5"/>
    <w:rsid w:val="00FB1500"/>
    <w:rsid w:val="00FB2303"/>
    <w:rsid w:val="00FB23AC"/>
    <w:rsid w:val="00FB268C"/>
    <w:rsid w:val="00FB6C7A"/>
    <w:rsid w:val="00FB72B5"/>
    <w:rsid w:val="00FB777D"/>
    <w:rsid w:val="00FB7F66"/>
    <w:rsid w:val="00FC02B5"/>
    <w:rsid w:val="00FC079E"/>
    <w:rsid w:val="00FC0BF0"/>
    <w:rsid w:val="00FC2106"/>
    <w:rsid w:val="00FC386E"/>
    <w:rsid w:val="00FC4F2E"/>
    <w:rsid w:val="00FC57AB"/>
    <w:rsid w:val="00FC615D"/>
    <w:rsid w:val="00FC6523"/>
    <w:rsid w:val="00FC6CD0"/>
    <w:rsid w:val="00FC7FF2"/>
    <w:rsid w:val="00FD0D6E"/>
    <w:rsid w:val="00FD2F24"/>
    <w:rsid w:val="00FD3B42"/>
    <w:rsid w:val="00FD52B3"/>
    <w:rsid w:val="00FD71CE"/>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microsoft.com/office/2011/relationships/commentsExtended" Target="commentsExtended.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4.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footer" Target="footer9.xml"/><Relationship Id="rId30" Type="http://schemas.openxmlformats.org/officeDocument/2006/relationships/footer" Target="footer12.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A1349-A1E2-4C1E-95F7-463B2746D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55</Pages>
  <Words>39829</Words>
  <Characters>219065</Characters>
  <Application>Microsoft Office Word</Application>
  <DocSecurity>0</DocSecurity>
  <Lines>1825</Lines>
  <Paragraphs>516</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258378</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19</cp:revision>
  <cp:lastPrinted>1899-12-31T23:00:00Z</cp:lastPrinted>
  <dcterms:created xsi:type="dcterms:W3CDTF">2023-08-31T05:37:00Z</dcterms:created>
  <dcterms:modified xsi:type="dcterms:W3CDTF">2023-08-31T11:25:00Z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id="HZZtsMsy"/&gt;&lt;style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