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B493EE6" w:rsidR="00110323" w:rsidRPr="00EA76C3" w:rsidRDefault="00B04B4C">
      <w:pPr>
        <w:pStyle w:val="102TitreMmoire"/>
        <w:rPr>
          <w:rFonts w:ascii="Arial" w:hAnsi="Arial" w:cs="Arial"/>
        </w:rPr>
      </w:pPr>
      <w:r>
        <w:rPr>
          <w:rFonts w:ascii="Arial" w:hAnsi="Arial" w:cs="Arial"/>
        </w:rPr>
        <w:t>Mémoire de fin d'études</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280A6AE6" w:rsidR="00110323" w:rsidRDefault="00B04B4C">
      <w:pPr>
        <w:pStyle w:val="102TitreMmoire"/>
        <w:pBdr>
          <w:top w:val="single" w:sz="8" w:space="1" w:color="000000"/>
          <w:left w:val="single" w:sz="8" w:space="1" w:color="000000"/>
          <w:bottom w:val="single" w:sz="8" w:space="1" w:color="000000"/>
          <w:right w:val="single" w:sz="8" w:space="1" w:color="000000"/>
        </w:pBdr>
        <w:rPr>
          <w:ins w:id="0" w:author="Jacques DAVID" w:date="2023-08-24T13:17:00Z"/>
          <w:rFonts w:ascii="Arial" w:hAnsi="Arial" w:cs="Arial"/>
        </w:rPr>
      </w:pPr>
      <w:r>
        <w:rPr>
          <w:rFonts w:ascii="Arial" w:hAnsi="Arial" w:cs="Arial"/>
        </w:rPr>
        <w:t>Les pratiques de sélections paysannes de blé dur :</w:t>
      </w:r>
      <w:r w:rsidR="003B6339">
        <w:rPr>
          <w:rFonts w:ascii="Arial" w:hAnsi="Arial" w:cs="Arial"/>
        </w:rPr>
        <w:t xml:space="preserve"> à compléter</w:t>
      </w:r>
    </w:p>
    <w:p w14:paraId="32B3B726" w14:textId="494DF89C" w:rsidR="00C5353D" w:rsidRPr="00EA76C3" w:rsidRDefault="00C5353D">
      <w:pPr>
        <w:pStyle w:val="102TitreMmoire"/>
        <w:pBdr>
          <w:top w:val="single" w:sz="8" w:space="1" w:color="000000"/>
          <w:left w:val="single" w:sz="8" w:space="1" w:color="000000"/>
          <w:bottom w:val="single" w:sz="8" w:space="1" w:color="000000"/>
          <w:right w:val="single" w:sz="8" w:space="1" w:color="000000"/>
        </w:pBdr>
        <w:rPr>
          <w:rFonts w:ascii="Arial" w:hAnsi="Arial" w:cs="Arial"/>
        </w:rPr>
      </w:pPr>
      <w:ins w:id="1" w:author="Jacques DAVID" w:date="2023-08-24T13:17:00Z">
        <w:r>
          <w:rPr>
            <w:rFonts w:ascii="Arial" w:hAnsi="Arial" w:cs="Arial"/>
          </w:rPr>
          <w:t xml:space="preserve">Propositions de méthodes adaptées aux pratiques de sélection paysanne </w:t>
        </w:r>
      </w:ins>
      <w:proofErr w:type="spellStart"/>
      <w:ins w:id="2" w:author="Jacques DAVID" w:date="2023-08-24T13:18:00Z">
        <w:r>
          <w:rPr>
            <w:rFonts w:ascii="Arial" w:hAnsi="Arial" w:cs="Arial"/>
          </w:rPr>
          <w:t>pourl’amélioration</w:t>
        </w:r>
        <w:proofErr w:type="spellEnd"/>
        <w:r>
          <w:rPr>
            <w:rFonts w:ascii="Arial" w:hAnsi="Arial" w:cs="Arial"/>
          </w:rPr>
          <w:t xml:space="preserve"> de</w:t>
        </w:r>
      </w:ins>
      <w:ins w:id="3" w:author="Jacques DAVID" w:date="2023-08-24T13:17:00Z">
        <w:r>
          <w:rPr>
            <w:rFonts w:ascii="Arial" w:hAnsi="Arial" w:cs="Arial"/>
          </w:rPr>
          <w:t xml:space="preserve"> la valeur des grains </w:t>
        </w:r>
      </w:ins>
      <w:ins w:id="4" w:author="Jacques DAVID" w:date="2023-08-24T13:18:00Z">
        <w:r>
          <w:rPr>
            <w:rFonts w:ascii="Arial" w:hAnsi="Arial" w:cs="Arial"/>
          </w:rPr>
          <w:t xml:space="preserve">de </w:t>
        </w:r>
      </w:ins>
      <w:ins w:id="5" w:author="Jacques DAVID" w:date="2023-08-24T13:17:00Z">
        <w:r>
          <w:rPr>
            <w:rFonts w:ascii="Arial" w:hAnsi="Arial" w:cs="Arial"/>
          </w:rPr>
          <w:t>blé dur ??</w:t>
        </w:r>
      </w:ins>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74B50D28" w14:textId="12092E19" w:rsidR="00110323" w:rsidRDefault="00110323">
      <w:pPr>
        <w:pStyle w:val="Corpsdetexte"/>
        <w:jc w:val="center"/>
        <w:rPr>
          <w:rFonts w:ascii="Arial" w:hAnsi="Arial" w:cs="Arial"/>
          <w:b/>
          <w:color w:val="FF0000"/>
          <w:sz w:val="36"/>
          <w:szCs w:val="36"/>
        </w:rPr>
      </w:pPr>
    </w:p>
    <w:p w14:paraId="053A2304" w14:textId="5CB4FAE1" w:rsidR="00052A3E" w:rsidRDefault="00052A3E">
      <w:pPr>
        <w:pStyle w:val="Corpsdetexte"/>
        <w:jc w:val="center"/>
        <w:rPr>
          <w:rFonts w:ascii="Arial" w:hAnsi="Arial" w:cs="Arial"/>
          <w:b/>
          <w:color w:val="FF0000"/>
          <w:sz w:val="36"/>
          <w:szCs w:val="36"/>
        </w:rPr>
      </w:pPr>
    </w:p>
    <w:p w14:paraId="260966E0" w14:textId="6A9493AF" w:rsidR="00052A3E" w:rsidRDefault="00052A3E">
      <w:pPr>
        <w:pStyle w:val="Corpsdetexte"/>
        <w:jc w:val="center"/>
        <w:rPr>
          <w:rFonts w:ascii="Arial" w:hAnsi="Arial" w:cs="Arial"/>
          <w:b/>
          <w:color w:val="FF0000"/>
          <w:sz w:val="36"/>
          <w:szCs w:val="36"/>
        </w:rPr>
      </w:pPr>
    </w:p>
    <w:p w14:paraId="60F29277" w14:textId="77777777" w:rsidR="00052A3E" w:rsidRDefault="00052A3E">
      <w:pPr>
        <w:pStyle w:val="Corpsdetexte"/>
        <w:jc w:val="center"/>
      </w:pPr>
    </w:p>
    <w:p w14:paraId="60C69BA2" w14:textId="77777777" w:rsidR="00110323" w:rsidRDefault="00110323">
      <w:pPr>
        <w:pStyle w:val="Corpsdetexte"/>
        <w:jc w:val="center"/>
      </w:pPr>
    </w:p>
    <w:p w14:paraId="3E4D8977" w14:textId="015690E8" w:rsidR="00110323" w:rsidRPr="005D25CA" w:rsidRDefault="00052A3E" w:rsidP="005D25CA">
      <w:pPr>
        <w:pStyle w:val="105Mmoireprsentpar"/>
        <w:spacing w:after="240"/>
        <w:rPr>
          <w:rFonts w:ascii="Arial" w:hAnsi="Arial" w:cs="Arial"/>
        </w:rPr>
      </w:pPr>
      <w:proofErr w:type="gramStart"/>
      <w:r>
        <w:rPr>
          <w:rFonts w:ascii="Arial" w:hAnsi="Arial" w:cs="Arial"/>
        </w:rPr>
        <w:lastRenderedPageBreak/>
        <w:t>par</w:t>
      </w:r>
      <w:proofErr w:type="gramEnd"/>
      <w:r>
        <w:rPr>
          <w:rFonts w:ascii="Arial" w:hAnsi="Arial" w:cs="Arial"/>
        </w:rPr>
        <w:t xml:space="preserve"> Clément BIENVENU</w:t>
      </w:r>
      <w:r w:rsidR="00110323" w:rsidRPr="005D25CA">
        <w:rPr>
          <w:rFonts w:ascii="Arial" w:hAnsi="Arial" w:cs="Arial"/>
        </w:rPr>
        <w:t xml:space="preserve"> </w:t>
      </w:r>
    </w:p>
    <w:p w14:paraId="3F9F7E7C" w14:textId="23027E27" w:rsidR="00110323" w:rsidRDefault="00052A3E" w:rsidP="005D25CA">
      <w:pPr>
        <w:pStyle w:val="104Datedesoutenance"/>
        <w:spacing w:before="600"/>
      </w:pPr>
      <w:r>
        <w:t>Année de soutenance : 2023</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lastRenderedPageBreak/>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881EB0A" w14:textId="74829D50" w:rsidR="00234CB8"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234CB8">
        <w:rPr>
          <w:noProof/>
        </w:rPr>
        <w:t>1</w:t>
      </w:r>
      <w:r w:rsidR="00234CB8">
        <w:rPr>
          <w:rFonts w:asciiTheme="minorHAnsi" w:eastAsiaTheme="minorEastAsia" w:hAnsiTheme="minorHAnsi" w:cstheme="minorBidi"/>
          <w:noProof/>
          <w:szCs w:val="22"/>
        </w:rPr>
        <w:tab/>
      </w:r>
      <w:r w:rsidR="00234CB8">
        <w:rPr>
          <w:noProof/>
        </w:rPr>
        <w:t>Introduction</w:t>
      </w:r>
      <w:r w:rsidR="00234CB8">
        <w:rPr>
          <w:noProof/>
        </w:rPr>
        <w:tab/>
      </w:r>
      <w:r w:rsidR="00234CB8">
        <w:rPr>
          <w:noProof/>
        </w:rPr>
        <w:fldChar w:fldCharType="begin"/>
      </w:r>
      <w:r w:rsidR="00234CB8">
        <w:rPr>
          <w:noProof/>
        </w:rPr>
        <w:instrText xml:space="preserve"> PAGEREF _Toc143696998 \h </w:instrText>
      </w:r>
      <w:r w:rsidR="00234CB8">
        <w:rPr>
          <w:noProof/>
        </w:rPr>
      </w:r>
      <w:r w:rsidR="00234CB8">
        <w:rPr>
          <w:noProof/>
        </w:rPr>
        <w:fldChar w:fldCharType="separate"/>
      </w:r>
      <w:r w:rsidR="00180335">
        <w:rPr>
          <w:noProof/>
        </w:rPr>
        <w:t>12</w:t>
      </w:r>
      <w:r w:rsidR="00234CB8">
        <w:rPr>
          <w:noProof/>
        </w:rPr>
        <w:fldChar w:fldCharType="end"/>
      </w:r>
    </w:p>
    <w:p w14:paraId="6B22AB95" w14:textId="334EFA8A" w:rsidR="00234CB8" w:rsidRDefault="00234CB8">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_Toc143696999 \h </w:instrText>
      </w:r>
      <w:r>
        <w:rPr>
          <w:noProof/>
        </w:rPr>
      </w:r>
      <w:r>
        <w:rPr>
          <w:noProof/>
        </w:rPr>
        <w:fldChar w:fldCharType="separate"/>
      </w:r>
      <w:r w:rsidR="00180335">
        <w:rPr>
          <w:noProof/>
        </w:rPr>
        <w:t>12</w:t>
      </w:r>
      <w:r>
        <w:rPr>
          <w:noProof/>
        </w:rPr>
        <w:fldChar w:fldCharType="end"/>
      </w:r>
    </w:p>
    <w:p w14:paraId="2C1D61E0" w14:textId="0B667502" w:rsidR="00234CB8" w:rsidRDefault="00234CB8">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_Toc143697000 \h </w:instrText>
      </w:r>
      <w:r>
        <w:rPr>
          <w:noProof/>
        </w:rPr>
      </w:r>
      <w:r>
        <w:rPr>
          <w:noProof/>
        </w:rPr>
        <w:fldChar w:fldCharType="separate"/>
      </w:r>
      <w:r w:rsidR="00180335">
        <w:rPr>
          <w:noProof/>
        </w:rPr>
        <w:t>12</w:t>
      </w:r>
      <w:r>
        <w:rPr>
          <w:noProof/>
        </w:rPr>
        <w:fldChar w:fldCharType="end"/>
      </w:r>
    </w:p>
    <w:p w14:paraId="7E4093D4" w14:textId="3E81067F" w:rsidR="00234CB8" w:rsidRDefault="00234CB8">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_Toc143697001 \h </w:instrText>
      </w:r>
      <w:r>
        <w:rPr>
          <w:noProof/>
        </w:rPr>
      </w:r>
      <w:r>
        <w:rPr>
          <w:noProof/>
        </w:rPr>
        <w:fldChar w:fldCharType="separate"/>
      </w:r>
      <w:r w:rsidR="00180335">
        <w:rPr>
          <w:noProof/>
        </w:rPr>
        <w:t>13</w:t>
      </w:r>
      <w:r>
        <w:rPr>
          <w:noProof/>
        </w:rPr>
        <w:fldChar w:fldCharType="end"/>
      </w:r>
    </w:p>
    <w:p w14:paraId="0E743AD5" w14:textId="7E61CD14" w:rsidR="00234CB8" w:rsidRDefault="00234CB8">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_Toc143697002 \h </w:instrText>
      </w:r>
      <w:r>
        <w:rPr>
          <w:noProof/>
        </w:rPr>
      </w:r>
      <w:r>
        <w:rPr>
          <w:noProof/>
        </w:rPr>
        <w:fldChar w:fldCharType="separate"/>
      </w:r>
      <w:r w:rsidR="00180335">
        <w:rPr>
          <w:noProof/>
        </w:rPr>
        <w:t>14</w:t>
      </w:r>
      <w:r>
        <w:rPr>
          <w:noProof/>
        </w:rPr>
        <w:fldChar w:fldCharType="end"/>
      </w:r>
    </w:p>
    <w:p w14:paraId="1C01B8F3" w14:textId="2FA0FFB9" w:rsidR="00234CB8" w:rsidRDefault="00234CB8">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_Toc143697003 \h </w:instrText>
      </w:r>
      <w:r>
        <w:rPr>
          <w:noProof/>
        </w:rPr>
      </w:r>
      <w:r>
        <w:rPr>
          <w:noProof/>
        </w:rPr>
        <w:fldChar w:fldCharType="separate"/>
      </w:r>
      <w:r w:rsidR="00180335">
        <w:rPr>
          <w:noProof/>
        </w:rPr>
        <w:t>15</w:t>
      </w:r>
      <w:r>
        <w:rPr>
          <w:noProof/>
        </w:rPr>
        <w:fldChar w:fldCharType="end"/>
      </w:r>
    </w:p>
    <w:p w14:paraId="09210544" w14:textId="01C4D679" w:rsidR="00234CB8" w:rsidRDefault="00234CB8">
      <w:pPr>
        <w:pStyle w:val="TM2"/>
        <w:tabs>
          <w:tab w:val="left" w:pos="849"/>
        </w:tabs>
        <w:rPr>
          <w:rFonts w:asciiTheme="minorHAnsi" w:eastAsiaTheme="minorEastAsia" w:hAnsiTheme="minorHAnsi" w:cstheme="minorBidi"/>
          <w:noProof/>
          <w:szCs w:val="22"/>
        </w:rPr>
      </w:pPr>
      <w:r>
        <w:rPr>
          <w:noProof/>
        </w:rPr>
        <w:t>1.6</w:t>
      </w:r>
      <w:r>
        <w:rPr>
          <w:rFonts w:asciiTheme="minorHAnsi" w:eastAsiaTheme="minorEastAsia" w:hAnsiTheme="minorHAnsi" w:cstheme="minorBidi"/>
          <w:noProof/>
          <w:szCs w:val="22"/>
        </w:rPr>
        <w:tab/>
      </w:r>
      <w:r>
        <w:rPr>
          <w:noProof/>
        </w:rPr>
        <w:t>Hypothèses</w:t>
      </w:r>
      <w:r>
        <w:rPr>
          <w:noProof/>
        </w:rPr>
        <w:tab/>
      </w:r>
      <w:r>
        <w:rPr>
          <w:noProof/>
        </w:rPr>
        <w:fldChar w:fldCharType="begin"/>
      </w:r>
      <w:r>
        <w:rPr>
          <w:noProof/>
        </w:rPr>
        <w:instrText xml:space="preserve"> PAGEREF _Toc143697004 \h </w:instrText>
      </w:r>
      <w:r>
        <w:rPr>
          <w:noProof/>
        </w:rPr>
      </w:r>
      <w:r>
        <w:rPr>
          <w:noProof/>
        </w:rPr>
        <w:fldChar w:fldCharType="separate"/>
      </w:r>
      <w:r w:rsidR="00180335">
        <w:rPr>
          <w:noProof/>
        </w:rPr>
        <w:t>19</w:t>
      </w:r>
      <w:r>
        <w:rPr>
          <w:noProof/>
        </w:rPr>
        <w:fldChar w:fldCharType="end"/>
      </w:r>
    </w:p>
    <w:p w14:paraId="52D3C404" w14:textId="6A98228E" w:rsidR="00234CB8" w:rsidRDefault="00234CB8">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_Toc143697005 \h </w:instrText>
      </w:r>
      <w:r>
        <w:rPr>
          <w:noProof/>
        </w:rPr>
      </w:r>
      <w:r>
        <w:rPr>
          <w:noProof/>
        </w:rPr>
        <w:fldChar w:fldCharType="separate"/>
      </w:r>
      <w:r w:rsidR="00180335">
        <w:rPr>
          <w:noProof/>
        </w:rPr>
        <w:t>20</w:t>
      </w:r>
      <w:r>
        <w:rPr>
          <w:noProof/>
        </w:rPr>
        <w:fldChar w:fldCharType="end"/>
      </w:r>
    </w:p>
    <w:p w14:paraId="21139DC7" w14:textId="69998363" w:rsidR="00234CB8" w:rsidRDefault="00234CB8">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_Toc143697006 \h </w:instrText>
      </w:r>
      <w:r>
        <w:rPr>
          <w:noProof/>
        </w:rPr>
      </w:r>
      <w:r>
        <w:rPr>
          <w:noProof/>
        </w:rPr>
        <w:fldChar w:fldCharType="separate"/>
      </w:r>
      <w:r w:rsidR="00180335">
        <w:rPr>
          <w:noProof/>
        </w:rPr>
        <w:t>20</w:t>
      </w:r>
      <w:r>
        <w:rPr>
          <w:noProof/>
        </w:rPr>
        <w:fldChar w:fldCharType="end"/>
      </w:r>
    </w:p>
    <w:p w14:paraId="0898AA59" w14:textId="0E338A56" w:rsidR="00234CB8" w:rsidRDefault="00234CB8">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_Toc143697007 \h </w:instrText>
      </w:r>
      <w:r>
        <w:rPr>
          <w:noProof/>
        </w:rPr>
      </w:r>
      <w:r>
        <w:rPr>
          <w:noProof/>
        </w:rPr>
        <w:fldChar w:fldCharType="separate"/>
      </w:r>
      <w:r w:rsidR="00180335">
        <w:rPr>
          <w:noProof/>
        </w:rPr>
        <w:t>20</w:t>
      </w:r>
      <w:r>
        <w:rPr>
          <w:noProof/>
        </w:rPr>
        <w:fldChar w:fldCharType="end"/>
      </w:r>
    </w:p>
    <w:p w14:paraId="63CBBDA5" w14:textId="6A646D41" w:rsidR="00234CB8" w:rsidRDefault="00234CB8">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_Toc143697008 \h </w:instrText>
      </w:r>
      <w:r>
        <w:rPr>
          <w:noProof/>
        </w:rPr>
      </w:r>
      <w:r>
        <w:rPr>
          <w:noProof/>
        </w:rPr>
        <w:fldChar w:fldCharType="separate"/>
      </w:r>
      <w:r w:rsidR="00180335">
        <w:rPr>
          <w:noProof/>
        </w:rPr>
        <w:t>21</w:t>
      </w:r>
      <w:r>
        <w:rPr>
          <w:noProof/>
        </w:rPr>
        <w:fldChar w:fldCharType="end"/>
      </w:r>
    </w:p>
    <w:p w14:paraId="1A374E51" w14:textId="4EDB8F1F" w:rsidR="00234CB8" w:rsidRDefault="00234CB8">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_Toc143697009 \h </w:instrText>
      </w:r>
      <w:r>
        <w:rPr>
          <w:noProof/>
        </w:rPr>
      </w:r>
      <w:r>
        <w:rPr>
          <w:noProof/>
        </w:rPr>
        <w:fldChar w:fldCharType="separate"/>
      </w:r>
      <w:r w:rsidR="00180335">
        <w:rPr>
          <w:noProof/>
        </w:rPr>
        <w:t>23</w:t>
      </w:r>
      <w:r>
        <w:rPr>
          <w:noProof/>
        </w:rPr>
        <w:fldChar w:fldCharType="end"/>
      </w:r>
    </w:p>
    <w:p w14:paraId="56C43811" w14:textId="3C16EE4F" w:rsidR="00234CB8" w:rsidRDefault="00234CB8">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_Toc143697010 \h </w:instrText>
      </w:r>
      <w:r>
        <w:rPr>
          <w:noProof/>
        </w:rPr>
      </w:r>
      <w:r>
        <w:rPr>
          <w:noProof/>
        </w:rPr>
        <w:fldChar w:fldCharType="separate"/>
      </w:r>
      <w:r w:rsidR="00180335">
        <w:rPr>
          <w:noProof/>
        </w:rPr>
        <w:t>23</w:t>
      </w:r>
      <w:r>
        <w:rPr>
          <w:noProof/>
        </w:rPr>
        <w:fldChar w:fldCharType="end"/>
      </w:r>
    </w:p>
    <w:p w14:paraId="40A7B852" w14:textId="4A9FD16D" w:rsidR="00234CB8" w:rsidRDefault="00234CB8">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_Toc143697011 \h </w:instrText>
      </w:r>
      <w:r>
        <w:rPr>
          <w:noProof/>
        </w:rPr>
      </w:r>
      <w:r>
        <w:rPr>
          <w:noProof/>
        </w:rPr>
        <w:fldChar w:fldCharType="separate"/>
      </w:r>
      <w:r w:rsidR="00180335">
        <w:rPr>
          <w:noProof/>
        </w:rPr>
        <w:t>27</w:t>
      </w:r>
      <w:r>
        <w:rPr>
          <w:noProof/>
        </w:rPr>
        <w:fldChar w:fldCharType="end"/>
      </w:r>
    </w:p>
    <w:p w14:paraId="7D56FAF3" w14:textId="4D74069E" w:rsidR="00234CB8" w:rsidRDefault="00234CB8">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_Toc143697012 \h </w:instrText>
      </w:r>
      <w:r>
        <w:rPr>
          <w:noProof/>
        </w:rPr>
      </w:r>
      <w:r>
        <w:rPr>
          <w:noProof/>
        </w:rPr>
        <w:fldChar w:fldCharType="separate"/>
      </w:r>
      <w:r w:rsidR="00180335">
        <w:rPr>
          <w:noProof/>
        </w:rPr>
        <w:t>29</w:t>
      </w:r>
      <w:r>
        <w:rPr>
          <w:noProof/>
        </w:rPr>
        <w:fldChar w:fldCharType="end"/>
      </w:r>
    </w:p>
    <w:p w14:paraId="0CE64254" w14:textId="5716A962" w:rsidR="00234CB8" w:rsidRDefault="00234CB8">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Impact de la sélection sur la taille du grain</w:t>
      </w:r>
      <w:r>
        <w:rPr>
          <w:noProof/>
        </w:rPr>
        <w:tab/>
      </w:r>
      <w:r>
        <w:rPr>
          <w:noProof/>
        </w:rPr>
        <w:fldChar w:fldCharType="begin"/>
      </w:r>
      <w:r>
        <w:rPr>
          <w:noProof/>
        </w:rPr>
        <w:instrText xml:space="preserve"> PAGEREF _Toc143697013 \h </w:instrText>
      </w:r>
      <w:r>
        <w:rPr>
          <w:noProof/>
        </w:rPr>
      </w:r>
      <w:r>
        <w:rPr>
          <w:noProof/>
        </w:rPr>
        <w:fldChar w:fldCharType="separate"/>
      </w:r>
      <w:r w:rsidR="00180335">
        <w:rPr>
          <w:noProof/>
        </w:rPr>
        <w:t>29</w:t>
      </w:r>
      <w:r>
        <w:rPr>
          <w:noProof/>
        </w:rPr>
        <w:fldChar w:fldCharType="end"/>
      </w:r>
    </w:p>
    <w:p w14:paraId="788B4257" w14:textId="3BFBC29F" w:rsidR="00234CB8" w:rsidRDefault="00234CB8">
      <w:pPr>
        <w:pStyle w:val="TM3"/>
        <w:tabs>
          <w:tab w:val="left" w:pos="1415"/>
        </w:tabs>
        <w:rPr>
          <w:rFonts w:asciiTheme="minorHAnsi" w:eastAsiaTheme="minorEastAsia" w:hAnsiTheme="minorHAnsi" w:cstheme="minorBidi"/>
          <w:noProof/>
          <w:szCs w:val="22"/>
        </w:rPr>
      </w:pPr>
      <w:r>
        <w:rPr>
          <w:noProof/>
        </w:rPr>
        <w:t>3.1.1</w:t>
      </w:r>
      <w:r>
        <w:rPr>
          <w:rFonts w:asciiTheme="minorHAnsi" w:eastAsiaTheme="minorEastAsia" w:hAnsiTheme="minorHAnsi" w:cstheme="minorBidi"/>
          <w:noProof/>
          <w:szCs w:val="22"/>
        </w:rPr>
        <w:tab/>
      </w:r>
      <w:r>
        <w:rPr>
          <w:noProof/>
        </w:rPr>
        <w:t>Sélection sur grain par tamisage : résultats de l’expérience au champ</w:t>
      </w:r>
      <w:r>
        <w:rPr>
          <w:noProof/>
        </w:rPr>
        <w:tab/>
      </w:r>
      <w:r>
        <w:rPr>
          <w:noProof/>
        </w:rPr>
        <w:fldChar w:fldCharType="begin"/>
      </w:r>
      <w:r>
        <w:rPr>
          <w:noProof/>
        </w:rPr>
        <w:instrText xml:space="preserve"> PAGEREF _Toc143697014 \h </w:instrText>
      </w:r>
      <w:r>
        <w:rPr>
          <w:noProof/>
        </w:rPr>
      </w:r>
      <w:r>
        <w:rPr>
          <w:noProof/>
        </w:rPr>
        <w:fldChar w:fldCharType="separate"/>
      </w:r>
      <w:r w:rsidR="00180335">
        <w:rPr>
          <w:noProof/>
        </w:rPr>
        <w:t>29</w:t>
      </w:r>
      <w:r>
        <w:rPr>
          <w:noProof/>
        </w:rPr>
        <w:fldChar w:fldCharType="end"/>
      </w:r>
    </w:p>
    <w:p w14:paraId="117CFBCB" w14:textId="1D4C5928" w:rsidR="00234CB8" w:rsidRDefault="00234CB8">
      <w:pPr>
        <w:pStyle w:val="TM3"/>
        <w:tabs>
          <w:tab w:val="left" w:pos="1415"/>
        </w:tabs>
        <w:rPr>
          <w:rFonts w:asciiTheme="minorHAnsi" w:eastAsiaTheme="minorEastAsia" w:hAnsiTheme="minorHAnsi" w:cstheme="minorBidi"/>
          <w:noProof/>
          <w:szCs w:val="22"/>
        </w:rPr>
      </w:pPr>
      <w:r>
        <w:rPr>
          <w:noProof/>
        </w:rPr>
        <w:t>3.1.2</w:t>
      </w:r>
      <w:r>
        <w:rPr>
          <w:rFonts w:asciiTheme="minorHAnsi" w:eastAsiaTheme="minorEastAsia" w:hAnsiTheme="minorHAnsi" w:cstheme="minorBidi"/>
          <w:noProof/>
          <w:szCs w:val="22"/>
        </w:rPr>
        <w:tab/>
      </w:r>
      <w:r>
        <w:rPr>
          <w:noProof/>
        </w:rPr>
        <w:t>Résultats pour la sélection in silico</w:t>
      </w:r>
      <w:r>
        <w:rPr>
          <w:noProof/>
        </w:rPr>
        <w:tab/>
      </w:r>
      <w:r>
        <w:rPr>
          <w:noProof/>
        </w:rPr>
        <w:fldChar w:fldCharType="begin"/>
      </w:r>
      <w:r>
        <w:rPr>
          <w:noProof/>
        </w:rPr>
        <w:instrText xml:space="preserve"> PAGEREF _Toc143697015 \h </w:instrText>
      </w:r>
      <w:r>
        <w:rPr>
          <w:noProof/>
        </w:rPr>
      </w:r>
      <w:r>
        <w:rPr>
          <w:noProof/>
        </w:rPr>
        <w:fldChar w:fldCharType="separate"/>
      </w:r>
      <w:r w:rsidR="00180335">
        <w:rPr>
          <w:noProof/>
        </w:rPr>
        <w:t>31</w:t>
      </w:r>
      <w:r>
        <w:rPr>
          <w:noProof/>
        </w:rPr>
        <w:fldChar w:fldCharType="end"/>
      </w:r>
    </w:p>
    <w:p w14:paraId="02D45BB7" w14:textId="7D5DA439" w:rsidR="00234CB8" w:rsidRDefault="00234CB8">
      <w:pPr>
        <w:pStyle w:val="TM2"/>
        <w:tabs>
          <w:tab w:val="left" w:pos="849"/>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Comparaison de la sélection sur grain et sur épi</w:t>
      </w:r>
      <w:r>
        <w:rPr>
          <w:noProof/>
        </w:rPr>
        <w:tab/>
      </w:r>
      <w:r>
        <w:rPr>
          <w:noProof/>
        </w:rPr>
        <w:fldChar w:fldCharType="begin"/>
      </w:r>
      <w:r>
        <w:rPr>
          <w:noProof/>
        </w:rPr>
        <w:instrText xml:space="preserve"> PAGEREF _Toc143697016 \h </w:instrText>
      </w:r>
      <w:r>
        <w:rPr>
          <w:noProof/>
        </w:rPr>
      </w:r>
      <w:r>
        <w:rPr>
          <w:noProof/>
        </w:rPr>
        <w:fldChar w:fldCharType="separate"/>
      </w:r>
      <w:r w:rsidR="00180335">
        <w:rPr>
          <w:noProof/>
        </w:rPr>
        <w:t>33</w:t>
      </w:r>
      <w:r>
        <w:rPr>
          <w:noProof/>
        </w:rPr>
        <w:fldChar w:fldCharType="end"/>
      </w:r>
    </w:p>
    <w:p w14:paraId="27CF1B1A" w14:textId="0F5276D4" w:rsidR="00234CB8" w:rsidRDefault="00234CB8">
      <w:pPr>
        <w:pStyle w:val="TM3"/>
        <w:tabs>
          <w:tab w:val="left" w:pos="1415"/>
        </w:tabs>
        <w:rPr>
          <w:rFonts w:asciiTheme="minorHAnsi" w:eastAsiaTheme="minorEastAsia" w:hAnsiTheme="minorHAnsi" w:cstheme="minorBidi"/>
          <w:noProof/>
          <w:szCs w:val="22"/>
        </w:rPr>
      </w:pPr>
      <w:r>
        <w:rPr>
          <w:noProof/>
        </w:rPr>
        <w:t>3.2.1</w:t>
      </w:r>
      <w:r>
        <w:rPr>
          <w:rFonts w:asciiTheme="minorHAnsi" w:eastAsiaTheme="minorEastAsia" w:hAnsiTheme="minorHAnsi" w:cstheme="minorBidi"/>
          <w:noProof/>
          <w:szCs w:val="22"/>
        </w:rPr>
        <w:tab/>
      </w:r>
      <w:r>
        <w:rPr>
          <w:noProof/>
        </w:rPr>
        <w:t>Commentaire sur l’équation</w:t>
      </w:r>
      <w:r>
        <w:rPr>
          <w:noProof/>
        </w:rPr>
        <w:tab/>
      </w:r>
      <w:r>
        <w:rPr>
          <w:noProof/>
        </w:rPr>
        <w:fldChar w:fldCharType="begin"/>
      </w:r>
      <w:r>
        <w:rPr>
          <w:noProof/>
        </w:rPr>
        <w:instrText xml:space="preserve"> PAGEREF _Toc143697017 \h </w:instrText>
      </w:r>
      <w:r>
        <w:rPr>
          <w:noProof/>
        </w:rPr>
      </w:r>
      <w:r>
        <w:rPr>
          <w:noProof/>
        </w:rPr>
        <w:fldChar w:fldCharType="separate"/>
      </w:r>
      <w:r w:rsidR="00180335">
        <w:rPr>
          <w:noProof/>
        </w:rPr>
        <w:t>33</w:t>
      </w:r>
      <w:r>
        <w:rPr>
          <w:noProof/>
        </w:rPr>
        <w:fldChar w:fldCharType="end"/>
      </w:r>
    </w:p>
    <w:p w14:paraId="4F4F80F3" w14:textId="07C5C802" w:rsidR="00234CB8" w:rsidRDefault="00234CB8">
      <w:pPr>
        <w:pStyle w:val="TM3"/>
        <w:tabs>
          <w:tab w:val="left" w:pos="1415"/>
        </w:tabs>
        <w:rPr>
          <w:rFonts w:asciiTheme="minorHAnsi" w:eastAsiaTheme="minorEastAsia" w:hAnsiTheme="minorHAnsi" w:cstheme="minorBidi"/>
          <w:noProof/>
          <w:szCs w:val="22"/>
        </w:rPr>
      </w:pPr>
      <w:r>
        <w:rPr>
          <w:noProof/>
        </w:rPr>
        <w:t>3.2.2</w:t>
      </w:r>
      <w:r>
        <w:rPr>
          <w:rFonts w:asciiTheme="minorHAnsi" w:eastAsiaTheme="minorEastAsia" w:hAnsiTheme="minorHAnsi" w:cstheme="minorBidi"/>
          <w:noProof/>
          <w:szCs w:val="22"/>
        </w:rPr>
        <w:tab/>
      </w:r>
      <w:r>
        <w:rPr>
          <w:noProof/>
        </w:rPr>
        <w:t>Validation du développement analytique</w:t>
      </w:r>
      <w:r>
        <w:rPr>
          <w:noProof/>
        </w:rPr>
        <w:tab/>
      </w:r>
      <w:r>
        <w:rPr>
          <w:noProof/>
        </w:rPr>
        <w:fldChar w:fldCharType="begin"/>
      </w:r>
      <w:r>
        <w:rPr>
          <w:noProof/>
        </w:rPr>
        <w:instrText xml:space="preserve"> PAGEREF _Toc143697018 \h </w:instrText>
      </w:r>
      <w:r>
        <w:rPr>
          <w:noProof/>
        </w:rPr>
      </w:r>
      <w:r>
        <w:rPr>
          <w:noProof/>
        </w:rPr>
        <w:fldChar w:fldCharType="separate"/>
      </w:r>
      <w:r w:rsidR="00180335">
        <w:rPr>
          <w:noProof/>
        </w:rPr>
        <w:t>34</w:t>
      </w:r>
      <w:r>
        <w:rPr>
          <w:noProof/>
        </w:rPr>
        <w:fldChar w:fldCharType="end"/>
      </w:r>
    </w:p>
    <w:p w14:paraId="3812C637" w14:textId="34973ADD" w:rsidR="00234CB8" w:rsidRDefault="00234CB8">
      <w:pPr>
        <w:pStyle w:val="TM3"/>
        <w:tabs>
          <w:tab w:val="left" w:pos="1415"/>
        </w:tabs>
        <w:rPr>
          <w:rFonts w:asciiTheme="minorHAnsi" w:eastAsiaTheme="minorEastAsia" w:hAnsiTheme="minorHAnsi" w:cstheme="minorBidi"/>
          <w:noProof/>
          <w:szCs w:val="22"/>
        </w:rPr>
      </w:pPr>
      <w:r>
        <w:rPr>
          <w:noProof/>
        </w:rPr>
        <w:t>3.2.3</w:t>
      </w:r>
      <w:r>
        <w:rPr>
          <w:rFonts w:asciiTheme="minorHAnsi" w:eastAsiaTheme="minorEastAsia" w:hAnsiTheme="minorHAnsi" w:cstheme="minorBidi"/>
          <w:noProof/>
          <w:szCs w:val="22"/>
        </w:rPr>
        <w:tab/>
      </w:r>
      <w:r>
        <w:rPr>
          <w:noProof/>
        </w:rPr>
        <w:t>Exploration des paramètres</w:t>
      </w:r>
      <w:r>
        <w:rPr>
          <w:noProof/>
        </w:rPr>
        <w:tab/>
      </w:r>
      <w:r>
        <w:rPr>
          <w:noProof/>
        </w:rPr>
        <w:fldChar w:fldCharType="begin"/>
      </w:r>
      <w:r>
        <w:rPr>
          <w:noProof/>
        </w:rPr>
        <w:instrText xml:space="preserve"> PAGEREF _Toc143697019 \h </w:instrText>
      </w:r>
      <w:r>
        <w:rPr>
          <w:noProof/>
        </w:rPr>
      </w:r>
      <w:r>
        <w:rPr>
          <w:noProof/>
        </w:rPr>
        <w:fldChar w:fldCharType="separate"/>
      </w:r>
      <w:r w:rsidR="00180335">
        <w:rPr>
          <w:noProof/>
        </w:rPr>
        <w:t>35</w:t>
      </w:r>
      <w:r>
        <w:rPr>
          <w:noProof/>
        </w:rPr>
        <w:fldChar w:fldCharType="end"/>
      </w:r>
    </w:p>
    <w:p w14:paraId="434B00F3" w14:textId="03BEA3D4" w:rsidR="00234CB8" w:rsidRDefault="00234CB8">
      <w:pPr>
        <w:pStyle w:val="TM1"/>
        <w:tabs>
          <w:tab w:val="left" w:pos="566"/>
        </w:tabs>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Discussion</w:t>
      </w:r>
      <w:r>
        <w:rPr>
          <w:noProof/>
        </w:rPr>
        <w:tab/>
      </w:r>
      <w:r>
        <w:rPr>
          <w:noProof/>
        </w:rPr>
        <w:fldChar w:fldCharType="begin"/>
      </w:r>
      <w:r>
        <w:rPr>
          <w:noProof/>
        </w:rPr>
        <w:instrText xml:space="preserve"> PAGEREF _Toc143697020 \h </w:instrText>
      </w:r>
      <w:r>
        <w:rPr>
          <w:noProof/>
        </w:rPr>
      </w:r>
      <w:r>
        <w:rPr>
          <w:noProof/>
        </w:rPr>
        <w:fldChar w:fldCharType="separate"/>
      </w:r>
      <w:r w:rsidR="00180335">
        <w:rPr>
          <w:noProof/>
        </w:rPr>
        <w:t>37</w:t>
      </w:r>
      <w:r>
        <w:rPr>
          <w:noProof/>
        </w:rPr>
        <w:fldChar w:fldCharType="end"/>
      </w:r>
    </w:p>
    <w:p w14:paraId="2F70435E" w14:textId="5EA97720" w:rsidR="00234CB8" w:rsidRDefault="00234CB8">
      <w:pPr>
        <w:pStyle w:val="TM2"/>
        <w:tabs>
          <w:tab w:val="left" w:pos="849"/>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Retour sur les résultats de sélection</w:t>
      </w:r>
      <w:r>
        <w:rPr>
          <w:noProof/>
        </w:rPr>
        <w:tab/>
      </w:r>
      <w:r>
        <w:rPr>
          <w:noProof/>
        </w:rPr>
        <w:fldChar w:fldCharType="begin"/>
      </w:r>
      <w:r>
        <w:rPr>
          <w:noProof/>
        </w:rPr>
        <w:instrText xml:space="preserve"> PAGEREF _Toc143697021 \h </w:instrText>
      </w:r>
      <w:r>
        <w:rPr>
          <w:noProof/>
        </w:rPr>
      </w:r>
      <w:r>
        <w:rPr>
          <w:noProof/>
        </w:rPr>
        <w:fldChar w:fldCharType="separate"/>
      </w:r>
      <w:r w:rsidR="00180335">
        <w:rPr>
          <w:noProof/>
        </w:rPr>
        <w:t>37</w:t>
      </w:r>
      <w:r>
        <w:rPr>
          <w:noProof/>
        </w:rPr>
        <w:fldChar w:fldCharType="end"/>
      </w:r>
    </w:p>
    <w:p w14:paraId="00D545DE" w14:textId="4CCBAEE7" w:rsidR="00234CB8" w:rsidRDefault="00234CB8">
      <w:pPr>
        <w:pStyle w:val="TM2"/>
        <w:tabs>
          <w:tab w:val="left" w:pos="849"/>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Prise de recul sur l’équation</w:t>
      </w:r>
      <w:r>
        <w:rPr>
          <w:noProof/>
        </w:rPr>
        <w:tab/>
      </w:r>
      <w:r>
        <w:rPr>
          <w:noProof/>
        </w:rPr>
        <w:fldChar w:fldCharType="begin"/>
      </w:r>
      <w:r>
        <w:rPr>
          <w:noProof/>
        </w:rPr>
        <w:instrText xml:space="preserve"> PAGEREF _Toc143697022 \h </w:instrText>
      </w:r>
      <w:r>
        <w:rPr>
          <w:noProof/>
        </w:rPr>
      </w:r>
      <w:r>
        <w:rPr>
          <w:noProof/>
        </w:rPr>
        <w:fldChar w:fldCharType="separate"/>
      </w:r>
      <w:r w:rsidR="00180335">
        <w:rPr>
          <w:noProof/>
        </w:rPr>
        <w:t>39</w:t>
      </w:r>
      <w:r>
        <w:rPr>
          <w:noProof/>
        </w:rPr>
        <w:fldChar w:fldCharType="end"/>
      </w:r>
    </w:p>
    <w:p w14:paraId="10E60B86" w14:textId="072E3DBA" w:rsidR="00234CB8" w:rsidRDefault="00234CB8">
      <w:pPr>
        <w:pStyle w:val="TM2"/>
        <w:tabs>
          <w:tab w:val="left" w:pos="849"/>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A qui peut servir l’équation ?</w:t>
      </w:r>
      <w:r>
        <w:rPr>
          <w:noProof/>
        </w:rPr>
        <w:tab/>
      </w:r>
      <w:r>
        <w:rPr>
          <w:noProof/>
        </w:rPr>
        <w:fldChar w:fldCharType="begin"/>
      </w:r>
      <w:r>
        <w:rPr>
          <w:noProof/>
        </w:rPr>
        <w:instrText xml:space="preserve"> PAGEREF _Toc143697023 \h </w:instrText>
      </w:r>
      <w:r>
        <w:rPr>
          <w:noProof/>
        </w:rPr>
      </w:r>
      <w:r>
        <w:rPr>
          <w:noProof/>
        </w:rPr>
        <w:fldChar w:fldCharType="separate"/>
      </w:r>
      <w:r w:rsidR="00180335">
        <w:rPr>
          <w:noProof/>
        </w:rPr>
        <w:t>41</w:t>
      </w:r>
      <w:r>
        <w:rPr>
          <w:noProof/>
        </w:rPr>
        <w:fldChar w:fldCharType="end"/>
      </w:r>
    </w:p>
    <w:p w14:paraId="6454DE28" w14:textId="474B51A9" w:rsidR="00234CB8" w:rsidRDefault="00234CB8">
      <w:pPr>
        <w:pStyle w:val="TM2"/>
        <w:tabs>
          <w:tab w:val="left" w:pos="849"/>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Vers une sélection massale phénomique des grains ?</w:t>
      </w:r>
      <w:r>
        <w:rPr>
          <w:noProof/>
        </w:rPr>
        <w:tab/>
      </w:r>
      <w:r>
        <w:rPr>
          <w:noProof/>
        </w:rPr>
        <w:fldChar w:fldCharType="begin"/>
      </w:r>
      <w:r>
        <w:rPr>
          <w:noProof/>
        </w:rPr>
        <w:instrText xml:space="preserve"> PAGEREF _Toc143697024 \h </w:instrText>
      </w:r>
      <w:r>
        <w:rPr>
          <w:noProof/>
        </w:rPr>
      </w:r>
      <w:r>
        <w:rPr>
          <w:noProof/>
        </w:rPr>
        <w:fldChar w:fldCharType="separate"/>
      </w:r>
      <w:r w:rsidR="00180335">
        <w:rPr>
          <w:noProof/>
        </w:rPr>
        <w:t>41</w:t>
      </w:r>
      <w:r>
        <w:rPr>
          <w:noProof/>
        </w:rPr>
        <w:fldChar w:fldCharType="end"/>
      </w:r>
    </w:p>
    <w:p w14:paraId="07E9B28B" w14:textId="7A0F5021"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3403C969" w14:textId="06892D0E" w:rsidR="00D713A8" w:rsidRPr="00C83F87" w:rsidRDefault="00D713A8">
      <w:pPr>
        <w:rPr>
          <w:ins w:id="6" w:author="Jacques DAVID" w:date="2023-08-25T11:22:00Z"/>
        </w:rPr>
        <w:pPrChange w:id="7" w:author="Jacques DAVID" w:date="2023-08-25T11:29:00Z">
          <w:pPr>
            <w:pStyle w:val="Titre1"/>
          </w:pPr>
        </w:pPrChange>
      </w:pPr>
      <w:bookmarkStart w:id="8" w:name="_Toc143696998"/>
      <w:ins w:id="9" w:author="Jacques DAVID" w:date="2023-08-25T11:28:00Z">
        <w:r w:rsidRPr="00D713A8">
          <w:lastRenderedPageBreak/>
          <w:t xml:space="preserve">C’est un peu scolaire, si tu rédigeais une </w:t>
        </w:r>
        <w:proofErr w:type="spellStart"/>
        <w:r w:rsidRPr="00D713A8">
          <w:t>publi</w:t>
        </w:r>
        <w:proofErr w:type="spellEnd"/>
        <w:r w:rsidRPr="00D713A8">
          <w:t xml:space="preserve"> tu n</w:t>
        </w:r>
      </w:ins>
      <w:ins w:id="10" w:author="Jacques DAVID" w:date="2023-08-25T11:29:00Z">
        <w:r w:rsidRPr="00D713A8">
          <w:t xml:space="preserve">’aurais pas pris ce plan. </w:t>
        </w:r>
        <w:proofErr w:type="spellStart"/>
        <w:proofErr w:type="gramStart"/>
        <w:r w:rsidRPr="00D713A8">
          <w:t>Ca</w:t>
        </w:r>
        <w:proofErr w:type="spellEnd"/>
        <w:proofErr w:type="gramEnd"/>
        <w:r w:rsidRPr="00D713A8">
          <w:t xml:space="preserve"> serait le </w:t>
        </w:r>
        <w:proofErr w:type="spellStart"/>
        <w:r w:rsidRPr="00D713A8">
          <w:t>meme</w:t>
        </w:r>
        <w:proofErr w:type="spellEnd"/>
        <w:r w:rsidRPr="00D713A8">
          <w:t xml:space="preserve"> texte mais placé et orienté différemment</w:t>
        </w:r>
      </w:ins>
    </w:p>
    <w:p w14:paraId="2E7EFB06" w14:textId="305124F6" w:rsidR="002E19EB" w:rsidRDefault="002E19EB" w:rsidP="002E19EB">
      <w:pPr>
        <w:pStyle w:val="Titre1"/>
      </w:pPr>
      <w:r>
        <w:t>Introduction</w:t>
      </w:r>
      <w:bookmarkEnd w:id="8"/>
    </w:p>
    <w:p w14:paraId="28EDE1EA" w14:textId="049FBE34" w:rsidR="008E6BBC" w:rsidRDefault="00BB355C" w:rsidP="00A071D2">
      <w:pPr>
        <w:pStyle w:val="Titre2"/>
      </w:pPr>
      <w:bookmarkStart w:id="11" w:name="_Toc143696999"/>
      <w:r>
        <w:t>Le blé dur</w:t>
      </w:r>
      <w:bookmarkEnd w:id="11"/>
      <w:ins w:id="12" w:author="Jacques DAVID" w:date="2023-08-25T11:27:00Z">
        <w:r w:rsidR="00D713A8">
          <w:t xml:space="preserve"> (change le </w:t>
        </w:r>
        <w:proofErr w:type="gramStart"/>
        <w:r w:rsidR="00D713A8">
          <w:t>titre ,</w:t>
        </w:r>
        <w:proofErr w:type="gramEnd"/>
        <w:r w:rsidR="00D713A8">
          <w:t xml:space="preserve"> c’est plat)</w:t>
        </w:r>
      </w:ins>
    </w:p>
    <w:p w14:paraId="4AEA57EF" w14:textId="32EE5117" w:rsidR="007A66C3" w:rsidRDefault="00DD7CF1"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w:t>
      </w:r>
      <w:proofErr w:type="spellStart"/>
      <w:r w:rsidRPr="00A071D2">
        <w:t>céréale</w:t>
      </w:r>
      <w:del w:id="13" w:author="Jacques DAVID" w:date="2023-08-25T11:25:00Z">
        <w:r w:rsidRPr="00A071D2" w:rsidDel="00D713A8">
          <w:delText xml:space="preserve"> </w:delText>
        </w:r>
      </w:del>
      <w:ins w:id="14" w:author="Jacques DAVID" w:date="2023-08-25T11:25:00Z">
        <w:r w:rsidR="00D713A8">
          <w:t>cultivée</w:t>
        </w:r>
        <w:proofErr w:type="spellEnd"/>
        <w:r w:rsidR="00D713A8">
          <w:t xml:space="preserve"> pour ses grains majoritairement destinés à l’alimentation humaine</w:t>
        </w:r>
      </w:ins>
      <w:del w:id="15" w:author="Jacques DAVID" w:date="2023-08-25T11:25:00Z">
        <w:r w:rsidRPr="00A071D2" w:rsidDel="00D713A8">
          <w:delText>de la famille des poacées</w:delText>
        </w:r>
      </w:del>
      <w:r w:rsidRPr="00A071D2">
        <w:t xml:space="preserve">. </w:t>
      </w:r>
      <w:r>
        <w:t xml:space="preserve">Comme toutes les cultures, elle </w:t>
      </w:r>
      <w:del w:id="16" w:author="Jacques DAVID" w:date="2023-08-25T11:25:00Z">
        <w:r w:rsidDel="00D713A8">
          <w:delText xml:space="preserve">va être </w:delText>
        </w:r>
      </w:del>
      <w:ins w:id="17" w:author="Jacques DAVID" w:date="2023-08-25T11:25:00Z">
        <w:r w:rsidR="00D713A8">
          <w:t xml:space="preserve">est </w:t>
        </w:r>
      </w:ins>
      <w:r>
        <w:t xml:space="preserve">impactée par le changement climatique </w:t>
      </w:r>
      <w:r w:rsidR="007B0EBA">
        <w:t>et la demande d’une population croissante</w:t>
      </w:r>
      <w:ins w:id="18" w:author="Jacques DAVID" w:date="2023-08-25T11:26:00Z">
        <w:r w:rsidR="00D713A8">
          <w:t xml:space="preserve">,  notamment dans la zone MENA (Middle East and </w:t>
        </w:r>
        <w:proofErr w:type="spellStart"/>
        <w:r w:rsidR="00D713A8">
          <w:t>Northern</w:t>
        </w:r>
        <w:proofErr w:type="spellEnd"/>
        <w:r w:rsidR="00D713A8">
          <w:t xml:space="preserve"> </w:t>
        </w:r>
        <w:proofErr w:type="spellStart"/>
        <w:r w:rsidR="00D713A8">
          <w:t>Africa</w:t>
        </w:r>
        <w:proofErr w:type="spellEnd"/>
        <w:r w:rsidR="00D713A8">
          <w:t xml:space="preserve"> (à </w:t>
        </w:r>
        <w:proofErr w:type="spellStart"/>
        <w:r w:rsidR="00D713A8">
          <w:t>verifierà</w:t>
        </w:r>
      </w:ins>
      <w:proofErr w:type="spellEnd"/>
      <w:r w:rsidR="007B0EBA">
        <w:t>. U</w:t>
      </w:r>
      <w:r>
        <w:t xml:space="preserve">ne transition vers un modèle agricole plus résilient et durable du point de vue environnemental, social et économique est </w:t>
      </w:r>
      <w:r w:rsidR="007B0EBA">
        <w:t xml:space="preserve">donc </w:t>
      </w:r>
      <w:r>
        <w:t>nécessaire</w:t>
      </w:r>
      <w:r w:rsidR="008A7284">
        <w:t xml:space="preserve"> </w:t>
      </w:r>
      <w:r w:rsidR="008A7284">
        <w:fldChar w:fldCharType="begin"/>
      </w:r>
      <w:r w:rsidR="008A7284">
        <w:instrText xml:space="preserve"> ADDIN ZOTERO_ITEM CSL_CITATION {"citationID":"UvVHmfDF","properties":{"formattedCitation":"(Horlings and Marsden, 2011)","plainCitation":"(Horlings and Marsden, 2011)","noteIndex":0},"citationItems":[{"id":4951,"uris":["http://zotero.org/groups/4992050/items/QU2YF7C4"],"itemData":{"id":4951,"type":"article-journal","abstract":"The challenge to produce enough food is more urgent than ever. We argue that the dominant food regime has responded to this challenge by a ‘narrow’ ecological modernisation process within agriculture which may decrease environmental effects to a certain extent, but also causes new negative side-effects and exposes some important missing links. In this paper we explore what might be a ‘real’ ecological modernisation process, including social, cultural, spatial and political aspects. The central question concerns: is there evidence in practice that agro-ecological approaches can contribute to the future demand for food production, especially in developing countries? We illustrate this by describing examples from Africa, Brazil and China, showing a rich variety of such approaches in agricultural practices. Our conclusion is that agro-ecological approaches could significantly contribute to ‘feeding the world’, and thereby contribute to a ‘real green revolution’; but that this requires a more radical move towards a new type of regionally embedded agri-food eco-economy. This is one which includes re-thinking market mechanisms and organisations, an altered institutional context, and is interwoven with active farmers and consumers’ participation. It also requires a re-direction of science investments to take account of translating often isolated cases of good practice into mainstream agri-food movements.","collection-title":"Special Issue on The Politics and Policy of Carbon Capture and Storage","container-title":"Global Environmental Change","DOI":"10.1016/j.gloenvcha.2011.01.004","ISSN":"0959-3780","issue":"2","journalAbbreviation":"Global Environmental Change","page":"441-452","source":"ScienceDirect","title":"Towards the real green revolution? Exploring the conceptual dimensions of a new ecological modernisation of agriculture that could ‘feed the world’","title-short":"Towards the real green revolution?","volume":"21","author":[{"family":"Horlings","given":"L. G."},{"family":"Marsden","given":"T. K."}],"issued":{"date-parts":[["2011",5,1]]}}}],"schema":"https://github.com/citation-style-language/schema/raw/master/csl-citation.json"} </w:instrText>
      </w:r>
      <w:r w:rsidR="008A7284">
        <w:fldChar w:fldCharType="separate"/>
      </w:r>
      <w:r w:rsidR="008A7284" w:rsidRPr="008A7284">
        <w:t>(Horlings and Marsden, 2011)</w:t>
      </w:r>
      <w:r w:rsidR="008A7284">
        <w:fldChar w:fldCharType="end"/>
      </w:r>
      <w:r>
        <w:t xml:space="preserve">. A la base de la filière se trouve la création variétale qui fournit aux agriculteurs les semences devant répondre aux objectifs </w:t>
      </w:r>
      <w:r w:rsidR="000B4200">
        <w:t>et contraintes de production (rendement à atteindre, résistance aux maladies, aux stress environnementaux</w:t>
      </w:r>
      <w:r w:rsidR="00EF588A">
        <w:t>, conformité pour la transformation,</w:t>
      </w:r>
      <w:r w:rsidR="000B4200">
        <w:t xml:space="preserve"> etc…).</w:t>
      </w:r>
      <w:r w:rsidR="00EF588A">
        <w:t xml:space="preserve"> </w:t>
      </w:r>
      <w:r w:rsidR="002D3E0D">
        <w:t>La création variétale a donc un rôle primordial à jouer dans les transitions précédemment évoquées et se doit de proposer des innovation</w:t>
      </w:r>
      <w:r w:rsidR="00544975">
        <w:t>s</w:t>
      </w:r>
      <w:r w:rsidR="004166D8">
        <w:t xml:space="preserve"> pour les rendre possible,</w:t>
      </w:r>
      <w:r w:rsidR="003B05F1">
        <w:t xml:space="preserve"> tout en intégrant les innovations</w:t>
      </w:r>
      <w:r w:rsidR="00BE78EB">
        <w:t>, les besoins et les</w:t>
      </w:r>
      <w:r w:rsidR="003B05F1">
        <w:t xml:space="preserve"> pratiques en aval dans la filière. </w:t>
      </w:r>
    </w:p>
    <w:p w14:paraId="7E357401" w14:textId="5292227D" w:rsidR="00A071D2" w:rsidRPr="00A071D2" w:rsidRDefault="00A071D2" w:rsidP="00A071D2">
      <w:r w:rsidRPr="00A071D2">
        <w:t xml:space="preserve">L’alimentation humaine est le seul débouché de cette espèce qui sert principalement à la fabrication de pâtes et de couscous, mais aussi de pain dans certaines régions du monde. Sa culture en France remonte aux années 1950 dans le Sud-Est et représente aujourd’hui </w:t>
      </w:r>
      <w:commentRangeStart w:id="19"/>
      <w:r w:rsidRPr="00A071D2">
        <w:t xml:space="preserve">300 000 ha </w:t>
      </w:r>
      <w:commentRangeEnd w:id="19"/>
      <w:r w:rsidR="00D713A8">
        <w:rPr>
          <w:rStyle w:val="Marquedecommentaire"/>
          <w:rFonts w:asciiTheme="minorHAnsi" w:eastAsiaTheme="minorHAnsi" w:hAnsiTheme="minorHAnsi" w:cstheme="minorBidi"/>
          <w:lang w:eastAsia="en-US"/>
        </w:rPr>
        <w:commentReference w:id="19"/>
      </w:r>
      <w:r w:rsidRPr="00A071D2">
        <w:t xml:space="preserve">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w:t>
      </w:r>
      <w:del w:id="20" w:author="Jacques DAVID" w:date="2023-08-25T11:27:00Z">
        <w:r w:rsidRPr="00A071D2" w:rsidDel="00D713A8">
          <w:delText xml:space="preserve">de printemps </w:delText>
        </w:r>
      </w:del>
      <w:ins w:id="21" w:author="Jacques DAVID" w:date="2023-08-25T11:27:00Z">
        <w:r w:rsidR="00D713A8">
          <w:t xml:space="preserve">pas en France </w:t>
        </w:r>
      </w:ins>
      <w:ins w:id="22" w:author="Jacques DAVID" w:date="2023-08-25T11:28:00Z">
        <w:r w:rsidR="00D713A8">
          <w:t xml:space="preserve">, les semis se font à l’automne, au canada oui et on se demande si </w:t>
        </w:r>
        <w:proofErr w:type="spellStart"/>
        <w:r w:rsidR="00D713A8">
          <w:t>ca</w:t>
        </w:r>
        <w:proofErr w:type="spellEnd"/>
        <w:r w:rsidR="00D713A8">
          <w:t xml:space="preserve"> ne va pas changer ? </w:t>
        </w:r>
      </w:ins>
      <w:r w:rsidRPr="00A071D2">
        <w:t>adaptée à des climats plutôt chauds et secs. Il se sème principalement à l’automne</w:t>
      </w:r>
      <w:ins w:id="23" w:author="Jacques DAVID" w:date="2023-08-25T11:30:00Z">
        <w:r w:rsidR="00D713A8">
          <w:t xml:space="preserve"> (voilà)</w:t>
        </w:r>
      </w:ins>
      <w:r w:rsidRPr="00A071D2">
        <w:t xml:space="preserv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4" w:name="_Toc143697000"/>
      <w:r>
        <w:t>Le changement climatique</w:t>
      </w:r>
      <w:bookmarkEnd w:id="24"/>
    </w:p>
    <w:p w14:paraId="662DF5C0" w14:textId="14A11603"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w:t>
      </w:r>
      <w:r w:rsidRPr="00A071D2">
        <w:lastRenderedPageBreak/>
        <w:t xml:space="preserve">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w:t>
      </w:r>
      <w:del w:id="25" w:author="Jacques DAVID" w:date="2023-08-25T11:31:00Z">
        <w:r w:rsidRPr="00A071D2" w:rsidDel="00D713A8">
          <w:delText>se peut</w:delText>
        </w:r>
      </w:del>
      <w:ins w:id="26" w:author="Jacques DAVID" w:date="2023-08-25T11:31:00Z">
        <w:r w:rsidR="00D713A8">
          <w:t xml:space="preserve">est </w:t>
        </w:r>
        <w:proofErr w:type="spellStart"/>
        <w:r w:rsidR="00D713A8">
          <w:t>vraisembalble</w:t>
        </w:r>
        <w:proofErr w:type="spellEnd"/>
        <w:r w:rsidR="00D713A8">
          <w:t xml:space="preserve"> </w:t>
        </w:r>
      </w:ins>
      <w:r w:rsidRPr="00A071D2">
        <w:t xml:space="preserve"> que le blé devienne une denrée de plus en plus chère et rare menaçant en priorité la sécurité et la sureté alimentaire des plus pauvres </w:t>
      </w:r>
      <w:commentRangeStart w:id="27"/>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commentRangeEnd w:id="27"/>
      <w:r w:rsidR="00D713A8">
        <w:rPr>
          <w:rStyle w:val="Marquedecommentaire"/>
          <w:rFonts w:asciiTheme="minorHAnsi" w:eastAsiaTheme="minorHAnsi" w:hAnsiTheme="minorHAnsi" w:cstheme="minorBidi"/>
          <w:lang w:eastAsia="en-US"/>
        </w:rPr>
        <w:commentReference w:id="27"/>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28" w:name="_Toc143697001"/>
      <w:r>
        <w:t>Sélection massale et diversité génétique</w:t>
      </w:r>
      <w:bookmarkEnd w:id="28"/>
    </w:p>
    <w:p w14:paraId="3D31E939" w14:textId="347FC338"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roofErr w:type="gramStart"/>
      <w:ins w:id="29" w:author="bienvenu" w:date="2023-08-28T11:15:00Z">
        <w:r w:rsidR="00DD4A12">
          <w:t>t</w:t>
        </w:r>
      </w:ins>
      <w:proofErr w:type="gramEnd"/>
    </w:p>
    <w:p w14:paraId="3ECD0713" w14:textId="39255A14" w:rsidR="00A071D2" w:rsidRPr="00A071D2" w:rsidRDefault="00A071D2" w:rsidP="00A071D2">
      <w:r w:rsidRPr="00A071D2">
        <w:t xml:space="preserve">Aujourd’hui, la sélection variétale est encore dominée par le paradigme qui s’est imposé durant la </w:t>
      </w:r>
      <w:proofErr w:type="gramStart"/>
      <w:r w:rsidRPr="00A071D2">
        <w:t>révolution</w:t>
      </w:r>
      <w:proofErr w:type="gramEnd"/>
      <w:r w:rsidRPr="00A071D2">
        <w:t xml:space="preserve">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w:t>
      </w:r>
      <w:r w:rsidR="00C215EC">
        <w:t>Il est souvent déploré que cette façon de produire des variétés</w:t>
      </w:r>
      <w:r w:rsidR="00EF7FE1">
        <w:t xml:space="preserve"> rend les agriculteurs dépendants à l’industrie semencière et</w:t>
      </w:r>
      <w:r w:rsidR="00C215EC">
        <w:t xml:space="preserve"> n’est pas adaptée aux enjeux du changement climatique ou aux enjeux sociaux et aux attentes des agriculteurs soucieux de préserver l’environnement. Certains auteurs et agriculteurs parlent par exemple d’un "vide variétal" pour le blé en agriculture biologique </w:t>
      </w:r>
      <w:r w:rsidR="00C215EC">
        <w:fldChar w:fldCharType="begin"/>
      </w:r>
      <w:r w:rsidR="00C215EC">
        <w:instrText xml:space="preserve"> ADDIN ZOTERO_ITEM CSL_CITATION {"citationID":"h23g0Far","properties":{"formattedCitation":"(Chable and Berthellot, 2006)","plainCitation":"(Chable and Berthellot, 2006)","noteIndex":0},"citationItems":[{"id":4949,"uris":["http://zotero.org/groups/4992050/items/UJDNZSQS"],"itemData":{"id":4949,"type":"article-journal","container-title":"Le courrier de l’environnement de l’INRA","page":"129–138","title":"La sélection participative en France: présentation des expériences en cours pour les agricultures biologiques et paysannes","volume":"30","author":[{"family":"Chable","given":"Véronique"},{"family":"Berthellot","given":"Jean-François"}],"issued":{"date-parts":[["2006"]]}}}],"schema":"https://github.com/citation-style-language/schema/raw/master/csl-citation.json"} </w:instrText>
      </w:r>
      <w:r w:rsidR="00C215EC">
        <w:fldChar w:fldCharType="separate"/>
      </w:r>
      <w:r w:rsidR="00C215EC" w:rsidRPr="00C215EC">
        <w:t>(Chable and Berthellot, 2006)</w:t>
      </w:r>
      <w:r w:rsidR="00C215EC">
        <w:fldChar w:fldCharType="end"/>
      </w:r>
      <w:r w:rsidR="00C215EC">
        <w:t xml:space="preserve">. </w:t>
      </w:r>
      <w:r w:rsidRPr="00A071D2">
        <w:t xml:space="preserve">Ce paradigme est </w:t>
      </w:r>
      <w:r w:rsidR="00C215EC">
        <w:t xml:space="preserve">donc </w:t>
      </w:r>
      <w:r w:rsidRPr="00A071D2">
        <w:t xml:space="preserve">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w:t>
      </w:r>
      <w:r w:rsidRPr="00A071D2">
        <w:lastRenderedPageBreak/>
        <w:t xml:space="preserve">l’utilisation de la biodiversité intra et inter spécifique est </w:t>
      </w:r>
      <w:del w:id="30" w:author="Jacques DAVID" w:date="2023-08-25T11:35:00Z">
        <w:r w:rsidRPr="00A071D2" w:rsidDel="00C83F87">
          <w:delText xml:space="preserve">plébiscitée </w:delText>
        </w:r>
      </w:del>
      <w:ins w:id="31" w:author="Jacques DAVID" w:date="2023-08-25T11:35:00Z">
        <w:r w:rsidR="00C83F87">
          <w:t xml:space="preserve">mise en </w:t>
        </w:r>
        <w:commentRangeStart w:id="32"/>
        <w:r w:rsidR="00C83F87">
          <w:t>avant</w:t>
        </w:r>
        <w:commentRangeEnd w:id="32"/>
        <w:r w:rsidR="00C83F87">
          <w:rPr>
            <w:rStyle w:val="Marquedecommentaire"/>
            <w:rFonts w:asciiTheme="minorHAnsi" w:eastAsiaTheme="minorHAnsi" w:hAnsiTheme="minorHAnsi" w:cstheme="minorBidi"/>
            <w:lang w:eastAsia="en-US"/>
          </w:rPr>
          <w:commentReference w:id="32"/>
        </w:r>
        <w:r w:rsidR="00C83F87" w:rsidRPr="00A071D2">
          <w:t xml:space="preserve"> </w:t>
        </w:r>
      </w:ins>
      <w:r w:rsidRPr="00A071D2">
        <w:t xml:space="preserve">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37323BC2" w:rsidR="00A071D2" w:rsidRPr="00A071D2" w:rsidRDefault="00A071D2" w:rsidP="00A071D2">
      <w:r w:rsidRPr="00A071D2">
        <w:t xml:space="preserve">La biodiversité végétale peut être mobilisée de différentes façon par les agriculteurs : </w:t>
      </w:r>
      <w:ins w:id="33" w:author="Jacques DAVID" w:date="2023-08-25T11:36:00Z">
        <w:r w:rsidR="00C83F87">
          <w:t xml:space="preserve">au niveau </w:t>
        </w:r>
        <w:proofErr w:type="spellStart"/>
        <w:r w:rsidR="00C83F87">
          <w:t>intraspécifiqiue</w:t>
        </w:r>
        <w:proofErr w:type="spellEnd"/>
        <w:r w:rsidR="00C83F87">
          <w:t xml:space="preserve"> par les </w:t>
        </w:r>
      </w:ins>
      <w:r w:rsidRPr="00A071D2">
        <w:t xml:space="preserve">mélanges variétaux, </w:t>
      </w:r>
      <w:ins w:id="34" w:author="Jacques DAVID" w:date="2023-08-25T11:36:00Z">
        <w:r w:rsidR="00C83F87">
          <w:t xml:space="preserve">et les </w:t>
        </w:r>
        <w:r w:rsidR="00C83F87" w:rsidRPr="00A071D2">
          <w:t>variétés populations</w:t>
        </w:r>
        <w:r w:rsidR="00C83F87">
          <w:t xml:space="preserve">, au niveau interspécifiques par des </w:t>
        </w:r>
      </w:ins>
      <w:r w:rsidRPr="00A071D2">
        <w:t xml:space="preserve">cultures associées, </w:t>
      </w:r>
      <w:del w:id="35" w:author="Jacques DAVID" w:date="2023-08-25T11:36:00Z">
        <w:r w:rsidRPr="00A071D2" w:rsidDel="00C83F87">
          <w:delText>variétés populations</w:delText>
        </w:r>
      </w:del>
      <w:r w:rsidRPr="00A071D2">
        <w:t xml:space="preserve">, ou </w:t>
      </w:r>
      <w:ins w:id="36" w:author="Jacques DAVID" w:date="2023-08-25T11:37:00Z">
        <w:r w:rsidR="00C83F87">
          <w:t xml:space="preserve">des </w:t>
        </w:r>
      </w:ins>
      <w:r w:rsidRPr="00A071D2">
        <w:t>plantes compagnes par exemple. Son utilisation offre de nombreux avantages : prolongation de l’efficacité de gènes de résistance, effet tampon contre les stress biotiques et abiotiques, et maintien de la diversité dans l’écosystème et des services écosystémiques associés</w:t>
      </w:r>
      <w:ins w:id="37" w:author="Jacques DAVID" w:date="2023-08-25T11:37:00Z">
        <w:r w:rsidR="00C83F87">
          <w:t xml:space="preserve"> (tu as des </w:t>
        </w:r>
        <w:proofErr w:type="spellStart"/>
        <w:r w:rsidR="00C83F87">
          <w:t>refsv</w:t>
        </w:r>
        <w:proofErr w:type="spellEnd"/>
        <w:r w:rsidR="00C83F87">
          <w:t> </w:t>
        </w:r>
        <w:proofErr w:type="gramStart"/>
        <w:r w:rsidR="00C83F87">
          <w:t>? )</w:t>
        </w:r>
        <w:proofErr w:type="gramEnd"/>
        <w:r w:rsidR="00C83F87">
          <w:t xml:space="preserve"> </w:t>
        </w:r>
      </w:ins>
      <w:r w:rsidRPr="00A071D2">
        <w:t xml:space="preserve">. L’utilisation de variétés populations permet également la facilitation de l’accès aux ressources génétique, leur conservation </w:t>
      </w:r>
      <w:r w:rsidRPr="00C83F87">
        <w:rPr>
          <w:i/>
          <w:rPrChange w:id="38" w:author="Jacques DAVID" w:date="2023-08-25T11:37:00Z">
            <w:rPr/>
          </w:rPrChange>
        </w:rPr>
        <w:t>in situ</w:t>
      </w:r>
      <w:r w:rsidRPr="00A071D2">
        <w:t>, et leur évolution en fonction de l’environnement</w:t>
      </w:r>
      <w:ins w:id="39" w:author="Jacques DAVID" w:date="2023-08-25T11:37:00Z">
        <w:r w:rsidR="00C83F87">
          <w:t xml:space="preserve"> (</w:t>
        </w:r>
        <w:proofErr w:type="spellStart"/>
        <w:r w:rsidR="00C83F87">
          <w:t>ref</w:t>
        </w:r>
        <w:proofErr w:type="spellEnd"/>
        <w:r w:rsidR="00C83F87">
          <w:t>)</w:t>
        </w:r>
      </w:ins>
      <w:r w:rsidRPr="00A071D2">
        <w:t>. De plus, au-delà des considérations écologiques, ce type de matériel végétal est aussi adapté à une sélection participative, plus locale et maîtrisée par les agriculteurs, qui prend en compte la notion de terroir</w:t>
      </w:r>
      <w:r w:rsidR="00ED66D8">
        <w:t xml:space="preserve"> (environnement, pratiques agricoles spécifiques)</w:t>
      </w:r>
      <w:r w:rsidRPr="00A071D2">
        <w:t xml:space="preserve">, des 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xml:space="preserve">.  Néanmoins, l’utilisation de la diversité </w:t>
      </w:r>
      <w:proofErr w:type="spellStart"/>
      <w:ins w:id="40" w:author="Jacques DAVID" w:date="2023-08-25T11:38:00Z">
        <w:r w:rsidR="00C83F87">
          <w:t>intraspécifique</w:t>
        </w:r>
        <w:proofErr w:type="spellEnd"/>
        <w:r w:rsidR="00C83F87">
          <w:t xml:space="preserve"> </w:t>
        </w:r>
      </w:ins>
      <w:r w:rsidRPr="00A071D2">
        <w:t>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2154AAD2" w14:textId="6E05EEFA" w:rsidR="00A071D2" w:rsidRDefault="00A071D2" w:rsidP="00A071D2">
      <w:r w:rsidRPr="00A071D2">
        <w:t xml:space="preserve">La sélection massale est une technique de sélection qui s’inscrit dans la démarche de diversification au niveau intra spécifique. Elle peut permettre de maintenir et gérer une population, et </w:t>
      </w:r>
      <w:ins w:id="41" w:author="Jacques DAVID" w:date="2023-08-25T11:39:00Z">
        <w:r w:rsidR="00C83F87">
          <w:t xml:space="preserve">elle </w:t>
        </w:r>
      </w:ins>
      <w:r w:rsidRPr="00A071D2">
        <w:t>est adaptée à un mode de sélection participatif ou décentralisé. Néanmoins, le progrès que l’on peut en obtenir par unité de temps est plus faible que le progrès réalisable en sélection conventionnelle</w:t>
      </w:r>
      <w:ins w:id="42" w:author="Jacques DAVID" w:date="2023-08-25T11:39:00Z">
        <w:r w:rsidR="00C83F87">
          <w:t xml:space="preserve"> (</w:t>
        </w:r>
        <w:proofErr w:type="spellStart"/>
        <w:r w:rsidR="00C83F87">
          <w:t>ref</w:t>
        </w:r>
        <w:proofErr w:type="spellEnd"/>
        <w:r w:rsidR="00C83F87">
          <w:t> ? comparaison </w:t>
        </w:r>
        <w:proofErr w:type="gramStart"/>
        <w:r w:rsidR="00C83F87">
          <w:t>? )</w:t>
        </w:r>
        <w:proofErr w:type="gramEnd"/>
        <w:r w:rsidR="00C83F87">
          <w:t xml:space="preserve"> </w:t>
        </w:r>
      </w:ins>
      <w:r w:rsidRPr="00A071D2">
        <w:t xml:space="preserve">. Il est donc important de bien cibler les traits à sélectionner et de savoir comment les sélectionner. L’objectif du stage est d’étudier </w:t>
      </w:r>
      <w:ins w:id="43" w:author="Jacques DAVID" w:date="2023-08-25T11:39:00Z">
        <w:r w:rsidR="00C83F87">
          <w:t xml:space="preserve">l’efficacité de </w:t>
        </w:r>
      </w:ins>
      <w:r w:rsidR="00684891">
        <w:t>la sélection massale pour les caractéristiques du grain</w:t>
      </w:r>
      <w:r w:rsidRPr="00A071D2">
        <w:t>.</w:t>
      </w:r>
    </w:p>
    <w:p w14:paraId="4829FBB4" w14:textId="72121402" w:rsidR="002A66D1" w:rsidRDefault="00C83F87" w:rsidP="00A071D2">
      <w:ins w:id="44" w:author="Jacques DAVID" w:date="2023-08-25T11:40:00Z">
        <w:r>
          <w:t xml:space="preserve">Pourquoi le grain ? </w:t>
        </w:r>
      </w:ins>
    </w:p>
    <w:p w14:paraId="0DA9F1D3" w14:textId="639E8DF2" w:rsidR="002A66D1" w:rsidRDefault="00A2208C" w:rsidP="002A66D1">
      <w:pPr>
        <w:pStyle w:val="Titre2"/>
      </w:pPr>
      <w:bookmarkStart w:id="45" w:name="_Toc143697002"/>
      <w:r>
        <w:t>L’importance de</w:t>
      </w:r>
      <w:ins w:id="46" w:author="Jacques DAVID" w:date="2023-08-25T11:40:00Z">
        <w:r w:rsidR="00C83F87">
          <w:t xml:space="preserve">s </w:t>
        </w:r>
      </w:ins>
      <w:del w:id="47" w:author="Jacques DAVID" w:date="2023-08-25T11:40:00Z">
        <w:r w:rsidDel="00C83F87">
          <w:delText xml:space="preserve"> la morphologie </w:delText>
        </w:r>
      </w:del>
      <w:ins w:id="48" w:author="Jacques DAVID" w:date="2023-08-25T11:40:00Z">
        <w:r w:rsidR="00C83F87">
          <w:t xml:space="preserve">caractéristiques </w:t>
        </w:r>
      </w:ins>
      <w:r>
        <w:t>du grain</w:t>
      </w:r>
      <w:bookmarkEnd w:id="45"/>
      <w:ins w:id="49" w:author="Jacques DAVID" w:date="2023-08-25T11:40:00Z">
        <w:r w:rsidR="00C83F87">
          <w:t xml:space="preserve"> (si tu ajoutes </w:t>
        </w:r>
        <w:proofErr w:type="spellStart"/>
        <w:r w:rsidR="00C83F87">
          <w:t>proteine</w:t>
        </w:r>
        <w:proofErr w:type="spellEnd"/>
        <w:r w:rsidR="00C83F87">
          <w:t xml:space="preserve"> et jaune) </w:t>
        </w:r>
      </w:ins>
    </w:p>
    <w:p w14:paraId="4BAEDF6D" w14:textId="344A3A5C" w:rsidR="002A66D1" w:rsidRDefault="002A66D1" w:rsidP="002A66D1">
      <w:pPr>
        <w:rPr>
          <w:ins w:id="50" w:author="Jacques DAVID" w:date="2023-08-25T14:58:00Z"/>
        </w:rPr>
      </w:pPr>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ins w:id="51" w:author="Jacques DAVID" w:date="2023-08-25T11:43:00Z">
        <w:r w:rsidR="00E16470">
          <w:t xml:space="preserve">Les transformateurs apprécient aussi </w:t>
        </w:r>
        <w:r w:rsidR="00E16470">
          <w:lastRenderedPageBreak/>
          <w:t xml:space="preserve">les grains assez gros, car ils ont le meilleur ratio </w:t>
        </w:r>
      </w:ins>
      <w:ins w:id="52" w:author="Jacques DAVID" w:date="2023-08-25T11:44:00Z">
        <w:r w:rsidR="00E16470">
          <w:t xml:space="preserve">volume/surface et ont donc a priori de meilleurs taux de </w:t>
        </w:r>
        <w:proofErr w:type="spellStart"/>
        <w:r w:rsidR="00E16470">
          <w:t>transfrmation</w:t>
        </w:r>
        <w:proofErr w:type="spellEnd"/>
        <w:r w:rsidR="00E16470">
          <w:t xml:space="preserve"> du grain en semoule (rendement semoulier) </w:t>
        </w:r>
      </w:ins>
      <w:r>
        <w:t xml:space="preserve">C’est donc un trait intéressant à sélectionner dans un contexte d’agriculture à bas intrants et de sélection massale car c’est une sélection </w:t>
      </w:r>
      <w:ins w:id="53" w:author="Jacques DAVID" w:date="2023-08-25T11:42:00Z">
        <w:r w:rsidR="00E16470">
          <w:t xml:space="preserve">indirecte </w:t>
        </w:r>
      </w:ins>
      <w:r>
        <w:t xml:space="preserve">sur le rendement, la résistance à un stress et </w:t>
      </w:r>
      <w:ins w:id="54" w:author="Jacques DAVID" w:date="2023-08-25T14:56:00Z">
        <w:r w:rsidR="000E6401">
          <w:t xml:space="preserve">directe </w:t>
        </w:r>
      </w:ins>
      <w:r>
        <w:t>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ins w:id="55" w:author="Jacques DAVID" w:date="2023-08-25T14:57:00Z">
        <w:r w:rsidR="000E6401">
          <w:t xml:space="preserve"> technologiques</w:t>
        </w:r>
      </w:ins>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ins w:id="56" w:author="Jacques DAVID" w:date="2023-08-25T11:42:00Z">
        <w:r w:rsidR="00E16470">
          <w:t xml:space="preserve"> (</w:t>
        </w:r>
        <w:proofErr w:type="spellStart"/>
        <w:r w:rsidR="00E16470">
          <w:t>ref</w:t>
        </w:r>
        <w:proofErr w:type="spellEnd"/>
        <w:r w:rsidR="00E16470">
          <w:t> </w:t>
        </w:r>
        <w:proofErr w:type="gramStart"/>
        <w:r w:rsidR="00E16470">
          <w:t>? )</w:t>
        </w:r>
        <w:proofErr w:type="gramEnd"/>
        <w:r w:rsidR="00E16470">
          <w:t xml:space="preserve"> </w:t>
        </w:r>
      </w:ins>
      <w:r w:rsidR="00EA51B4" w:rsidRPr="00CC4CD3">
        <w:t>.</w:t>
      </w:r>
      <w:r w:rsidR="00EA51B4" w:rsidRPr="00A44C56">
        <w:rPr>
          <w:color w:val="FF0000"/>
        </w:rPr>
        <w:t xml:space="preserve"> </w:t>
      </w:r>
      <w:r w:rsidR="00EA51B4">
        <w:t>La taille du grain est en fait un trait assez peu variable chez le blé</w:t>
      </w:r>
      <w:ins w:id="57" w:author="Jacques DAVID" w:date="2023-08-25T11:43:00Z">
        <w:r w:rsidR="00E16470">
          <w:t xml:space="preserve"> cultivé ?</w:t>
        </w:r>
      </w:ins>
      <w:ins w:id="58" w:author="Jacques DAVID" w:date="2023-08-25T11:42:00Z">
        <w:r w:rsidR="00E16470">
          <w:t xml:space="preserve"> (tout de même !! tu exagères pas un peu là ? )</w:t>
        </w:r>
      </w:ins>
      <w:r w:rsidR="00EA51B4">
        <w:t>,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ins w:id="59" w:author="Jacques DAVID" w:date="2023-08-25T11:43:00Z">
        <w:r w:rsidR="00E16470">
          <w:t xml:space="preserve"> (</w:t>
        </w:r>
      </w:ins>
      <w:proofErr w:type="gramStart"/>
      <w:ins w:id="60" w:author="Jacques DAVID" w:date="2023-08-25T14:57:00Z">
        <w:r w:rsidR="000E6401">
          <w:t>je</w:t>
        </w:r>
        <w:proofErr w:type="gramEnd"/>
        <w:r w:rsidR="000E6401">
          <w:t xml:space="preserve"> pense que la gamme est assez forte tout de même  </w:t>
        </w:r>
      </w:ins>
    </w:p>
    <w:p w14:paraId="1EADAFF1" w14:textId="46D078C8" w:rsidR="000E6401" w:rsidRDefault="000E6401" w:rsidP="002A66D1">
      <w:ins w:id="61" w:author="Jacques DAVID" w:date="2023-08-25T14:58:00Z">
        <w:r>
          <w:t xml:space="preserve">C’est un peu contradictoire ici si tu dis que </w:t>
        </w:r>
        <w:proofErr w:type="spellStart"/>
        <w:proofErr w:type="gramStart"/>
        <w:r>
          <w:t>ca</w:t>
        </w:r>
        <w:proofErr w:type="spellEnd"/>
        <w:proofErr w:type="gramEnd"/>
        <w:r>
          <w:t xml:space="preserve"> n’est pas variable et que tu dises que tu veux sélectionner dessus</w:t>
        </w:r>
      </w:ins>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l’organe de la plante qui est le plus facile à observer à haut débit (en triant sur la taille avec un tamis par exemple), ce qui est 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28B7719C" w:rsidR="00654ED8" w:rsidRDefault="00654ED8" w:rsidP="002A66D1">
      <w:pPr>
        <w:rPr>
          <w:ins w:id="62" w:author="Jacques DAVID" w:date="2023-08-25T15:00:00Z"/>
        </w:rPr>
      </w:pPr>
    </w:p>
    <w:p w14:paraId="208E34EE" w14:textId="4F455F39" w:rsidR="000E6401" w:rsidRDefault="000E6401" w:rsidP="002A66D1">
      <w:pPr>
        <w:rPr>
          <w:ins w:id="63" w:author="Jacques DAVID" w:date="2023-08-25T15:01:00Z"/>
        </w:rPr>
      </w:pPr>
      <w:ins w:id="64" w:author="Jacques DAVID" w:date="2023-08-25T15:00:00Z">
        <w:r>
          <w:t xml:space="preserve">A mon avis en première lecture, je trouve qu’il y a des éléments sympa mais que </w:t>
        </w:r>
        <w:proofErr w:type="spellStart"/>
        <w:r>
          <w:t>ca</w:t>
        </w:r>
        <w:proofErr w:type="spellEnd"/>
        <w:r>
          <w:t xml:space="preserve"> n’est encore assez </w:t>
        </w:r>
        <w:proofErr w:type="spellStart"/>
        <w:r>
          <w:t>punchy</w:t>
        </w:r>
        <w:proofErr w:type="spellEnd"/>
        <w:r>
          <w:t xml:space="preserve"> sur </w:t>
        </w:r>
        <w:proofErr w:type="gramStart"/>
        <w:r>
          <w:t>l</w:t>
        </w:r>
      </w:ins>
      <w:ins w:id="65" w:author="Jacques DAVID" w:date="2023-08-25T15:01:00Z">
        <w:r>
          <w:t>’ intérêt</w:t>
        </w:r>
        <w:proofErr w:type="gramEnd"/>
        <w:r>
          <w:t xml:space="preserve"> du grain, sur le fait que mesurer un seul grain </w:t>
        </w:r>
        <w:proofErr w:type="spellStart"/>
        <w:r>
          <w:t>ca</w:t>
        </w:r>
        <w:proofErr w:type="spellEnd"/>
        <w:r>
          <w:t xml:space="preserve"> peut paraître pas assez précis par rapport à des mesures répétés dans la sélection moderne</w:t>
        </w:r>
      </w:ins>
    </w:p>
    <w:p w14:paraId="3362FA6E" w14:textId="3851D26D" w:rsidR="000E6401" w:rsidRDefault="000E6401" w:rsidP="002A66D1">
      <w:pPr>
        <w:rPr>
          <w:ins w:id="66" w:author="Jacques DAVID" w:date="2023-08-25T15:03:00Z"/>
        </w:rPr>
      </w:pPr>
      <w:ins w:id="67" w:author="Jacques DAVID" w:date="2023-08-25T15:01:00Z">
        <w:r>
          <w:t>Je me demande si tu pourrais essayer tout de suite (même avant de parler du blé dur) de faire ressortir cette question</w:t>
        </w:r>
      </w:ins>
      <w:ins w:id="68" w:author="Jacques DAVID" w:date="2023-08-25T15:02:00Z">
        <w:r>
          <w:t> </w:t>
        </w:r>
      </w:ins>
      <w:ins w:id="69" w:author="Jacques DAVID" w:date="2023-08-25T15:01:00Z">
        <w:r>
          <w:t>:</w:t>
        </w:r>
      </w:ins>
      <w:ins w:id="70" w:author="Jacques DAVID" w:date="2023-08-25T15:02:00Z">
        <w:r>
          <w:t xml:space="preserve"> ok pour le début et le fait de décentraliser la sélection classique qui est efficace mais ne permet pas de la faire facilement à la ferme et ne peut pas valoriser les effets terroirs ; </w:t>
        </w:r>
        <w:proofErr w:type="spellStart"/>
        <w:r>
          <w:t>reprednre</w:t>
        </w:r>
        <w:proofErr w:type="spellEnd"/>
        <w:r>
          <w:t xml:space="preserve"> aussi tes arguments sur l</w:t>
        </w:r>
      </w:ins>
      <w:ins w:id="71" w:author="Jacques DAVID" w:date="2023-08-25T15:03:00Z">
        <w:r>
          <w:t xml:space="preserve">’amélioration des </w:t>
        </w:r>
        <w:proofErr w:type="spellStart"/>
        <w:r>
          <w:t>populatons</w:t>
        </w:r>
        <w:proofErr w:type="spellEnd"/>
        <w:r>
          <w:t xml:space="preserve"> pour des objectifs particuliers à chaque paysan/sélectionneur. </w:t>
        </w:r>
      </w:ins>
    </w:p>
    <w:p w14:paraId="36028115" w14:textId="6A54F093" w:rsidR="000E6401" w:rsidRDefault="000E6401" w:rsidP="002A66D1">
      <w:pPr>
        <w:rPr>
          <w:ins w:id="72" w:author="Jacques DAVID" w:date="2023-08-25T15:05:00Z"/>
        </w:rPr>
      </w:pPr>
      <w:ins w:id="73" w:author="Jacques DAVID" w:date="2023-08-25T15:03:00Z">
        <w:r>
          <w:t xml:space="preserve">Dire ensuite que la sélection massale se fait visuellement soit sur des épis qui permettent de repérer les plantes qui ont bien poussé et ensuite sur de grains pour </w:t>
        </w:r>
        <w:proofErr w:type="gramStart"/>
        <w:r>
          <w:t>leur caractéristiques</w:t>
        </w:r>
        <w:proofErr w:type="gramEnd"/>
        <w:r>
          <w:t xml:space="preserve">. </w:t>
        </w:r>
      </w:ins>
      <w:ins w:id="74" w:author="Jacques DAVID" w:date="2023-08-25T15:04:00Z">
        <w:r>
          <w:t xml:space="preserve">Mais évidemment la </w:t>
        </w:r>
        <w:proofErr w:type="spellStart"/>
        <w:r>
          <w:t>questoipn</w:t>
        </w:r>
        <w:proofErr w:type="spellEnd"/>
        <w:r>
          <w:t xml:space="preserve"> est de savoir si une observation sur un grain ou sur un épi est informatif sur la qualité </w:t>
        </w:r>
        <w:proofErr w:type="spellStart"/>
        <w:r>
          <w:t>génétque</w:t>
        </w:r>
        <w:proofErr w:type="spellEnd"/>
        <w:r>
          <w:t xml:space="preserve"> des </w:t>
        </w:r>
      </w:ins>
      <w:ins w:id="75" w:author="Jacques DAVID" w:date="2023-08-25T15:05:00Z">
        <w:r>
          <w:t xml:space="preserve">plantes et suffisamment pour produire une modification dans la génération suivante en fonction de </w:t>
        </w:r>
        <w:r>
          <w:lastRenderedPageBreak/>
          <w:t xml:space="preserve">la sélection effectuée. </w:t>
        </w:r>
      </w:ins>
    </w:p>
    <w:p w14:paraId="579E3069" w14:textId="3063D0B5" w:rsidR="000E6401" w:rsidRDefault="000E6401" w:rsidP="002A66D1">
      <w:pPr>
        <w:rPr>
          <w:ins w:id="76" w:author="Jacques DAVID" w:date="2023-08-25T15:05:00Z"/>
        </w:rPr>
      </w:pPr>
      <w:ins w:id="77" w:author="Jacques DAVID" w:date="2023-08-25T15:05:00Z">
        <w:r>
          <w:t xml:space="preserve">Ensuite tu peux parler du blé dur comme modèle en disant que le grain est super important pour </w:t>
        </w:r>
        <w:proofErr w:type="gramStart"/>
        <w:r>
          <w:t>la transfo</w:t>
        </w:r>
        <w:proofErr w:type="gramEnd"/>
        <w:r>
          <w:t xml:space="preserve"> : taille, texture et teneur en </w:t>
        </w:r>
        <w:proofErr w:type="spellStart"/>
        <w:r>
          <w:t>prot</w:t>
        </w:r>
        <w:proofErr w:type="spellEnd"/>
      </w:ins>
    </w:p>
    <w:p w14:paraId="004A8F24" w14:textId="1D5258E7" w:rsidR="000E6401" w:rsidRDefault="000E6401" w:rsidP="002A66D1">
      <w:pPr>
        <w:rPr>
          <w:ins w:id="78" w:author="Jacques DAVID" w:date="2023-08-25T15:00:00Z"/>
        </w:rPr>
      </w:pPr>
      <w:ins w:id="79" w:author="Jacques DAVID" w:date="2023-08-25T15:06:00Z">
        <w:r>
          <w:t xml:space="preserve">Je pense que c’est ce que tu fais dans le paragraphe suivant </w:t>
        </w:r>
      </w:ins>
    </w:p>
    <w:p w14:paraId="18A0EDD3" w14:textId="77777777" w:rsidR="000E6401" w:rsidRDefault="000E6401" w:rsidP="002A66D1"/>
    <w:p w14:paraId="0683173A" w14:textId="542DD71A" w:rsidR="00654ED8" w:rsidRDefault="003B720F" w:rsidP="003B720F">
      <w:pPr>
        <w:pStyle w:val="Titre2"/>
        <w:rPr>
          <w:ins w:id="80" w:author="Jacques DAVID" w:date="2023-08-25T15:13:00Z"/>
        </w:rPr>
      </w:pPr>
      <w:bookmarkStart w:id="81" w:name="_Toc143697003"/>
      <w:r>
        <w:t>Question posée</w:t>
      </w:r>
      <w:bookmarkEnd w:id="81"/>
      <w:ins w:id="82" w:author="Jacques DAVID" w:date="2023-08-25T15:13:00Z">
        <w:r w:rsidR="00EB762F">
          <w:t xml:space="preserve"> (ok pour </w:t>
        </w:r>
        <w:proofErr w:type="gramStart"/>
        <w:r w:rsidR="00EB762F">
          <w:t>moi ,</w:t>
        </w:r>
        <w:proofErr w:type="gramEnd"/>
        <w:r w:rsidR="00EB762F">
          <w:t xml:space="preserve"> insère le texte dans un paragraphe introductif sans découper aussi nettement , </w:t>
        </w:r>
        <w:proofErr w:type="spellStart"/>
        <w:r w:rsidR="00EB762F">
          <w:t>ca</w:t>
        </w:r>
        <w:proofErr w:type="spellEnd"/>
        <w:r w:rsidR="00EB762F">
          <w:t xml:space="preserve"> sera plus fluide</w:t>
        </w:r>
      </w:ins>
    </w:p>
    <w:p w14:paraId="7DA1ED76" w14:textId="44359A32" w:rsidR="00EB762F" w:rsidRDefault="00EB762F">
      <w:pPr>
        <w:pStyle w:val="Corpsdetexte"/>
        <w:rPr>
          <w:ins w:id="83" w:author="Jacques DAVID" w:date="2023-08-25T15:24:00Z"/>
        </w:rPr>
        <w:pPrChange w:id="84" w:author="Jacques DAVID" w:date="2023-08-25T15:14:00Z">
          <w:pPr>
            <w:pStyle w:val="Titre2"/>
          </w:pPr>
        </w:pPrChange>
      </w:pPr>
      <w:proofErr w:type="gramStart"/>
      <w:ins w:id="85" w:author="Jacques DAVID" w:date="2023-08-25T15:14:00Z">
        <w:r>
          <w:rPr>
            <w:rFonts w:eastAsia="MS Mincho" w:cs="Tahoma"/>
            <w:b/>
            <w:bCs/>
            <w:i/>
            <w:iCs/>
            <w:sz w:val="32"/>
            <w:szCs w:val="28"/>
          </w:rPr>
          <w:t>si</w:t>
        </w:r>
        <w:proofErr w:type="gramEnd"/>
        <w:r>
          <w:rPr>
            <w:rFonts w:eastAsia="MS Mincho" w:cs="Tahoma"/>
            <w:b/>
            <w:bCs/>
            <w:i/>
            <w:iCs/>
            <w:sz w:val="32"/>
            <w:szCs w:val="28"/>
          </w:rPr>
          <w:t xml:space="preserve"> tu commences par ces questionnements théoriques de la massale sur les espèces qui font des « épis » et qu</w:t>
        </w:r>
      </w:ins>
      <w:ins w:id="86" w:author="Jacques DAVID" w:date="2023-08-25T15:15:00Z">
        <w:r>
          <w:rPr>
            <w:rFonts w:eastAsia="MS Mincho" w:cs="Tahoma"/>
            <w:b/>
            <w:bCs/>
            <w:i/>
            <w:iCs/>
            <w:sz w:val="32"/>
            <w:szCs w:val="28"/>
          </w:rPr>
          <w:t xml:space="preserve">’ensuite tu passes au blé dur, je me dis que </w:t>
        </w:r>
        <w:proofErr w:type="spellStart"/>
        <w:r>
          <w:rPr>
            <w:rFonts w:eastAsia="MS Mincho" w:cs="Tahoma"/>
            <w:b/>
            <w:bCs/>
            <w:i/>
            <w:iCs/>
            <w:sz w:val="32"/>
            <w:szCs w:val="28"/>
          </w:rPr>
          <w:t>ca</w:t>
        </w:r>
        <w:proofErr w:type="spellEnd"/>
        <w:r>
          <w:rPr>
            <w:rFonts w:eastAsia="MS Mincho" w:cs="Tahoma"/>
            <w:b/>
            <w:bCs/>
            <w:i/>
            <w:iCs/>
            <w:sz w:val="32"/>
            <w:szCs w:val="28"/>
          </w:rPr>
          <w:t xml:space="preserve"> peut avoir de la tenue</w:t>
        </w:r>
      </w:ins>
    </w:p>
    <w:p w14:paraId="576951CB" w14:textId="74F1772B" w:rsidR="009A73C6" w:rsidRDefault="009A73C6">
      <w:pPr>
        <w:pStyle w:val="Corpsdetexte"/>
        <w:rPr>
          <w:ins w:id="87" w:author="Jacques DAVID" w:date="2023-08-25T15:24:00Z"/>
        </w:rPr>
        <w:pPrChange w:id="88" w:author="Jacques DAVID" w:date="2023-08-25T15:14:00Z">
          <w:pPr>
            <w:pStyle w:val="Titre2"/>
          </w:pPr>
        </w:pPrChange>
      </w:pPr>
    </w:p>
    <w:p w14:paraId="2C25A135" w14:textId="6ACC8F67" w:rsidR="009A73C6" w:rsidRDefault="009A73C6">
      <w:pPr>
        <w:pStyle w:val="Corpsdetexte"/>
        <w:rPr>
          <w:ins w:id="89" w:author="Jacques DAVID" w:date="2023-08-25T15:30:00Z"/>
          <w:vertAlign w:val="subscript"/>
        </w:rPr>
        <w:pPrChange w:id="90" w:author="Jacques DAVID" w:date="2023-08-25T15:14:00Z">
          <w:pPr>
            <w:pStyle w:val="Titre2"/>
          </w:pPr>
        </w:pPrChange>
      </w:pPr>
      <w:proofErr w:type="gramStart"/>
      <w:ins w:id="91" w:author="Jacques DAVID" w:date="2023-08-25T15:24:00Z">
        <w:r>
          <w:rPr>
            <w:rFonts w:eastAsia="MS Mincho" w:cs="Tahoma"/>
            <w:b/>
            <w:bCs/>
            <w:i/>
            <w:iCs/>
            <w:sz w:val="32"/>
            <w:szCs w:val="28"/>
          </w:rPr>
          <w:t>tu</w:t>
        </w:r>
        <w:proofErr w:type="gramEnd"/>
        <w:r>
          <w:rPr>
            <w:rFonts w:eastAsia="MS Mincho" w:cs="Tahoma"/>
            <w:b/>
            <w:bCs/>
            <w:i/>
            <w:iCs/>
            <w:sz w:val="32"/>
            <w:szCs w:val="28"/>
          </w:rPr>
          <w:t xml:space="preserve"> peux aussi introduire les principes de la sélection </w:t>
        </w:r>
      </w:ins>
      <w:ins w:id="92" w:author="Jacques DAVID" w:date="2023-08-25T15:25:00Z">
        <w:r>
          <w:rPr>
            <w:rFonts w:eastAsia="MS Mincho" w:cs="Tahoma"/>
            <w:b/>
            <w:bCs/>
            <w:i/>
            <w:iCs/>
            <w:sz w:val="32"/>
            <w:szCs w:val="28"/>
          </w:rPr>
          <w:t xml:space="preserve"> en disant qu’en sélection par troncation on a </w:t>
        </w:r>
        <w:proofErr w:type="spellStart"/>
        <w:r>
          <w:rPr>
            <w:rFonts w:eastAsia="MS Mincho" w:cs="Tahoma"/>
            <w:b/>
            <w:bCs/>
            <w:i/>
            <w:iCs/>
            <w:sz w:val="32"/>
            <w:szCs w:val="28"/>
          </w:rPr>
          <w:t>progres</w:t>
        </w:r>
        <w:proofErr w:type="spellEnd"/>
        <w:r>
          <w:rPr>
            <w:rFonts w:eastAsia="MS Mincho" w:cs="Tahoma"/>
            <w:b/>
            <w:bCs/>
            <w:i/>
            <w:iCs/>
            <w:sz w:val="32"/>
            <w:szCs w:val="28"/>
          </w:rPr>
          <w:t xml:space="preserve"> </w:t>
        </w:r>
      </w:ins>
      <w:ins w:id="93" w:author="Jacques DAVID" w:date="2023-08-25T15:31:00Z">
        <w:r w:rsidR="007C43EF">
          <w:rPr>
            <w:rFonts w:eastAsia="MS Mincho" w:cs="Tahoma"/>
            <w:b/>
            <w:bCs/>
            <w:i/>
            <w:iCs/>
            <w:sz w:val="32"/>
            <w:szCs w:val="28"/>
          </w:rPr>
          <w:t>delta G u</w:t>
        </w:r>
      </w:ins>
      <w:ins w:id="94" w:author="Jacques DAVID" w:date="2023-08-25T15:25:00Z">
        <w:r>
          <w:rPr>
            <w:rFonts w:eastAsia="MS Mincho" w:cs="Tahoma"/>
            <w:b/>
            <w:bCs/>
            <w:i/>
            <w:iCs/>
            <w:sz w:val="32"/>
            <w:szCs w:val="28"/>
          </w:rPr>
          <w:t>= h²</w:t>
        </w:r>
        <w:r w:rsidRPr="009A73C6">
          <w:rPr>
            <w:rFonts w:eastAsia="MS Mincho" w:cs="Tahoma"/>
            <w:b/>
            <w:bCs/>
            <w:i/>
            <w:iCs/>
            <w:sz w:val="32"/>
            <w:szCs w:val="28"/>
            <w:vertAlign w:val="subscript"/>
            <w:rPrChange w:id="95" w:author="Jacques DAVID" w:date="2023-08-25T15:26:00Z">
              <w:rPr/>
            </w:rPrChange>
          </w:rPr>
          <w:t>u</w:t>
        </w:r>
      </w:ins>
      <w:ins w:id="96" w:author="Jacques DAVID" w:date="2023-08-25T15:26:00Z">
        <w:r>
          <w:rPr>
            <w:rFonts w:eastAsia="MS Mincho" w:cs="Tahoma"/>
            <w:b/>
            <w:bCs/>
            <w:i/>
            <w:iCs/>
            <w:sz w:val="32"/>
            <w:szCs w:val="28"/>
            <w:vertAlign w:val="subscript"/>
          </w:rPr>
          <w:t xml:space="preserve"> </w:t>
        </w:r>
        <w:proofErr w:type="spellStart"/>
        <w:r>
          <w:rPr>
            <w:rFonts w:eastAsia="MS Mincho" w:cs="Tahoma"/>
            <w:b/>
            <w:bCs/>
            <w:i/>
            <w:iCs/>
            <w:sz w:val="32"/>
            <w:szCs w:val="28"/>
            <w:vertAlign w:val="subscript"/>
          </w:rPr>
          <w:t>iu</w:t>
        </w:r>
        <w:proofErr w:type="spellEnd"/>
        <w:r>
          <w:rPr>
            <w:rFonts w:eastAsia="MS Mincho" w:cs="Tahoma"/>
            <w:b/>
            <w:bCs/>
            <w:i/>
            <w:iCs/>
            <w:sz w:val="32"/>
            <w:szCs w:val="28"/>
            <w:vertAlign w:val="subscript"/>
          </w:rPr>
          <w:t xml:space="preserve"> </w:t>
        </w:r>
        <w:proofErr w:type="spellStart"/>
        <w:r>
          <w:rPr>
            <w:rFonts w:eastAsia="MS Mincho" w:cs="Tahoma"/>
            <w:b/>
            <w:bCs/>
            <w:i/>
            <w:iCs/>
            <w:sz w:val="32"/>
            <w:szCs w:val="28"/>
            <w:vertAlign w:val="subscript"/>
          </w:rPr>
          <w:t>Sigma_P</w:t>
        </w:r>
        <w:r w:rsidRPr="009321C9">
          <w:rPr>
            <w:rFonts w:eastAsia="MS Mincho" w:cs="Tahoma"/>
            <w:b/>
            <w:bCs/>
            <w:i/>
            <w:iCs/>
            <w:sz w:val="32"/>
            <w:szCs w:val="28"/>
            <w:vertAlign w:val="subscript"/>
            <w:rPrChange w:id="97" w:author="Jacques DAVID" w:date="2023-08-25T15:30:00Z">
              <w:rPr>
                <w:vertAlign w:val="subscript"/>
              </w:rPr>
            </w:rPrChange>
          </w:rPr>
          <w:t>u</w:t>
        </w:r>
      </w:ins>
      <w:proofErr w:type="spellEnd"/>
    </w:p>
    <w:p w14:paraId="0263C3A2" w14:textId="525B30B6" w:rsidR="009321C9" w:rsidRDefault="009321C9">
      <w:pPr>
        <w:pStyle w:val="Corpsdetexte"/>
        <w:rPr>
          <w:ins w:id="98" w:author="Jacques DAVID" w:date="2023-08-25T15:30:00Z"/>
        </w:rPr>
        <w:pPrChange w:id="99" w:author="Jacques DAVID" w:date="2023-08-25T15:14:00Z">
          <w:pPr>
            <w:pStyle w:val="Titre2"/>
          </w:pPr>
        </w:pPrChange>
      </w:pPr>
      <w:proofErr w:type="gramStart"/>
      <w:ins w:id="100" w:author="Jacques DAVID" w:date="2023-08-25T15:30:00Z">
        <w:r w:rsidRPr="009321C9">
          <w:rPr>
            <w:rPrChange w:id="101" w:author="Jacques DAVID" w:date="2023-08-25T15:30:00Z">
              <w:rPr>
                <w:vertAlign w:val="subscript"/>
              </w:rPr>
            </w:rPrChange>
          </w:rPr>
          <w:t>ou</w:t>
        </w:r>
        <w:proofErr w:type="gramEnd"/>
        <w:r w:rsidRPr="009321C9">
          <w:rPr>
            <w:rPrChange w:id="102" w:author="Jacques DAVID" w:date="2023-08-25T15:30:00Z">
              <w:rPr>
                <w:vertAlign w:val="subscript"/>
              </w:rPr>
            </w:rPrChange>
          </w:rPr>
          <w:t xml:space="preserve"> </w:t>
        </w:r>
        <w:r>
          <w:t xml:space="preserve">u est une unité de sélection sur laquelle on dispose d’une mesure </w:t>
        </w:r>
        <w:proofErr w:type="spellStart"/>
        <w:r>
          <w:t>phénotypoque</w:t>
        </w:r>
        <w:proofErr w:type="spellEnd"/>
      </w:ins>
    </w:p>
    <w:p w14:paraId="53363E54" w14:textId="4DC0B4C7" w:rsidR="009321C9" w:rsidRDefault="009321C9">
      <w:pPr>
        <w:pStyle w:val="Corpsdetexte"/>
        <w:rPr>
          <w:ins w:id="103" w:author="Jacques DAVID" w:date="2023-08-25T15:31:00Z"/>
        </w:rPr>
        <w:pPrChange w:id="104" w:author="Jacques DAVID" w:date="2023-08-25T15:14:00Z">
          <w:pPr>
            <w:pStyle w:val="Titre2"/>
          </w:pPr>
        </w:pPrChange>
      </w:pPr>
      <w:proofErr w:type="gramStart"/>
      <w:ins w:id="105" w:author="Jacques DAVID" w:date="2023-08-25T15:31:00Z">
        <w:r>
          <w:t>dans</w:t>
        </w:r>
        <w:proofErr w:type="gramEnd"/>
        <w:r>
          <w:t xml:space="preserve"> ton cas</w:t>
        </w:r>
        <w:r w:rsidR="007C43EF">
          <w:t xml:space="preserve"> u peut </w:t>
        </w:r>
        <w:proofErr w:type="spellStart"/>
        <w:r w:rsidR="007C43EF">
          <w:t>etre</w:t>
        </w:r>
        <w:proofErr w:type="spellEnd"/>
        <w:r w:rsidR="007C43EF">
          <w:t xml:space="preserve"> un grain ou un épi et que tu te poses la question de l’évolution des valeurs relative </w:t>
        </w:r>
      </w:ins>
    </w:p>
    <w:p w14:paraId="74E41380" w14:textId="2C3E4DF5" w:rsidR="007C43EF" w:rsidRDefault="007C43EF">
      <w:pPr>
        <w:pStyle w:val="Corpsdetexte"/>
        <w:rPr>
          <w:ins w:id="106" w:author="Jacques DAVID" w:date="2023-08-25T15:31:00Z"/>
        </w:rPr>
        <w:pPrChange w:id="107" w:author="Jacques DAVID" w:date="2023-08-25T15:14:00Z">
          <w:pPr>
            <w:pStyle w:val="Titre2"/>
          </w:pPr>
        </w:pPrChange>
      </w:pPr>
      <w:proofErr w:type="gramStart"/>
      <w:ins w:id="108" w:author="Jacques DAVID" w:date="2023-08-25T15:31:00Z">
        <w:r>
          <w:t>mais</w:t>
        </w:r>
        <w:proofErr w:type="gramEnd"/>
        <w:r>
          <w:t xml:space="preserve"> tu ne rentres pas dans les détails , mais tu essaies de faire sentir au lecteur les effets contradictoires entre les i et les h</w:t>
        </w:r>
      </w:ins>
    </w:p>
    <w:p w14:paraId="6D417CA7" w14:textId="77777777" w:rsidR="007C43EF" w:rsidRPr="009321C9" w:rsidRDefault="007C43EF">
      <w:pPr>
        <w:pStyle w:val="Corpsdetexte"/>
        <w:rPr>
          <w:ins w:id="109" w:author="Jacques DAVID" w:date="2023-08-25T15:24:00Z"/>
        </w:rPr>
        <w:pPrChange w:id="110" w:author="Jacques DAVID" w:date="2023-08-25T15:14:00Z">
          <w:pPr>
            <w:pStyle w:val="Titre2"/>
          </w:pPr>
        </w:pPrChange>
      </w:pPr>
    </w:p>
    <w:p w14:paraId="5600A05E" w14:textId="79E65EFA" w:rsidR="009A73C6" w:rsidRPr="00EB762F" w:rsidRDefault="009A73C6">
      <w:pPr>
        <w:pStyle w:val="Corpsdetexte"/>
        <w:pPrChange w:id="111" w:author="Jacques DAVID" w:date="2023-08-25T15:14:00Z">
          <w:pPr>
            <w:pStyle w:val="Titre2"/>
          </w:pPr>
        </w:pPrChange>
      </w:pPr>
    </w:p>
    <w:p w14:paraId="28C9F336" w14:textId="5B4C37D9" w:rsidR="00973FB0" w:rsidRDefault="00E35BFE" w:rsidP="00973FB0">
      <w:r>
        <w:t xml:space="preserve">Pour sélectionner sur les traits du grain, plusieurs options sont envisageables. Il est possible d’observer les grains individuellement après avoir battu les épis et de sélectionner les grains sur leur </w:t>
      </w:r>
      <w:del w:id="112" w:author="Jacques DAVID" w:date="2023-08-25T15:06:00Z">
        <w:r w:rsidDel="000E6401">
          <w:delText xml:space="preserve">aspect </w:delText>
        </w:r>
      </w:del>
      <w:ins w:id="113" w:author="Jacques DAVID" w:date="2023-08-25T15:06:00Z">
        <w:r w:rsidR="000E6401">
          <w:t xml:space="preserve">propriétés  </w:t>
        </w:r>
      </w:ins>
      <w:r>
        <w:t>individuel</w:t>
      </w:r>
      <w:ins w:id="114" w:author="Jacques DAVID" w:date="2023-08-25T15:06:00Z">
        <w:r w:rsidR="000E6401">
          <w:t>les, à travers un sassage par exemple</w:t>
        </w:r>
      </w:ins>
      <w:r>
        <w:t xml:space="preserve">. Il est aussi possible d’observer les grains </w:t>
      </w:r>
      <w:del w:id="115" w:author="Jacques DAVID" w:date="2023-08-25T15:07:00Z">
        <w:r w:rsidDel="000E6401">
          <w:delText xml:space="preserve">par </w:delText>
        </w:r>
      </w:del>
      <w:ins w:id="116" w:author="Jacques DAVID" w:date="2023-08-25T15:07:00Z">
        <w:r w:rsidR="000E6401">
          <w:t xml:space="preserve">d’une même </w:t>
        </w:r>
      </w:ins>
      <w:r>
        <w:t xml:space="preserve">famille </w:t>
      </w:r>
      <w:del w:id="117" w:author="Jacques DAVID" w:date="2023-08-25T15:07:00Z">
        <w:r w:rsidDel="00EB762F">
          <w:delText xml:space="preserve">en observant les </w:delText>
        </w:r>
      </w:del>
      <w:ins w:id="118" w:author="Jacques DAVID" w:date="2023-08-25T15:07:00Z">
        <w:r w:rsidR="00EB762F">
          <w:t>issu d’</w:t>
        </w:r>
      </w:ins>
      <w:r>
        <w:t xml:space="preserve">épis et </w:t>
      </w:r>
      <w:del w:id="119" w:author="Jacques DAVID" w:date="2023-08-25T15:07:00Z">
        <w:r w:rsidDel="00EB762F">
          <w:delText xml:space="preserve">en </w:delText>
        </w:r>
      </w:del>
      <w:ins w:id="120" w:author="Jacques DAVID" w:date="2023-08-25T15:07:00Z">
        <w:r w:rsidR="00EB762F">
          <w:t xml:space="preserve">de </w:t>
        </w:r>
      </w:ins>
      <w:del w:id="121" w:author="Jacques DAVID" w:date="2023-08-25T15:07:00Z">
        <w:r w:rsidDel="00EB762F">
          <w:delText xml:space="preserve">sélectionnant </w:delText>
        </w:r>
      </w:del>
      <w:ins w:id="122" w:author="Jacques DAVID" w:date="2023-08-25T15:07:00Z">
        <w:r w:rsidR="00EB762F">
          <w:t xml:space="preserve">retenir </w:t>
        </w:r>
      </w:ins>
      <w:r>
        <w:t xml:space="preserve">tous les grains d’un épi lorsque </w:t>
      </w:r>
      <w:ins w:id="123" w:author="Jacques DAVID" w:date="2023-08-25T15:07:00Z">
        <w:r w:rsidR="00EB762F">
          <w:t xml:space="preserve">la valeur </w:t>
        </w:r>
        <w:proofErr w:type="spellStart"/>
        <w:r w:rsidR="00EB762F">
          <w:t>moyene</w:t>
        </w:r>
        <w:proofErr w:type="spellEnd"/>
        <w:r w:rsidR="00EB762F">
          <w:t xml:space="preserve"> de cette famille </w:t>
        </w:r>
      </w:ins>
      <w:ins w:id="124" w:author="Jacques DAVID" w:date="2023-08-25T15:08:00Z">
        <w:r w:rsidR="00EB762F">
          <w:t xml:space="preserve">est </w:t>
        </w:r>
        <w:proofErr w:type="spellStart"/>
        <w:r w:rsidR="00EB762F">
          <w:t>au dessus</w:t>
        </w:r>
        <w:proofErr w:type="spellEnd"/>
        <w:r w:rsidR="00EB762F">
          <w:t xml:space="preserve"> de la valeur cible ou bien </w:t>
        </w:r>
        <w:proofErr w:type="spellStart"/>
        <w:r w:rsidR="00EB762F">
          <w:t>au dessus</w:t>
        </w:r>
        <w:proofErr w:type="spellEnd"/>
        <w:r w:rsidR="00EB762F">
          <w:t xml:space="preserve"> de la valeur moyenne de la population. </w:t>
        </w:r>
      </w:ins>
      <w:commentRangeStart w:id="125"/>
      <w:proofErr w:type="gramStart"/>
      <w:r>
        <w:t>celui</w:t>
      </w:r>
      <w:proofErr w:type="gramEnd"/>
      <w:r>
        <w:t xml:space="preserve">-ci a assez de grains "satisfaisants". </w:t>
      </w:r>
      <w:commentRangeEnd w:id="125"/>
      <w:r w:rsidR="00EB762F">
        <w:rPr>
          <w:rStyle w:val="Marquedecommentaire"/>
          <w:rFonts w:asciiTheme="minorHAnsi" w:eastAsiaTheme="minorHAnsi" w:hAnsiTheme="minorHAnsi" w:cstheme="minorBidi"/>
          <w:lang w:eastAsia="en-US"/>
        </w:rPr>
        <w:commentReference w:id="125"/>
      </w:r>
      <w:r>
        <w:t>Le blé étant majoritairement autogame</w:t>
      </w:r>
      <w:ins w:id="126" w:author="Jacques DAVID" w:date="2023-08-25T15:08:00Z">
        <w:r w:rsidR="00EB762F">
          <w:t xml:space="preserve"> (il traine </w:t>
        </w:r>
        <w:proofErr w:type="spellStart"/>
        <w:r w:rsidR="00EB762F">
          <w:t>eds</w:t>
        </w:r>
        <w:proofErr w:type="spellEnd"/>
        <w:r w:rsidR="00EB762F">
          <w:t xml:space="preserve"> estimations de l’</w:t>
        </w:r>
        <w:proofErr w:type="spellStart"/>
        <w:r w:rsidR="00EB762F">
          <w:t>allof</w:t>
        </w:r>
        <w:proofErr w:type="spellEnd"/>
        <w:r w:rsidR="00EB762F">
          <w:t xml:space="preserve"> spontanée dans la </w:t>
        </w:r>
        <w:proofErr w:type="spellStart"/>
        <w:r w:rsidR="00EB762F">
          <w:t>littérerur</w:t>
        </w:r>
        <w:proofErr w:type="spellEnd"/>
        <w:r w:rsidR="00EB762F">
          <w:t xml:space="preserve">) </w:t>
        </w:r>
      </w:ins>
      <w:r>
        <w:t xml:space="preserve">, dans une population contenant </w:t>
      </w:r>
      <w:ins w:id="127" w:author="Jacques DAVID" w:date="2023-08-25T15:09:00Z">
        <w:r w:rsidR="00EB762F">
          <w:t xml:space="preserve">majoritairement </w:t>
        </w:r>
      </w:ins>
      <w:r>
        <w:t xml:space="preserve">des lignées fixées </w:t>
      </w:r>
      <w:ins w:id="128" w:author="Jacques DAVID" w:date="2023-08-25T15:09:00Z">
        <w:r w:rsidR="00EB762F">
          <w:t>(</w:t>
        </w:r>
        <w:proofErr w:type="spellStart"/>
        <w:r w:rsidR="00EB762F">
          <w:t>Enjalbert</w:t>
        </w:r>
        <w:proofErr w:type="spellEnd"/>
        <w:r w:rsidR="00EB762F">
          <w:t xml:space="preserve"> et David 2000)</w:t>
        </w:r>
      </w:ins>
      <w:del w:id="129" w:author="Jacques DAVID" w:date="2023-08-25T15:09:00Z">
        <w:r w:rsidDel="00EB762F">
          <w:delText>sans gènes de stérilité mâle</w:delText>
        </w:r>
      </w:del>
      <w:r>
        <w:t>, tous les grains d’un épi on</w:t>
      </w:r>
      <w:r w:rsidR="00304ABB">
        <w:t>t</w:t>
      </w:r>
      <w:r>
        <w:t xml:space="preserve"> </w:t>
      </w:r>
      <w:proofErr w:type="spellStart"/>
      <w:ins w:id="130" w:author="Jacques DAVID" w:date="2023-08-25T15:09:00Z">
        <w:r w:rsidR="00EB762F">
          <w:t>un</w:t>
        </w:r>
      </w:ins>
      <w:del w:id="131" w:author="Jacques DAVID" w:date="2023-08-25T15:09:00Z">
        <w:r w:rsidDel="00EB762F">
          <w:delText xml:space="preserve">le même </w:delText>
        </w:r>
      </w:del>
      <w:r>
        <w:t>génotype</w:t>
      </w:r>
      <w:proofErr w:type="spellEnd"/>
      <w:ins w:id="132" w:author="Jacques DAVID" w:date="2023-08-25T15:09:00Z">
        <w:r w:rsidR="00EB762F">
          <w:t xml:space="preserve"> identique ou proche</w:t>
        </w:r>
      </w:ins>
      <w:r>
        <w:t>. Sélectionner sur</w:t>
      </w:r>
      <w:ins w:id="133" w:author="Jacques DAVID" w:date="2023-08-25T15:10:00Z">
        <w:r w:rsidR="00EB762F">
          <w:t xml:space="preserve"> la valeur moyenne des grains </w:t>
        </w:r>
        <w:r w:rsidR="00EB762F">
          <w:lastRenderedPageBreak/>
          <w:t>d’</w:t>
        </w:r>
        <w:proofErr w:type="spellStart"/>
        <w:r w:rsidR="00EB762F">
          <w:t>un</w:t>
        </w:r>
      </w:ins>
      <w:del w:id="134" w:author="Jacques DAVID" w:date="2023-08-25T15:10:00Z">
        <w:r w:rsidDel="00EB762F">
          <w:delText xml:space="preserve"> l’</w:delText>
        </w:r>
      </w:del>
      <w:r>
        <w:t>épi</w:t>
      </w:r>
      <w:proofErr w:type="spellEnd"/>
      <w:r>
        <w:t xml:space="preserve"> revient donc à </w:t>
      </w:r>
      <w:del w:id="135" w:author="Jacques DAVID" w:date="2023-08-25T15:10:00Z">
        <w:r w:rsidDel="00EB762F">
          <w:delText xml:space="preserve">sélectionner </w:delText>
        </w:r>
      </w:del>
      <w:ins w:id="136" w:author="Jacques DAVID" w:date="2023-08-25T15:10:00Z">
        <w:r w:rsidR="00EB762F">
          <w:t xml:space="preserve">mieux </w:t>
        </w:r>
      </w:ins>
      <w:ins w:id="137" w:author="Jacques DAVID" w:date="2023-08-25T15:13:00Z">
        <w:r w:rsidR="00EB762F">
          <w:t>apprécier</w:t>
        </w:r>
      </w:ins>
      <w:ins w:id="138" w:author="Jacques DAVID" w:date="2023-08-25T15:10:00Z">
        <w:r w:rsidR="00EB762F">
          <w:t xml:space="preserve"> la valeur génétique des </w:t>
        </w:r>
      </w:ins>
      <w:del w:id="139" w:author="Jacques DAVID" w:date="2023-08-25T15:10:00Z">
        <w:r w:rsidDel="00EB762F">
          <w:delText xml:space="preserve">les </w:delText>
        </w:r>
      </w:del>
      <w:r>
        <w:t xml:space="preserve">grains </w:t>
      </w:r>
      <w:del w:id="140" w:author="Jacques DAVID" w:date="2023-08-25T15:11:00Z">
        <w:r w:rsidDel="00EB762F">
          <w:delText xml:space="preserve">sur la valeur moyenne de leur génotype </w:delText>
        </w:r>
      </w:del>
      <w:r>
        <w:t xml:space="preserve">indépendamment de leurs valeurs </w:t>
      </w:r>
      <w:proofErr w:type="spellStart"/>
      <w:ins w:id="141" w:author="Jacques DAVID" w:date="2023-08-25T15:11:00Z">
        <w:r w:rsidR="00EB762F">
          <w:t>phenotypiques</w:t>
        </w:r>
        <w:proofErr w:type="spellEnd"/>
        <w:r w:rsidR="00EB762F">
          <w:t xml:space="preserve"> </w:t>
        </w:r>
      </w:ins>
      <w:r>
        <w:t>individuelles.</w:t>
      </w:r>
      <w:r w:rsidR="00973FB0">
        <w:t xml:space="preserve"> Pour comprendre les différences qui existent entre ces deux façons de sélectionner</w:t>
      </w:r>
      <w:ins w:id="142" w:author="Jacques DAVID" w:date="2023-08-25T15:11:00Z">
        <w:r w:rsidR="00EB762F">
          <w:t xml:space="preserve"> (grain individuel vs. Moyenne des grains d’un épi)</w:t>
        </w:r>
      </w:ins>
      <w:r w:rsidR="00973FB0">
        <w:t>, il faut s’</w:t>
      </w:r>
      <w:r w:rsidR="000616EB">
        <w:t xml:space="preserve">intéresser </w:t>
      </w:r>
      <w:r w:rsidR="00922F4C">
        <w:t>aux facteurs</w:t>
      </w:r>
      <w:r w:rsidR="00810A9E">
        <w:t xml:space="preserve"> </w:t>
      </w:r>
      <w:ins w:id="143" w:author="Jacques DAVID" w:date="2023-08-25T15:11:00Z">
        <w:r w:rsidR="00EB762F">
          <w:t xml:space="preserve">(paramètres ?) </w:t>
        </w:r>
      </w:ins>
      <w:r w:rsidR="00973FB0">
        <w:t>important</w:t>
      </w:r>
      <w:r w:rsidR="000616EB">
        <w:t>s</w:t>
      </w:r>
      <w:r w:rsidR="00973FB0">
        <w:t xml:space="preserve"> en sélection : la variance </w:t>
      </w:r>
      <w:ins w:id="144" w:author="Jacques DAVID" w:date="2023-08-25T15:12:00Z">
        <w:r w:rsidR="00EB762F">
          <w:t xml:space="preserve">phénotypique totale </w:t>
        </w:r>
      </w:ins>
      <w:r w:rsidR="00973FB0">
        <w:t>du trait sélectionné</w:t>
      </w:r>
      <w:r w:rsidR="00810A9E">
        <w:t>,</w:t>
      </w:r>
      <w:r w:rsidR="000616EB">
        <w:t xml:space="preserve"> la précision avec laquelle une mesure phénotypique permet d’estimer la valeur génétique d</w:t>
      </w:r>
      <w:ins w:id="145" w:author="Jacques DAVID" w:date="2023-08-25T15:12:00Z">
        <w:r w:rsidR="00EB762F">
          <w:t xml:space="preserve">’une unité de sélection (une </w:t>
        </w:r>
      </w:ins>
      <w:del w:id="146" w:author="Jacques DAVID" w:date="2023-08-25T15:12:00Z">
        <w:r w:rsidR="000616EB" w:rsidDel="00EB762F">
          <w:delText>e l’</w:delText>
        </w:r>
      </w:del>
      <w:r w:rsidR="000616EB">
        <w:t xml:space="preserve">individu </w:t>
      </w:r>
      <w:ins w:id="147" w:author="Jacques DAVID" w:date="2023-08-25T15:12:00Z">
        <w:r w:rsidR="00EB762F">
          <w:t xml:space="preserve">ou une famille) </w:t>
        </w:r>
      </w:ins>
      <w:del w:id="148" w:author="Jacques DAVID" w:date="2023-08-25T15:13:00Z">
        <w:r w:rsidR="000616EB" w:rsidDel="00EB762F">
          <w:delText>mesuré</w:delText>
        </w:r>
        <w:r w:rsidR="00810A9E" w:rsidDel="00EB762F">
          <w:delText xml:space="preserve"> </w:delText>
        </w:r>
      </w:del>
      <w:r w:rsidR="00810A9E">
        <w:t>(l’héritabilité), et l’intensité de sélection appliquée</w:t>
      </w:r>
      <w:ins w:id="149" w:author="Jacques DAVID" w:date="2023-08-25T15:13:00Z">
        <w:r w:rsidR="00EB762F">
          <w:t xml:space="preserve"> en fonction du nombre d’unités de sélection observées</w:t>
        </w:r>
      </w:ins>
      <w:del w:id="150" w:author="Jacques DAVID" w:date="2023-08-25T15:13:00Z">
        <w:r w:rsidR="00973FB0" w:rsidDel="00EB762F">
          <w:delText xml:space="preserve">. </w:delText>
        </w:r>
      </w:del>
    </w:p>
    <w:p w14:paraId="3B489F81" w14:textId="77777777" w:rsidR="000616EB" w:rsidRDefault="000616EB" w:rsidP="00973FB0"/>
    <w:p w14:paraId="482EE8AD" w14:textId="11A56C5B" w:rsidR="00973FB0" w:rsidRDefault="00973FB0" w:rsidP="00973FB0">
      <w:r>
        <w:t xml:space="preserve">Pour un trait du grain, la variance </w:t>
      </w:r>
      <w:del w:id="151" w:author="Jacques DAVID" w:date="2023-08-25T15:16:00Z">
        <w:r w:rsidDel="00EB762F">
          <w:delText>que l’on peut mesurer</w:delText>
        </w:r>
        <w:r w:rsidR="000616EB" w:rsidDel="00EB762F">
          <w:delText xml:space="preserve"> entre </w:delText>
        </w:r>
      </w:del>
      <w:ins w:id="152" w:author="Jacques DAVID" w:date="2023-08-25T15:16:00Z">
        <w:r w:rsidR="00EB762F">
          <w:t xml:space="preserve">observée entre </w:t>
        </w:r>
      </w:ins>
      <w:del w:id="153" w:author="Jacques DAVID" w:date="2023-08-25T15:16:00Z">
        <w:r w:rsidR="000616EB" w:rsidDel="00EB762F">
          <w:delText xml:space="preserve">différents </w:delText>
        </w:r>
      </w:del>
      <w:r w:rsidR="000616EB">
        <w:t xml:space="preserve">grains </w:t>
      </w:r>
      <w:del w:id="154" w:author="Jacques DAVID" w:date="2023-08-25T15:16:00Z">
        <w:r w:rsidR="000616EB" w:rsidDel="00EB762F">
          <w:delText xml:space="preserve">est liée </w:delText>
        </w:r>
      </w:del>
      <w:ins w:id="155" w:author="Jacques DAVID" w:date="2023-08-25T15:16:00Z">
        <w:r w:rsidR="00EB762F">
          <w:t xml:space="preserve">provient de </w:t>
        </w:r>
      </w:ins>
      <w:r w:rsidR="000616EB">
        <w:t>à :</w:t>
      </w:r>
    </w:p>
    <w:p w14:paraId="5F983568" w14:textId="5658799F" w:rsidR="000616EB" w:rsidRDefault="000616EB" w:rsidP="000616EB">
      <w:pPr>
        <w:pStyle w:val="Paragraphedeliste"/>
        <w:numPr>
          <w:ilvl w:val="0"/>
          <w:numId w:val="12"/>
        </w:numPr>
      </w:pPr>
      <w:r>
        <w:t xml:space="preserve">La variance génétique qui existe entre </w:t>
      </w:r>
      <w:del w:id="156" w:author="Jacques DAVID" w:date="2023-08-25T15:16:00Z">
        <w:r w:rsidDel="00EB762F">
          <w:delText xml:space="preserve">deux grains de </w:delText>
        </w:r>
      </w:del>
      <w:r>
        <w:t>génotypes différents (toute chose égale par ailleurs</w:t>
      </w:r>
      <w:r w:rsidR="00CB5603">
        <w:t>)</w:t>
      </w:r>
    </w:p>
    <w:p w14:paraId="10863B5A" w14:textId="7847E0C3" w:rsidR="000616EB" w:rsidRDefault="000616EB" w:rsidP="000616EB">
      <w:pPr>
        <w:pStyle w:val="Paragraphedeliste"/>
        <w:numPr>
          <w:ilvl w:val="0"/>
          <w:numId w:val="12"/>
        </w:numPr>
      </w:pPr>
      <w:r>
        <w:t xml:space="preserve">La variance environnementale qui existe entre </w:t>
      </w:r>
      <w:del w:id="157" w:author="Jacques DAVID" w:date="2023-08-25T15:18:00Z">
        <w:r w:rsidDel="00B52FD8">
          <w:delText xml:space="preserve">deux </w:delText>
        </w:r>
      </w:del>
      <w:r>
        <w:t xml:space="preserve">grains </w:t>
      </w:r>
      <w:ins w:id="158" w:author="Jacques DAVID" w:date="2023-08-25T15:18:00Z">
        <w:r w:rsidR="00B52FD8">
          <w:t xml:space="preserve">issus de plantes différentes </w:t>
        </w:r>
      </w:ins>
      <w:r>
        <w:t>d</w:t>
      </w:r>
      <w:ins w:id="159" w:author="Jacques DAVID" w:date="2023-08-25T15:18:00Z">
        <w:r w:rsidR="00B52FD8">
          <w:t>’</w:t>
        </w:r>
        <w:proofErr w:type="spellStart"/>
        <w:r w:rsidR="00B52FD8">
          <w:t>un</w:t>
        </w:r>
      </w:ins>
      <w:del w:id="160" w:author="Jacques DAVID" w:date="2023-08-25T15:18:00Z">
        <w:r w:rsidDel="00B52FD8">
          <w:delText xml:space="preserve">e </w:delText>
        </w:r>
      </w:del>
      <w:r>
        <w:t>même</w:t>
      </w:r>
      <w:proofErr w:type="spellEnd"/>
      <w:r>
        <w:t xml:space="preserve"> génotype ayant poussé dans des conditions différentes</w:t>
      </w:r>
      <w:ins w:id="161" w:author="Jacques DAVID" w:date="2023-08-25T15:17:00Z">
        <w:r w:rsidR="00B52FD8">
          <w:t>, comme des parcelles différentes dans le même lieu ou des lieux différents la même année, etc.</w:t>
        </w:r>
      </w:ins>
    </w:p>
    <w:p w14:paraId="5ED843F8" w14:textId="358B4980" w:rsidR="000616EB" w:rsidRDefault="000616EB" w:rsidP="000616EB">
      <w:pPr>
        <w:pStyle w:val="Paragraphedeliste"/>
        <w:numPr>
          <w:ilvl w:val="0"/>
          <w:numId w:val="12"/>
        </w:numPr>
      </w:pPr>
      <w:r>
        <w:t xml:space="preserve">La variance inter-épi qui existe entre </w:t>
      </w:r>
      <w:del w:id="162" w:author="Jacques DAVID" w:date="2023-08-25T15:18:00Z">
        <w:r w:rsidDel="00B52FD8">
          <w:delText xml:space="preserve">deux </w:delText>
        </w:r>
      </w:del>
      <w:r>
        <w:t>épis d’une même plante pour des raisons physiologiques</w:t>
      </w:r>
      <w:ins w:id="163" w:author="Jacques DAVID" w:date="2023-08-25T15:19:00Z">
        <w:r w:rsidR="00B52FD8">
          <w:t>, par exemple entre brin maître et brin secondaire</w:t>
        </w:r>
      </w:ins>
    </w:p>
    <w:p w14:paraId="1EAB9BAD" w14:textId="75AFF64B" w:rsidR="000616EB" w:rsidRDefault="000616EB" w:rsidP="000616EB">
      <w:pPr>
        <w:pStyle w:val="Paragraphedeliste"/>
        <w:numPr>
          <w:ilvl w:val="0"/>
          <w:numId w:val="12"/>
        </w:numPr>
      </w:pPr>
      <w:r>
        <w:t>La variance intra-épi qui existe entre de</w:t>
      </w:r>
      <w:r w:rsidR="00727779">
        <w:t>s</w:t>
      </w:r>
      <w:r>
        <w:t xml:space="preserve"> grains d’un même épi </w:t>
      </w:r>
      <w:ins w:id="164" w:author="Jacques DAVID" w:date="2023-08-25T15:18:00Z">
        <w:r w:rsidR="00B52FD8">
          <w:t>de la m</w:t>
        </w:r>
      </w:ins>
      <w:ins w:id="165" w:author="Jacques DAVID" w:date="2023-08-25T15:19:00Z">
        <w:r w:rsidR="00B52FD8">
          <w:t xml:space="preserve">ême plante </w:t>
        </w:r>
      </w:ins>
      <w:r>
        <w:t>pour des raisons physiologiques également</w:t>
      </w:r>
      <w:ins w:id="166" w:author="Jacques DAVID" w:date="2023-08-25T15:19:00Z">
        <w:r w:rsidR="00B52FD8">
          <w:t>, par exemple grains des fleurs latérales vs fleurs centrales (</w:t>
        </w:r>
        <w:proofErr w:type="spellStart"/>
        <w:r w:rsidR="00B52FD8">
          <w:t>re</w:t>
        </w:r>
      </w:ins>
      <w:ins w:id="167" w:author="Jacques DAVID" w:date="2023-08-25T15:20:00Z">
        <w:r w:rsidR="00B52FD8">
          <w:t>ference</w:t>
        </w:r>
        <w:proofErr w:type="spellEnd"/>
        <w:r w:rsidR="00B52FD8">
          <w:t xml:space="preserve"> </w:t>
        </w:r>
        <w:proofErr w:type="spellStart"/>
        <w:r w:rsidR="00B52FD8">
          <w:t>thsèarde</w:t>
        </w:r>
        <w:proofErr w:type="spellEnd"/>
        <w:r w:rsidR="00B52FD8">
          <w:t xml:space="preserve"> Clermont)</w:t>
        </w:r>
      </w:ins>
      <w:del w:id="168" w:author="Jacques DAVID" w:date="2023-08-25T15:19:00Z">
        <w:r w:rsidDel="00B52FD8">
          <w:delText>.</w:delText>
        </w:r>
      </w:del>
    </w:p>
    <w:p w14:paraId="78ECBFBB" w14:textId="39253994" w:rsidR="000616EB" w:rsidRDefault="000616EB" w:rsidP="000616EB">
      <w:pPr>
        <w:rPr>
          <w:ins w:id="169" w:author="Jacques DAVID" w:date="2023-08-25T15:21:00Z"/>
        </w:rPr>
      </w:pPr>
    </w:p>
    <w:p w14:paraId="641EAFB7" w14:textId="06BDB51B" w:rsidR="00B52FD8" w:rsidRDefault="00B52FD8" w:rsidP="000616EB">
      <w:pPr>
        <w:rPr>
          <w:ins w:id="170" w:author="Jacques DAVID" w:date="2023-08-25T15:21:00Z"/>
        </w:rPr>
      </w:pPr>
      <w:ins w:id="171" w:author="Jacques DAVID" w:date="2023-08-25T15:21:00Z">
        <w:r>
          <w:t>Je pense que le modèle que tu présentes ci-dessous devrait figurer dans un chapitre Méthodes vu que la question est posée de manière verbales</w:t>
        </w:r>
      </w:ins>
    </w:p>
    <w:p w14:paraId="0896FEEA" w14:textId="55A05600" w:rsidR="00B52FD8" w:rsidRDefault="00B52FD8" w:rsidP="000616EB">
      <w:pPr>
        <w:rPr>
          <w:ins w:id="172" w:author="Jacques DAVID" w:date="2023-08-25T15:32:00Z"/>
        </w:rPr>
      </w:pPr>
    </w:p>
    <w:p w14:paraId="0310288D" w14:textId="1D37B752" w:rsidR="00E52EBE" w:rsidRDefault="00E52EBE" w:rsidP="000616EB">
      <w:pPr>
        <w:rPr>
          <w:ins w:id="173" w:author="Jacques DAVID" w:date="2023-08-25T15:33:00Z"/>
        </w:rPr>
      </w:pPr>
      <w:proofErr w:type="spellStart"/>
      <w:ins w:id="174" w:author="Jacques DAVID" w:date="2023-08-25T15:32:00Z">
        <w:r>
          <w:t>Methode</w:t>
        </w:r>
        <w:proofErr w:type="spellEnd"/>
        <w:proofErr w:type="gramStart"/>
        <w:r>
          <w:t> :Elaboration</w:t>
        </w:r>
        <w:proofErr w:type="gramEnd"/>
        <w:r>
          <w:t xml:space="preserve"> d’un indice de comparaison de l</w:t>
        </w:r>
      </w:ins>
      <w:ins w:id="175" w:author="Jacques DAVID" w:date="2023-08-25T15:33:00Z">
        <w:r>
          <w:t>’efficacité d’une sélection sur grain vs sur épi</w:t>
        </w:r>
      </w:ins>
    </w:p>
    <w:p w14:paraId="7D8075B7" w14:textId="77777777" w:rsidR="00E52EBE" w:rsidRDefault="00E52EBE" w:rsidP="000616EB"/>
    <w:p w14:paraId="1ED29070" w14:textId="23BB1D85" w:rsidR="000616EB" w:rsidRDefault="000616EB" w:rsidP="000616EB">
      <w:del w:id="176" w:author="Jacques DAVID" w:date="2023-08-25T15:20:00Z">
        <w:r w:rsidDel="00B52FD8">
          <w:delText xml:space="preserve">On </w:delText>
        </w:r>
      </w:del>
      <w:ins w:id="177" w:author="Jacques DAVID" w:date="2023-08-25T15:20:00Z">
        <w:r w:rsidR="00B52FD8">
          <w:t xml:space="preserve">Ces considération amène à modéliser la valeur </w:t>
        </w:r>
        <w:proofErr w:type="spellStart"/>
        <w:r w:rsidR="00B52FD8">
          <w:t>phénotypque</w:t>
        </w:r>
        <w:proofErr w:type="spellEnd"/>
        <w:r w:rsidR="00B52FD8">
          <w:t xml:space="preserve"> </w:t>
        </w:r>
        <w:proofErr w:type="spellStart"/>
        <w:r w:rsidR="00B52FD8">
          <w:t>observéer</w:t>
        </w:r>
        <w:proofErr w:type="spellEnd"/>
        <w:r w:rsidR="00B52FD8">
          <w:t xml:space="preserve"> sur un grain individuel de la manière </w:t>
        </w:r>
        <w:proofErr w:type="gramStart"/>
        <w:r w:rsidR="00B52FD8">
          <w:t xml:space="preserve">suivante  </w:t>
        </w:r>
      </w:ins>
      <w:r>
        <w:t>peut</w:t>
      </w:r>
      <w:proofErr w:type="gramEnd"/>
      <w:r>
        <w:t xml:space="preserve"> donc poser le modèle suivant : </w:t>
      </w:r>
    </w:p>
    <w:p w14:paraId="4D314EB7" w14:textId="371C26DF" w:rsidR="000616EB" w:rsidRDefault="00DD4A12"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DD4A12"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DD4A12"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0314B460" w:rsidR="00AF1E06" w:rsidRDefault="00B35960" w:rsidP="00B35960">
      <w:pPr>
        <w:pStyle w:val="Paragraphedeliste"/>
        <w:numPr>
          <w:ilvl w:val="0"/>
          <w:numId w:val="12"/>
        </w:numPr>
      </w:pPr>
      <m:oMath>
        <m:r>
          <w:rPr>
            <w:rFonts w:ascii="Cambria Math" w:hAnsi="Cambria Math"/>
          </w:rPr>
          <w:lastRenderedPageBreak/>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ins w:id="178" w:author="Jacques DAVID" w:date="2023-08-25T15:22:00Z">
        <w:r w:rsidR="009A73C6">
          <w:t xml:space="preserve"> , attention pourquoi tu notes ca GXE … il peut aussi y avoir un effet</w:t>
        </w:r>
      </w:ins>
      <w:ins w:id="179" w:author="Jacques DAVID" w:date="2023-08-25T15:23:00Z">
        <w:r w:rsidR="009A73C6">
          <w:t xml:space="preserve"> E </w:t>
        </w:r>
      </w:ins>
      <w:ins w:id="180" w:author="Jacques DAVID" w:date="2023-08-25T15:34:00Z">
        <w:r w:rsidR="00E52EBE">
          <w:t xml:space="preserve">, donc c’est E + </w:t>
        </w:r>
        <w:proofErr w:type="spellStart"/>
        <w:r w:rsidR="00E52EBE">
          <w:t>GxE</w:t>
        </w:r>
      </w:ins>
      <w:proofErr w:type="spellEnd"/>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0ABFFAEE" w:rsidR="00AF1E06" w:rsidRPr="00520B99" w:rsidRDefault="00DD4A12"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del w:id="181" w:author="Jacques DAVID" w:date="2023-08-25T15:23:00Z">
        <w:r w:rsidR="00AE2917" w:rsidDel="009A73C6">
          <w:delText xml:space="preserve">la </w:delText>
        </w:r>
      </w:del>
      <w:ins w:id="182" w:author="Jacques DAVID" w:date="2023-08-25T15:23:00Z">
        <w:r w:rsidR="009A73C6">
          <w:t xml:space="preserve">un effet </w:t>
        </w:r>
      </w:ins>
      <w:proofErr w:type="spellStart"/>
      <w:r w:rsidR="00AE2917">
        <w:t>résiduel</w:t>
      </w:r>
      <w:del w:id="183" w:author="Jacques DAVID" w:date="2023-08-25T15:24:00Z">
        <w:r w:rsidR="00AE2917" w:rsidDel="009A73C6">
          <w:delText>le</w:delText>
        </w:r>
      </w:del>
      <w:del w:id="184" w:author="Jacques DAVID" w:date="2023-08-25T15:23:00Z">
        <w:r w:rsidR="00AE2917" w:rsidDel="009A73C6">
          <w:delText xml:space="preserve"> </w:delText>
        </w:r>
      </w:del>
      <w:del w:id="185" w:author="Jacques DAVID" w:date="2023-08-25T15:24:00Z">
        <w:r w:rsidR="00AE2917" w:rsidDel="009A73C6">
          <w:delText xml:space="preserve">qui contient la variance </w:delText>
        </w:r>
      </w:del>
      <w:r w:rsidR="00AE2917">
        <w:t>non</w:t>
      </w:r>
      <w:proofErr w:type="spellEnd"/>
      <w:r w:rsidR="00AE2917">
        <w:t xml:space="preserve"> expliquée par les autres effets, </w:t>
      </w:r>
      <w:del w:id="186" w:author="Jacques DAVID" w:date="2023-08-25T15:24:00Z">
        <w:r w:rsidR="00AE2917" w:rsidDel="009A73C6">
          <w:delText xml:space="preserve">donc </w:delText>
        </w:r>
      </w:del>
      <w:ins w:id="187" w:author="Jacques DAVID" w:date="2023-08-25T15:24:00Z">
        <w:r w:rsidR="009A73C6">
          <w:t xml:space="preserve">et se </w:t>
        </w:r>
        <w:proofErr w:type="spellStart"/>
        <w:r w:rsidR="009A73C6">
          <w:t>manifestre</w:t>
        </w:r>
        <w:proofErr w:type="spellEnd"/>
        <w:r w:rsidR="009A73C6">
          <w:t xml:space="preserve"> par  </w:t>
        </w:r>
      </w:ins>
      <w:r w:rsidR="00AE2917">
        <w:t>la variance intra épi.</w:t>
      </w:r>
    </w:p>
    <w:p w14:paraId="14E9B713" w14:textId="77777777" w:rsidR="00AF1E06" w:rsidRPr="00AF1E06" w:rsidRDefault="00AF1E06" w:rsidP="000616EB"/>
    <w:p w14:paraId="030BE3FF" w14:textId="050FF328"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DD4A1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25C9E7C7" w:rsidR="003873E3" w:rsidRDefault="003873E3" w:rsidP="000616EB">
      <w:del w:id="188" w:author="Jacques DAVID" w:date="2023-08-25T15:34:00Z">
        <w:r w:rsidDel="00E52EBE">
          <w:delText xml:space="preserve">Mais </w:delText>
        </w:r>
      </w:del>
      <w:ins w:id="189" w:author="Jacques DAVID" w:date="2023-08-25T15:34:00Z">
        <w:r w:rsidR="00E52EBE">
          <w:t>E</w:t>
        </w:r>
      </w:ins>
      <w:del w:id="190" w:author="Jacques DAVID" w:date="2023-08-25T15:34:00Z">
        <w:r w:rsidDel="00E52EBE">
          <w:delText>e</w:delText>
        </w:r>
      </w:del>
      <w:r>
        <w:t xml:space="preserve">n sélection sur </w:t>
      </w:r>
      <w:ins w:id="191" w:author="Jacques DAVID" w:date="2023-08-25T15:34:00Z">
        <w:r w:rsidR="00E52EBE">
          <w:t xml:space="preserve">la valeur moyenne d’es grains d’un </w:t>
        </w:r>
      </w:ins>
      <w:r>
        <w:t xml:space="preserve">épi, </w:t>
      </w:r>
      <w:ins w:id="192" w:author="Jacques DAVID" w:date="2023-08-25T15:36:00Z">
        <w:r w:rsidR="00E52EBE">
          <w:t xml:space="preserve">la </w:t>
        </w:r>
      </w:ins>
      <w:del w:id="193" w:author="Jacques DAVID" w:date="2023-08-25T15:36:00Z">
        <w:r w:rsidDel="00E52EBE">
          <w:delText xml:space="preserve">on observe les moyennes des grains </w:delText>
        </w:r>
        <w:r w:rsidR="004D622B" w:rsidDel="00E52EBE">
          <w:delText xml:space="preserve">par </w:delText>
        </w:r>
        <w:r w:rsidDel="00E52EBE">
          <w:delText xml:space="preserve">épi. La </w:delText>
        </w:r>
      </w:del>
      <w:r>
        <w:t xml:space="preserve">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DD4A1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DD4A12"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6D925942" w14:textId="77777777" w:rsidR="00886DE8" w:rsidRDefault="002850DE" w:rsidP="000616EB">
      <w:pPr>
        <w:rPr>
          <w:ins w:id="194" w:author="Jacques DAVID" w:date="2023-08-25T15:37:00Z"/>
        </w:rPr>
      </w:pPr>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p>
    <w:p w14:paraId="14BD13AD" w14:textId="64D92368" w:rsidR="00886DE8" w:rsidRDefault="00886DE8" w:rsidP="000616EB">
      <w:pPr>
        <w:rPr>
          <w:ins w:id="195" w:author="Jacques DAVID" w:date="2023-08-25T15:37:00Z"/>
        </w:rPr>
      </w:pPr>
      <w:ins w:id="196" w:author="Jacques DAVID" w:date="2023-08-25T15:37:00Z">
        <w:r>
          <w:t xml:space="preserve">Si tu as bien présenté de manière verbale dans l’intro, tu pourras dire en </w:t>
        </w:r>
        <w:proofErr w:type="spellStart"/>
        <w:r>
          <w:t>methode</w:t>
        </w:r>
        <w:proofErr w:type="spellEnd"/>
        <w:r>
          <w:t xml:space="preserve"> que la modélisation arrive bien à rendre cet attendu.</w:t>
        </w:r>
      </w:ins>
    </w:p>
    <w:p w14:paraId="79304A5C" w14:textId="77777777" w:rsidR="00886DE8" w:rsidRDefault="00886DE8" w:rsidP="000616EB">
      <w:pPr>
        <w:rPr>
          <w:ins w:id="197" w:author="Jacques DAVID" w:date="2023-08-25T15:37:00Z"/>
        </w:rPr>
      </w:pPr>
    </w:p>
    <w:p w14:paraId="02A35A16" w14:textId="223073DE" w:rsidR="00EF4028" w:rsidRPr="005F55CB" w:rsidRDefault="003215F3" w:rsidP="000616EB">
      <w:r>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t xml:space="preserve"> grains plus petits ayant tous une bonne valeur </w:t>
      </w:r>
      <w:commentRangeStart w:id="198"/>
      <w:r>
        <w:t>génétique</w:t>
      </w:r>
      <w:commentRangeEnd w:id="198"/>
      <w:r w:rsidR="00886DE8">
        <w:rPr>
          <w:rStyle w:val="Marquedecommentaire"/>
          <w:rFonts w:asciiTheme="minorHAnsi" w:eastAsiaTheme="minorHAnsi" w:hAnsiTheme="minorHAnsi" w:cstheme="minorBidi"/>
          <w:lang w:eastAsia="en-US"/>
        </w:rPr>
        <w:commentReference w:id="198"/>
      </w:r>
      <w:r>
        <w:t xml:space="preserve">. Les </w:t>
      </w:r>
      <w:commentRangeStart w:id="199"/>
      <w:r>
        <w:t xml:space="preserve">mauvais </w:t>
      </w:r>
      <w:commentRangeEnd w:id="199"/>
      <w:r w:rsidR="00886DE8">
        <w:rPr>
          <w:rStyle w:val="Marquedecommentaire"/>
          <w:rFonts w:asciiTheme="minorHAnsi" w:eastAsiaTheme="minorHAnsi" w:hAnsiTheme="minorHAnsi" w:cstheme="minorBidi"/>
          <w:lang w:eastAsia="en-US"/>
        </w:rPr>
        <w:commentReference w:id="199"/>
      </w:r>
      <w:r>
        <w:t>génotypes ont</w:t>
      </w:r>
      <w:ins w:id="200" w:author="Jacques DAVID" w:date="2023-08-25T15:39:00Z">
        <w:r w:rsidR="00886DE8">
          <w:t xml:space="preserve"> en moyenne</w:t>
        </w:r>
      </w:ins>
      <w:r>
        <w:t xml:space="preserve"> des petits grains </w:t>
      </w:r>
      <w:ins w:id="201" w:author="Jacques DAVID" w:date="2023-08-25T15:40:00Z">
        <w:r w:rsidR="00886DE8">
          <w:t xml:space="preserve">mais aussi </w:t>
        </w:r>
      </w:ins>
      <w:del w:id="202" w:author="Jacques DAVID" w:date="2023-08-25T15:40:00Z">
        <w:r w:rsidDel="00886DE8">
          <w:delText xml:space="preserve">et </w:delText>
        </w:r>
      </w:del>
      <w:r>
        <w:t xml:space="preserve">des grains gros et moyens qui </w:t>
      </w:r>
      <w:del w:id="203" w:author="Jacques DAVID" w:date="2023-08-25T15:40:00Z">
        <w:r w:rsidDel="00886DE8">
          <w:delText xml:space="preserve">ont </w:delText>
        </w:r>
      </w:del>
      <w:ins w:id="204" w:author="Jacques DAVID" w:date="2023-08-25T15:40:00Z">
        <w:r w:rsidR="00886DE8">
          <w:t xml:space="preserve">transmettent  </w:t>
        </w:r>
      </w:ins>
      <w:r>
        <w:t xml:space="preserve">tous une </w:t>
      </w:r>
      <w:del w:id="205" w:author="Jacques DAVID" w:date="2023-08-25T15:40:00Z">
        <w:r w:rsidDel="00886DE8">
          <w:delText xml:space="preserve">mauvaise </w:delText>
        </w:r>
      </w:del>
      <w:ins w:id="206" w:author="Jacques DAVID" w:date="2023-08-25T15:40:00Z">
        <w:r w:rsidR="00886DE8">
          <w:t>petite taille au grains de la génération suivante.</w:t>
        </w:r>
      </w:ins>
      <w:del w:id="207" w:author="Jacques DAVID" w:date="2023-08-25T15:40:00Z">
        <w:r w:rsidDel="00886DE8">
          <w:delText>valeur génétique</w:delText>
        </w:r>
      </w:del>
      <w:r>
        <w:t xml:space="preserve">. </w:t>
      </w:r>
      <w:ins w:id="208" w:author="Jacques DAVID" w:date="2023-08-25T15:41:00Z">
        <w:r w:rsidR="00886DE8">
          <w:t xml:space="preserve">En sélectionnant de </w:t>
        </w:r>
        <w:r w:rsidR="00886DE8">
          <w:lastRenderedPageBreak/>
          <w:t>manière massale</w:t>
        </w:r>
      </w:ins>
      <w:ins w:id="209" w:author="Jacques DAVID" w:date="2023-08-25T15:42:00Z">
        <w:r w:rsidR="00886DE8">
          <w:t xml:space="preserve"> sur des grains individuels</w:t>
        </w:r>
      </w:ins>
      <w:ins w:id="210" w:author="Jacques DAVID" w:date="2023-08-25T15:41:00Z">
        <w:r w:rsidR="00886DE8">
          <w:t xml:space="preserve">, </w:t>
        </w:r>
      </w:ins>
      <w:del w:id="211" w:author="Jacques DAVID" w:date="2023-08-25T15:41:00Z">
        <w:r w:rsidDel="00886DE8">
          <w:delText xml:space="preserve">Les </w:delText>
        </w:r>
      </w:del>
      <w:ins w:id="212" w:author="Jacques DAVID" w:date="2023-08-25T15:41:00Z">
        <w:r w:rsidR="00886DE8">
          <w:t xml:space="preserve">les </w:t>
        </w:r>
      </w:ins>
      <w:r>
        <w:t>gros grains</w:t>
      </w:r>
      <w:ins w:id="213" w:author="Jacques DAVID" w:date="2023-08-25T15:41:00Z">
        <w:r w:rsidR="00886DE8">
          <w:t xml:space="preserve">, </w:t>
        </w:r>
      </w:ins>
      <w:ins w:id="214" w:author="Jacques DAVID" w:date="2023-08-25T15:42:00Z">
        <w:r w:rsidR="00886DE8">
          <w:t xml:space="preserve">une majorité proviendront de génotype à gros grains mais </w:t>
        </w:r>
      </w:ins>
      <w:ins w:id="215" w:author="Jacques DAVID" w:date="2023-08-25T15:41:00Z">
        <w:r w:rsidR="00886DE8">
          <w:t xml:space="preserve">certains </w:t>
        </w:r>
      </w:ins>
      <w:ins w:id="216" w:author="Jacques DAVID" w:date="2023-08-25T15:42:00Z">
        <w:r w:rsidR="00886DE8">
          <w:t xml:space="preserve">proviendront </w:t>
        </w:r>
        <w:proofErr w:type="spellStart"/>
        <w:r w:rsidR="00886DE8">
          <w:t>donc</w:t>
        </w:r>
      </w:ins>
      <w:del w:id="217" w:author="Jacques DAVID" w:date="2023-08-25T15:41:00Z">
        <w:r w:rsidDel="00886DE8">
          <w:delText xml:space="preserve"> des mauvais </w:delText>
        </w:r>
      </w:del>
      <w:ins w:id="218" w:author="Jacques DAVID" w:date="2023-08-25T15:41:00Z">
        <w:r w:rsidR="00886DE8">
          <w:t>de</w:t>
        </w:r>
        <w:proofErr w:type="spellEnd"/>
        <w:r w:rsidR="00886DE8">
          <w:t xml:space="preserve"> </w:t>
        </w:r>
      </w:ins>
      <w:r>
        <w:t xml:space="preserve">génotypes </w:t>
      </w:r>
      <w:ins w:id="219" w:author="Jacques DAVID" w:date="2023-08-25T15:41:00Z">
        <w:r w:rsidR="00886DE8">
          <w:t>de petite taille</w:t>
        </w:r>
      </w:ins>
      <w:del w:id="220" w:author="Jacques DAVID" w:date="2023-08-25T15:41:00Z">
        <w:r w:rsidDel="00886DE8">
          <w:delText>peuvent être plus gros que les petits grains des bons génotypes</w:delText>
        </w:r>
      </w:del>
      <w:r>
        <w:t>.</w:t>
      </w:r>
      <w:del w:id="221" w:author="Jacques DAVID" w:date="2023-08-25T15:43:00Z">
        <w:r w:rsidDel="00886DE8">
          <w:delText xml:space="preserve"> Ainsi, en sélectionnant sur grains individuels, on risque de sélectionner </w:delText>
        </w:r>
      </w:del>
      <w:del w:id="222" w:author="Jacques DAVID" w:date="2023-08-25T15:42:00Z">
        <w:r w:rsidDel="00886DE8">
          <w:delText xml:space="preserve">à </w:delText>
        </w:r>
      </w:del>
      <w:del w:id="223" w:author="Jacques DAVID" w:date="2023-08-25T15:43:00Z">
        <w:r w:rsidDel="00886DE8">
          <w:delText>la fois de très gros grains de bonne valeur génétique et des gros grains de mauvaise valeur génétique</w:delText>
        </w:r>
      </w:del>
      <w:r>
        <w:t xml:space="preserve">. </w:t>
      </w:r>
      <w:del w:id="224" w:author="Jacques DAVID" w:date="2023-08-25T15:43:00Z">
        <w:r w:rsidDel="00886DE8">
          <w:delText xml:space="preserve">En revanche </w:delText>
        </w:r>
      </w:del>
      <w:ins w:id="225" w:author="Jacques DAVID" w:date="2023-08-25T15:43:00Z">
        <w:r w:rsidR="00886DE8">
          <w:t>E</w:t>
        </w:r>
      </w:ins>
      <w:del w:id="226" w:author="Jacques DAVID" w:date="2023-08-25T15:43:00Z">
        <w:r w:rsidDel="00886DE8">
          <w:delText>e</w:delText>
        </w:r>
      </w:del>
      <w:r>
        <w:t xml:space="preserve">n sélection sur épi, </w:t>
      </w:r>
      <w:ins w:id="227" w:author="Jacques DAVID" w:date="2023-08-25T15:43:00Z">
        <w:r w:rsidR="00886DE8">
          <w:t xml:space="preserve">la variabilité intra épi ne sera plus aussi importante, et </w:t>
        </w:r>
      </w:ins>
      <w:del w:id="228" w:author="Jacques DAVID" w:date="2023-08-25T15:44:00Z">
        <w:r w:rsidDel="00886DE8">
          <w:delText xml:space="preserve">on aura plus tendance à sélectionner </w:delText>
        </w:r>
      </w:del>
      <w:ins w:id="229" w:author="Jacques DAVID" w:date="2023-08-25T15:44:00Z">
        <w:r w:rsidR="00886DE8">
          <w:t xml:space="preserve">les familles sélectionnées </w:t>
        </w:r>
      </w:ins>
      <w:ins w:id="230" w:author="Jacques DAVID" w:date="2023-08-25T15:45:00Z">
        <w:r w:rsidR="00886DE8">
          <w:t xml:space="preserve">auront de plus grande chance d’avoir une valeur génotypique élevées </w:t>
        </w:r>
      </w:ins>
      <w:del w:id="231" w:author="Jacques DAVID" w:date="2023-08-25T15:45:00Z">
        <w:r w:rsidDel="00886DE8">
          <w:delText>des très gros grains et d</w:delText>
        </w:r>
      </w:del>
      <w:ins w:id="232" w:author="Jacques DAVID" w:date="2023-08-25T15:45:00Z">
        <w:r w:rsidR="00886DE8">
          <w:t xml:space="preserve">quelle que soit la taille des grains présents dans ces familles </w:t>
        </w:r>
      </w:ins>
      <w:del w:id="233" w:author="Jacques DAVID" w:date="2023-08-25T15:45:00Z">
        <w:r w:rsidDel="00886DE8">
          <w:delText xml:space="preserve">es petits grains de bonne valeur génétique </w:delText>
        </w:r>
      </w:del>
      <w:del w:id="234" w:author="Jacques DAVID" w:date="2023-08-25T15:46:00Z">
        <w:r w:rsidDel="00886DE8">
          <w:delText>(car on garde tout l’épi) et à éliminer des grains gros et moyens de mauvaise valeur génétique</w:delText>
        </w:r>
      </w:del>
      <w:r>
        <w:t xml:space="preserve">. </w:t>
      </w:r>
      <w:r w:rsidRPr="00886DE8">
        <w:rPr>
          <w:highlight w:val="yellow"/>
          <w:rPrChange w:id="235" w:author="Jacques DAVID" w:date="2023-08-25T15:46:00Z">
            <w:rPr/>
          </w:rPrChange>
        </w:rPr>
        <w:t xml:space="preserve">On est bien dans un cas où l’on estime mieux la valeur de génétique de chaque grain en sélectionnant sur </w:t>
      </w:r>
      <w:commentRangeStart w:id="236"/>
      <w:r w:rsidRPr="00886DE8">
        <w:rPr>
          <w:highlight w:val="yellow"/>
          <w:rPrChange w:id="237" w:author="Jacques DAVID" w:date="2023-08-25T15:46:00Z">
            <w:rPr/>
          </w:rPrChange>
        </w:rPr>
        <w:t>l’épi</w:t>
      </w:r>
      <w:commentRangeEnd w:id="236"/>
      <w:r w:rsidR="00886DE8">
        <w:rPr>
          <w:rStyle w:val="Marquedecommentaire"/>
          <w:rFonts w:asciiTheme="minorHAnsi" w:eastAsiaTheme="minorHAnsi" w:hAnsiTheme="minorHAnsi" w:cstheme="minorBidi"/>
          <w:lang w:eastAsia="en-US"/>
        </w:rPr>
        <w:commentReference w:id="236"/>
      </w:r>
      <w:r w:rsidRPr="00886DE8">
        <w:rPr>
          <w:highlight w:val="yellow"/>
          <w:rPrChange w:id="238" w:author="Jacques DAVID" w:date="2023-08-25T15:46:00Z">
            <w:rPr/>
          </w:rPrChange>
        </w:rPr>
        <w:t>.</w:t>
      </w:r>
      <w:r>
        <w:t xml:space="preserve"> </w:t>
      </w:r>
    </w:p>
    <w:p w14:paraId="69F049AE" w14:textId="1303C33B" w:rsidR="00E75524" w:rsidRDefault="00E75524" w:rsidP="000616EB"/>
    <w:p w14:paraId="12656C1A" w14:textId="40A605B9" w:rsidR="00820DCF" w:rsidRDefault="00713401" w:rsidP="000616EB">
      <w:ins w:id="239" w:author="Jacques DAVID" w:date="2023-08-25T15:47:00Z">
        <w:r>
          <w:t xml:space="preserve">A priori </w:t>
        </w:r>
      </w:ins>
      <w:del w:id="240" w:author="Jacques DAVID" w:date="2023-08-25T15:47:00Z">
        <w:r w:rsidR="00820DCF" w:rsidDel="00713401">
          <w:delText xml:space="preserve">On pourrait donc penser que </w:delText>
        </w:r>
      </w:del>
      <w:r w:rsidR="00820DCF">
        <w:t xml:space="preserve">la sélection sur épi </w:t>
      </w:r>
      <w:del w:id="241" w:author="Jacques DAVID" w:date="2023-08-25T15:47:00Z">
        <w:r w:rsidR="00820DCF" w:rsidDel="00713401">
          <w:delText xml:space="preserve">est </w:delText>
        </w:r>
      </w:del>
      <w:ins w:id="242" w:author="Jacques DAVID" w:date="2023-08-25T15:47:00Z">
        <w:r>
          <w:t xml:space="preserve">apparait comme </w:t>
        </w:r>
      </w:ins>
      <w:r w:rsidR="00820DCF">
        <w:t xml:space="preserve">la meilleure des deux méthodes. Cependant, en replaçant cela dans un contexte </w:t>
      </w:r>
      <w:proofErr w:type="spellStart"/>
      <w:r w:rsidR="00820DCF">
        <w:t>où</w:t>
      </w:r>
      <w:del w:id="243" w:author="Jacques DAVID" w:date="2023-08-25T15:47:00Z">
        <w:r w:rsidR="00820DCF" w:rsidDel="008B56BA">
          <w:delText xml:space="preserve"> </w:delText>
        </w:r>
      </w:del>
      <w:r w:rsidR="00820DCF">
        <w:t>un</w:t>
      </w:r>
      <w:proofErr w:type="spellEnd"/>
      <w:r w:rsidR="00820DCF">
        <w:t xml:space="preserve"> nombre de grain fixé doit être sélectionné (lorsqu’un un agriculteur ou un sélectionneur alloue une partie de sa surface à sa sélection massale), on peut faire le raisonnement suivant : </w:t>
      </w:r>
    </w:p>
    <w:p w14:paraId="3949D523" w14:textId="011E731D" w:rsidR="00820DCF" w:rsidRDefault="00820DCF" w:rsidP="000616EB">
      <w:r>
        <w:t>En sélection sur grain individuel, il est aisé de traiter un très grand nombre de grains, par exemple avec un tamis pour sélectionner sur la taille du grain, o</w:t>
      </w:r>
      <w:ins w:id="244" w:author="Jacques DAVID" w:date="2023-08-25T15:48:00Z">
        <w:r w:rsidR="008B56BA">
          <w:t xml:space="preserve">u bien en utilisant </w:t>
        </w:r>
      </w:ins>
      <w:del w:id="245" w:author="Jacques DAVID" w:date="2023-08-25T15:48:00Z">
        <w:r w:rsidDel="008B56BA">
          <w:delText>ù</w:delText>
        </w:r>
      </w:del>
      <w:r>
        <w:t xml:space="preserve"> un trieur optique. </w:t>
      </w:r>
      <w:ins w:id="246" w:author="Jacques DAVID" w:date="2023-08-25T15:48:00Z">
        <w:r w:rsidR="008B56BA">
          <w:t>A l’extr</w:t>
        </w:r>
      </w:ins>
      <w:ins w:id="247" w:author="Jacques DAVID" w:date="2023-08-25T15:49:00Z">
        <w:r w:rsidR="008B56BA">
          <w:t xml:space="preserve">ême, </w:t>
        </w:r>
      </w:ins>
      <w:del w:id="248" w:author="Jacques DAVID" w:date="2023-08-25T15:49:00Z">
        <w:r w:rsidDel="008B56BA">
          <w:delText xml:space="preserve">On peut donc imaginer passer toute </w:delText>
        </w:r>
      </w:del>
      <w:r>
        <w:t xml:space="preserve">une </w:t>
      </w:r>
      <w:r w:rsidR="00023A0F">
        <w:t>récolte</w:t>
      </w:r>
      <w:r>
        <w:t xml:space="preserve"> </w:t>
      </w:r>
      <w:ins w:id="249" w:author="Jacques DAVID" w:date="2023-08-25T15:49:00Z">
        <w:r w:rsidR="008B56BA">
          <w:t xml:space="preserve">entière pourrait passer </w:t>
        </w:r>
      </w:ins>
      <w:r>
        <w:t xml:space="preserve">au tamis </w:t>
      </w:r>
      <w:del w:id="250" w:author="Jacques DAVID" w:date="2023-08-25T15:49:00Z">
        <w:r w:rsidDel="008B56BA">
          <w:delText xml:space="preserve">et </w:delText>
        </w:r>
      </w:del>
      <w:ins w:id="251" w:author="Jacques DAVID" w:date="2023-08-25T15:49:00Z">
        <w:r w:rsidR="008B56BA">
          <w:t xml:space="preserve">pour </w:t>
        </w:r>
      </w:ins>
      <w:r>
        <w:t xml:space="preserve">ne récupérer que les </w:t>
      </w:r>
      <w:ins w:id="252" w:author="Jacques DAVID" w:date="2023-08-25T15:49:00Z">
        <w:r w:rsidR="008B56BA">
          <w:t xml:space="preserve">des </w:t>
        </w:r>
      </w:ins>
      <w:r>
        <w:t xml:space="preserve">grains souhaités. </w:t>
      </w:r>
      <w:r w:rsidR="00143029">
        <w:t xml:space="preserve">Appelons </w:t>
      </w:r>
      <w:proofErr w:type="spellStart"/>
      <w:r w:rsidR="00143029">
        <w:t>nsel</w:t>
      </w:r>
      <w:proofErr w:type="spellEnd"/>
      <w:r w:rsidR="00143029">
        <w:t xml:space="preserve"> le nombre de grains sélectionnés et </w:t>
      </w:r>
      <w:commentRangeStart w:id="253"/>
      <w:r w:rsidR="00143029">
        <w:t xml:space="preserve">NGO </w:t>
      </w:r>
      <w:commentRangeEnd w:id="253"/>
      <w:r w:rsidR="008B56BA">
        <w:rPr>
          <w:rStyle w:val="Marquedecommentaire"/>
          <w:rFonts w:asciiTheme="minorHAnsi" w:eastAsiaTheme="minorHAnsi" w:hAnsiTheme="minorHAnsi" w:cstheme="minorBidi"/>
          <w:lang w:eastAsia="en-US"/>
        </w:rPr>
        <w:commentReference w:id="253"/>
      </w:r>
      <w:r w:rsidR="00143029">
        <w:t>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5C462C5F" w:rsidR="00820DCF" w:rsidRDefault="00820DCF" w:rsidP="000616EB">
      <w:r>
        <w:t>En revanche, observer les grains à l’échelle de l’épi est beaucoup plus fastidieux. Il n’existe pas à notre connaissance d’équipement permettant d’automatiser le battage puis la mesure des grains épi par épi</w:t>
      </w:r>
      <w:ins w:id="254" w:author="Jacques DAVID" w:date="2023-08-25T15:51:00Z">
        <w:r w:rsidR="008B56BA">
          <w:t xml:space="preserve"> sur de très grands effectifs</w:t>
        </w:r>
      </w:ins>
      <w:r>
        <w:t>. Sans équipement</w:t>
      </w:r>
      <w:del w:id="255" w:author="Jacques DAVID" w:date="2023-08-25T15:50:00Z">
        <w:r w:rsidDel="008B56BA">
          <w:delText>s</w:delText>
        </w:r>
      </w:del>
      <w:r>
        <w:t>,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w:t>
      </w:r>
      <w:commentRangeStart w:id="256"/>
      <w:r w:rsidR="008173E9">
        <w:t>140 kg de grains pour un PMG de 40 grammes</w:t>
      </w:r>
      <w:commentRangeEnd w:id="256"/>
      <w:r w:rsidR="008B56BA">
        <w:rPr>
          <w:rStyle w:val="Marquedecommentaire"/>
          <w:rFonts w:asciiTheme="minorHAnsi" w:eastAsiaTheme="minorHAnsi" w:hAnsiTheme="minorHAnsi" w:cstheme="minorBidi"/>
          <w:lang w:eastAsia="en-US"/>
        </w:rPr>
        <w:commentReference w:id="256"/>
      </w:r>
      <w:r w:rsidR="008173E9">
        <w:t xml:space="preserve">). Ces grains sont issus de 50.000 épis. En supposant qu’on puisse passer aisément 140 kg de grains au tamis, et que l’on puisse observer </w:t>
      </w:r>
      <w:r w:rsidR="008173E9">
        <w:lastRenderedPageBreak/>
        <w:t xml:space="preserve">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42E5FC06" w:rsidR="00BD6733" w:rsidRDefault="00146CBD" w:rsidP="006F62AC">
      <w:commentRangeStart w:id="257"/>
      <w:r>
        <w:t>Plus la proportion P% est faible, plus l’intensité de sélection est forte</w:t>
      </w:r>
      <w:r w:rsidR="00DF1F01">
        <w:t xml:space="preserve"> (intensité de sélection en unité d’écart-type)</w:t>
      </w:r>
      <w:r>
        <w:t xml:space="preserve">. </w:t>
      </w:r>
      <w:commentRangeEnd w:id="257"/>
      <w:r w:rsidR="008B56BA">
        <w:rPr>
          <w:rStyle w:val="Marquedecommentaire"/>
          <w:rFonts w:asciiTheme="minorHAnsi" w:eastAsiaTheme="minorHAnsi" w:hAnsiTheme="minorHAnsi" w:cstheme="minorBidi"/>
          <w:lang w:eastAsia="en-US"/>
        </w:rPr>
        <w:commentReference w:id="257"/>
      </w:r>
      <w:commentRangeStart w:id="258"/>
      <w:del w:id="259" w:author="Jacques DAVID" w:date="2023-08-25T15:57:00Z">
        <w:r w:rsidR="00BD6733" w:rsidDel="008B56BA">
          <w:delText xml:space="preserve">On voit donc qu’il </w:delText>
        </w:r>
        <w:commentRangeEnd w:id="258"/>
        <w:r w:rsidR="008B56BA" w:rsidDel="008B56BA">
          <w:rPr>
            <w:rStyle w:val="Marquedecommentaire"/>
            <w:rFonts w:asciiTheme="minorHAnsi" w:eastAsiaTheme="minorHAnsi" w:hAnsiTheme="minorHAnsi" w:cstheme="minorBidi"/>
            <w:lang w:eastAsia="en-US"/>
          </w:rPr>
          <w:commentReference w:id="258"/>
        </w:r>
        <w:r w:rsidR="00BD6733" w:rsidDel="008B56BA">
          <w:delText>semble que</w:delText>
        </w:r>
      </w:del>
      <w:r w:rsidR="00BD6733">
        <w:t xml:space="preserve"> l’intensité de sélection possible en sélection sur épi </w:t>
      </w:r>
      <w:del w:id="260" w:author="Jacques DAVID" w:date="2023-08-25T15:57:00Z">
        <w:r w:rsidR="00BD6733" w:rsidDel="008B56BA">
          <w:delText xml:space="preserve">soit </w:delText>
        </w:r>
      </w:del>
      <w:ins w:id="261" w:author="Jacques DAVID" w:date="2023-08-25T15:57:00Z">
        <w:r w:rsidR="008B56BA">
          <w:t xml:space="preserve">est </w:t>
        </w:r>
      </w:ins>
      <w:del w:id="262" w:author="Jacques DAVID" w:date="2023-08-25T15:57:00Z">
        <w:r w:rsidR="00BD6733" w:rsidDel="008B56BA">
          <w:delText xml:space="preserve">bien </w:delText>
        </w:r>
      </w:del>
      <w:r w:rsidR="00BD6733">
        <w:t xml:space="preserve">plus faible que </w:t>
      </w:r>
      <w:del w:id="263" w:author="Jacques DAVID" w:date="2023-08-25T15:57:00Z">
        <w:r w:rsidR="00BD6733" w:rsidDel="008B56BA">
          <w:delText xml:space="preserve">l’intensité de sélection possible </w:delText>
        </w:r>
      </w:del>
      <w:ins w:id="264" w:author="Jacques DAVID" w:date="2023-08-25T15:57:00Z">
        <w:r w:rsidR="008B56BA">
          <w:t xml:space="preserve">celle d’une </w:t>
        </w:r>
      </w:ins>
      <w:del w:id="265" w:author="Jacques DAVID" w:date="2023-08-25T15:57:00Z">
        <w:r w:rsidR="00BD6733" w:rsidDel="008B56BA">
          <w:delText xml:space="preserve">en </w:delText>
        </w:r>
      </w:del>
      <w:r w:rsidR="00BD6733">
        <w:t xml:space="preserve">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lastRenderedPageBreak/>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534CB4D7" w:rsidR="001D4D34" w:rsidRDefault="001B4690" w:rsidP="001D4D34">
      <w:pPr>
        <w:pStyle w:val="Paragraphedeliste"/>
        <w:numPr>
          <w:ilvl w:val="0"/>
          <w:numId w:val="12"/>
        </w:numPr>
      </w:pPr>
      <w:r>
        <w:t>Quel est l’effet d’une sélection massale sur la taille du grain</w:t>
      </w:r>
      <w:r w:rsidR="00CE2EF7">
        <w:t> ?</w:t>
      </w:r>
    </w:p>
    <w:p w14:paraId="63B058BB" w14:textId="502D1255" w:rsidR="001D4D34" w:rsidRDefault="001D4D34" w:rsidP="001D4D34">
      <w:pPr>
        <w:pStyle w:val="Paragraphedeliste"/>
        <w:numPr>
          <w:ilvl w:val="0"/>
          <w:numId w:val="12"/>
        </w:numPr>
      </w:pPr>
      <w:r>
        <w:t>Dans quelles conditions est-il préférable de sélectionner sur grain ou sur épi ?</w:t>
      </w:r>
    </w:p>
    <w:p w14:paraId="6C2520B7" w14:textId="77777777" w:rsidR="00367A79" w:rsidRDefault="00367A79" w:rsidP="00367A79">
      <w:pPr>
        <w:ind w:left="360"/>
      </w:pPr>
    </w:p>
    <w:p w14:paraId="0690E4FA" w14:textId="18312DDC" w:rsidR="00065447" w:rsidRDefault="00065447" w:rsidP="00065447">
      <w:pPr>
        <w:pStyle w:val="Titre2"/>
        <w:rPr>
          <w:ins w:id="266" w:author="Jacques DAVID" w:date="2023-08-25T16:15:00Z"/>
        </w:rPr>
      </w:pPr>
      <w:bookmarkStart w:id="267" w:name="_Toc143697004"/>
      <w:r>
        <w:t>Hypothèses</w:t>
      </w:r>
      <w:bookmarkEnd w:id="267"/>
    </w:p>
    <w:p w14:paraId="31B9061F" w14:textId="74C9B354" w:rsidR="00CB42C3" w:rsidRDefault="00CB42C3">
      <w:pPr>
        <w:pStyle w:val="Corpsdetexte"/>
        <w:rPr>
          <w:ins w:id="268" w:author="Jacques DAVID" w:date="2023-08-25T16:15:00Z"/>
        </w:rPr>
        <w:pPrChange w:id="269" w:author="Jacques DAVID" w:date="2023-08-25T16:15:00Z">
          <w:pPr>
            <w:pStyle w:val="Titre2"/>
          </w:pPr>
        </w:pPrChange>
      </w:pPr>
      <w:proofErr w:type="spellStart"/>
      <w:proofErr w:type="gramStart"/>
      <w:ins w:id="270" w:author="Jacques DAVID" w:date="2023-08-25T16:15:00Z">
        <w:r>
          <w:t>est</w:t>
        </w:r>
        <w:proofErr w:type="gramEnd"/>
        <w:r>
          <w:t xml:space="preserve"> ce</w:t>
        </w:r>
        <w:proofErr w:type="spellEnd"/>
        <w:r>
          <w:t xml:space="preserve"> que tu gardes cette partie pour la discussion ? </w:t>
        </w:r>
      </w:ins>
    </w:p>
    <w:p w14:paraId="78F1A595" w14:textId="590568D4" w:rsidR="00CB42C3" w:rsidRPr="00CB42C3" w:rsidRDefault="00CB42C3">
      <w:pPr>
        <w:pStyle w:val="Corpsdetexte"/>
        <w:pPrChange w:id="271" w:author="Jacques DAVID" w:date="2023-08-25T16:15:00Z">
          <w:pPr>
            <w:pStyle w:val="Titre2"/>
          </w:pPr>
        </w:pPrChange>
      </w:pPr>
      <w:proofErr w:type="gramStart"/>
      <w:ins w:id="272" w:author="Jacques DAVID" w:date="2023-08-25T16:15:00Z">
        <w:r>
          <w:t>tu</w:t>
        </w:r>
        <w:proofErr w:type="gramEnd"/>
        <w:r>
          <w:t xml:space="preserve"> peux mentionner qu’il y a eu des études qui ont montré leur efficacité mais tu gardes le tableau pour discuter tes propres résultats</w:t>
        </w:r>
      </w:ins>
      <w:ins w:id="273" w:author="Jacques DAVID" w:date="2023-08-25T16:16:00Z">
        <w:r>
          <w:t> </w:t>
        </w:r>
      </w:ins>
      <w:ins w:id="274" w:author="Jacques DAVID" w:date="2023-08-25T16:15:00Z">
        <w:r>
          <w:t>?</w:t>
        </w:r>
      </w:ins>
      <w:ins w:id="275" w:author="Jacques DAVID" w:date="2023-08-25T16:16:00Z">
        <w:r>
          <w:t xml:space="preserve"> </w:t>
        </w:r>
      </w:ins>
    </w:p>
    <w:p w14:paraId="69AEA126" w14:textId="787E7DCF" w:rsidR="00065447" w:rsidRPr="00065447" w:rsidRDefault="00065447" w:rsidP="00065447">
      <w:r w:rsidRPr="00065447">
        <w:lastRenderedPageBreak/>
        <w:t xml:space="preserve">La littérature sur la sélection massale sur la taille des grains n’est pas très étendue. Ci-dessous un tableau récapitulant les résultats d’études menées sur le sujet. On y voit l’effet de la sélection </w:t>
      </w:r>
      <w:r w:rsidR="008D72B7">
        <w:t xml:space="preserve">sur la taille du grain </w:t>
      </w:r>
      <w:r w:rsidRPr="00065447">
        <w:t>sur le PMG et sur d’autres caractéristiques du blé :</w:t>
      </w:r>
    </w:p>
    <w:p w14:paraId="6B692A82" w14:textId="77777777" w:rsidR="00065447" w:rsidRPr="00065447" w:rsidRDefault="00065447" w:rsidP="00065447"/>
    <w:tbl>
      <w:tblPr>
        <w:tblStyle w:val="Grilledutableau"/>
        <w:tblW w:w="0" w:type="auto"/>
        <w:tblLayout w:type="fixed"/>
        <w:tblLook w:val="04A0" w:firstRow="1" w:lastRow="0" w:firstColumn="1" w:lastColumn="0" w:noHBand="0" w:noVBand="1"/>
        <w:tblCaption w:val="Résultats d'études sur la sélection massale pour le PMG dans des populations de blé"/>
      </w:tblPr>
      <w:tblGrid>
        <w:gridCol w:w="1073"/>
        <w:gridCol w:w="907"/>
        <w:gridCol w:w="738"/>
        <w:gridCol w:w="969"/>
        <w:gridCol w:w="930"/>
        <w:gridCol w:w="529"/>
        <w:gridCol w:w="840"/>
        <w:gridCol w:w="806"/>
        <w:gridCol w:w="869"/>
        <w:gridCol w:w="548"/>
        <w:gridCol w:w="853"/>
      </w:tblGrid>
      <w:tr w:rsidR="00087663" w:rsidRPr="00065447" w14:paraId="70CE1174" w14:textId="77777777" w:rsidTr="00087663">
        <w:tc>
          <w:tcPr>
            <w:tcW w:w="1073" w:type="dxa"/>
          </w:tcPr>
          <w:p w14:paraId="3C90B929" w14:textId="77777777" w:rsidR="00065447" w:rsidRPr="00087663" w:rsidRDefault="00065447" w:rsidP="009C11B0">
            <w:pPr>
              <w:spacing w:line="240" w:lineRule="auto"/>
              <w:jc w:val="center"/>
              <w:rPr>
                <w:sz w:val="14"/>
                <w:szCs w:val="18"/>
              </w:rPr>
            </w:pPr>
            <w:r w:rsidRPr="00087663">
              <w:rPr>
                <w:sz w:val="14"/>
                <w:szCs w:val="18"/>
              </w:rPr>
              <w:t>Population</w:t>
            </w:r>
          </w:p>
        </w:tc>
        <w:tc>
          <w:tcPr>
            <w:tcW w:w="907" w:type="dxa"/>
          </w:tcPr>
          <w:p w14:paraId="171C1E28" w14:textId="77777777" w:rsidR="00065447" w:rsidRPr="00087663" w:rsidRDefault="00065447" w:rsidP="009C11B0">
            <w:pPr>
              <w:spacing w:line="240" w:lineRule="auto"/>
              <w:jc w:val="center"/>
              <w:rPr>
                <w:sz w:val="14"/>
                <w:szCs w:val="18"/>
              </w:rPr>
            </w:pPr>
            <w:r w:rsidRPr="00087663">
              <w:rPr>
                <w:sz w:val="14"/>
                <w:szCs w:val="18"/>
              </w:rPr>
              <w:t>Type de sélection</w:t>
            </w:r>
          </w:p>
        </w:tc>
        <w:tc>
          <w:tcPr>
            <w:tcW w:w="738" w:type="dxa"/>
          </w:tcPr>
          <w:p w14:paraId="2CBDAA37" w14:textId="77777777" w:rsidR="00065447" w:rsidRPr="00087663" w:rsidRDefault="00065447" w:rsidP="009C11B0">
            <w:pPr>
              <w:spacing w:line="240" w:lineRule="auto"/>
              <w:jc w:val="center"/>
              <w:rPr>
                <w:sz w:val="14"/>
                <w:szCs w:val="18"/>
              </w:rPr>
            </w:pPr>
            <w:r w:rsidRPr="00087663">
              <w:rPr>
                <w:sz w:val="14"/>
                <w:szCs w:val="18"/>
              </w:rPr>
              <w:t>Nombre de cycles</w:t>
            </w:r>
          </w:p>
        </w:tc>
        <w:tc>
          <w:tcPr>
            <w:tcW w:w="969" w:type="dxa"/>
          </w:tcPr>
          <w:p w14:paraId="0337D6FA" w14:textId="77777777" w:rsidR="00065447" w:rsidRPr="00087663" w:rsidRDefault="00065447" w:rsidP="009C11B0">
            <w:pPr>
              <w:spacing w:line="240" w:lineRule="auto"/>
              <w:jc w:val="center"/>
              <w:rPr>
                <w:sz w:val="14"/>
                <w:szCs w:val="18"/>
              </w:rPr>
            </w:pPr>
            <w:r w:rsidRPr="00087663">
              <w:rPr>
                <w:sz w:val="14"/>
                <w:szCs w:val="18"/>
              </w:rPr>
              <w:t>PMG</w:t>
            </w:r>
          </w:p>
        </w:tc>
        <w:tc>
          <w:tcPr>
            <w:tcW w:w="930" w:type="dxa"/>
          </w:tcPr>
          <w:p w14:paraId="103EE3E1" w14:textId="77777777" w:rsidR="00065447" w:rsidRPr="00087663" w:rsidRDefault="00065447" w:rsidP="009C11B0">
            <w:pPr>
              <w:spacing w:line="240" w:lineRule="auto"/>
              <w:jc w:val="center"/>
              <w:rPr>
                <w:sz w:val="14"/>
                <w:szCs w:val="18"/>
              </w:rPr>
            </w:pPr>
            <w:proofErr w:type="spellStart"/>
            <w:r w:rsidRPr="00087663">
              <w:rPr>
                <w:sz w:val="14"/>
                <w:szCs w:val="18"/>
              </w:rPr>
              <w:t>Rdt</w:t>
            </w:r>
            <w:proofErr w:type="spellEnd"/>
          </w:p>
        </w:tc>
        <w:tc>
          <w:tcPr>
            <w:tcW w:w="529" w:type="dxa"/>
          </w:tcPr>
          <w:p w14:paraId="57B8E4EA" w14:textId="77777777" w:rsidR="00065447" w:rsidRPr="00087663" w:rsidRDefault="00065447" w:rsidP="009C11B0">
            <w:pPr>
              <w:spacing w:line="240" w:lineRule="auto"/>
              <w:jc w:val="center"/>
              <w:rPr>
                <w:sz w:val="14"/>
                <w:szCs w:val="18"/>
              </w:rPr>
            </w:pPr>
            <w:proofErr w:type="spellStart"/>
            <w:r w:rsidRPr="00087663">
              <w:rPr>
                <w:sz w:val="14"/>
                <w:szCs w:val="18"/>
              </w:rPr>
              <w:t>Prot</w:t>
            </w:r>
            <w:proofErr w:type="spellEnd"/>
          </w:p>
        </w:tc>
        <w:tc>
          <w:tcPr>
            <w:tcW w:w="840" w:type="dxa"/>
          </w:tcPr>
          <w:p w14:paraId="6B32BBFF" w14:textId="77777777" w:rsidR="00065447" w:rsidRPr="00087663" w:rsidRDefault="00065447" w:rsidP="009C11B0">
            <w:pPr>
              <w:spacing w:line="240" w:lineRule="auto"/>
              <w:jc w:val="center"/>
              <w:rPr>
                <w:sz w:val="14"/>
                <w:szCs w:val="18"/>
              </w:rPr>
            </w:pPr>
            <w:r w:rsidRPr="00087663">
              <w:rPr>
                <w:sz w:val="14"/>
                <w:szCs w:val="18"/>
              </w:rPr>
              <w:t>Précocité</w:t>
            </w:r>
          </w:p>
        </w:tc>
        <w:tc>
          <w:tcPr>
            <w:tcW w:w="806" w:type="dxa"/>
          </w:tcPr>
          <w:p w14:paraId="1463216C" w14:textId="77777777" w:rsidR="00065447" w:rsidRPr="00087663" w:rsidRDefault="00065447" w:rsidP="009C11B0">
            <w:pPr>
              <w:spacing w:line="240" w:lineRule="auto"/>
              <w:jc w:val="center"/>
              <w:rPr>
                <w:sz w:val="14"/>
                <w:szCs w:val="18"/>
              </w:rPr>
            </w:pPr>
            <w:r w:rsidRPr="00087663">
              <w:rPr>
                <w:sz w:val="14"/>
                <w:szCs w:val="18"/>
              </w:rPr>
              <w:t>Talles/m²</w:t>
            </w:r>
          </w:p>
        </w:tc>
        <w:tc>
          <w:tcPr>
            <w:tcW w:w="869" w:type="dxa"/>
          </w:tcPr>
          <w:p w14:paraId="3A05E269" w14:textId="77777777" w:rsidR="00065447" w:rsidRPr="00087663" w:rsidRDefault="00065447" w:rsidP="009C11B0">
            <w:pPr>
              <w:spacing w:line="240" w:lineRule="auto"/>
              <w:jc w:val="center"/>
              <w:rPr>
                <w:sz w:val="14"/>
                <w:szCs w:val="18"/>
              </w:rPr>
            </w:pPr>
            <w:r w:rsidRPr="00087663">
              <w:rPr>
                <w:sz w:val="14"/>
                <w:szCs w:val="18"/>
              </w:rPr>
              <w:t>Grains/</w:t>
            </w:r>
            <w:proofErr w:type="spellStart"/>
            <w:r w:rsidRPr="00087663">
              <w:rPr>
                <w:sz w:val="14"/>
                <w:szCs w:val="18"/>
              </w:rPr>
              <w:t>epi</w:t>
            </w:r>
            <w:proofErr w:type="spellEnd"/>
          </w:p>
        </w:tc>
        <w:tc>
          <w:tcPr>
            <w:tcW w:w="548" w:type="dxa"/>
          </w:tcPr>
          <w:p w14:paraId="0ECB9623" w14:textId="6A971738" w:rsidR="00065447" w:rsidRPr="00087663" w:rsidRDefault="00201AC0" w:rsidP="009C11B0">
            <w:pPr>
              <w:spacing w:line="240" w:lineRule="auto"/>
              <w:jc w:val="center"/>
              <w:rPr>
                <w:sz w:val="14"/>
                <w:szCs w:val="18"/>
              </w:rPr>
            </w:pPr>
            <w:r>
              <w:rPr>
                <w:sz w:val="14"/>
                <w:szCs w:val="18"/>
              </w:rPr>
              <w:t>hauteur</w:t>
            </w:r>
          </w:p>
        </w:tc>
        <w:tc>
          <w:tcPr>
            <w:tcW w:w="853" w:type="dxa"/>
          </w:tcPr>
          <w:p w14:paraId="334B74D6" w14:textId="77777777" w:rsidR="00065447" w:rsidRPr="00087663" w:rsidRDefault="00065447" w:rsidP="009C11B0">
            <w:pPr>
              <w:spacing w:line="240" w:lineRule="auto"/>
              <w:jc w:val="center"/>
              <w:rPr>
                <w:sz w:val="14"/>
                <w:szCs w:val="18"/>
              </w:rPr>
            </w:pPr>
            <w:r w:rsidRPr="00087663">
              <w:rPr>
                <w:sz w:val="14"/>
                <w:szCs w:val="18"/>
              </w:rPr>
              <w:t>Référence</w:t>
            </w:r>
          </w:p>
        </w:tc>
      </w:tr>
      <w:tr w:rsidR="00087663" w:rsidRPr="00065447" w14:paraId="18F9659F" w14:textId="77777777" w:rsidTr="00087663">
        <w:tc>
          <w:tcPr>
            <w:tcW w:w="1073" w:type="dxa"/>
          </w:tcPr>
          <w:p w14:paraId="2C807592"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572B2134"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2CA5A674"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69EF6C75" w14:textId="77777777" w:rsidR="00065447" w:rsidRPr="00087663" w:rsidRDefault="00065447" w:rsidP="009C11B0">
            <w:pPr>
              <w:spacing w:line="240" w:lineRule="auto"/>
              <w:jc w:val="center"/>
              <w:rPr>
                <w:sz w:val="14"/>
                <w:szCs w:val="18"/>
              </w:rPr>
            </w:pPr>
            <w:r w:rsidRPr="00087663">
              <w:rPr>
                <w:sz w:val="14"/>
                <w:szCs w:val="18"/>
              </w:rPr>
              <w:t>+2.4%</w:t>
            </w:r>
          </w:p>
        </w:tc>
        <w:tc>
          <w:tcPr>
            <w:tcW w:w="930" w:type="dxa"/>
          </w:tcPr>
          <w:p w14:paraId="2120A6D0" w14:textId="77777777" w:rsidR="00065447" w:rsidRPr="00087663" w:rsidRDefault="00065447" w:rsidP="009C11B0">
            <w:pPr>
              <w:spacing w:line="240" w:lineRule="auto"/>
              <w:jc w:val="center"/>
              <w:rPr>
                <w:sz w:val="14"/>
                <w:szCs w:val="18"/>
              </w:rPr>
            </w:pPr>
            <w:r w:rsidRPr="00087663">
              <w:rPr>
                <w:sz w:val="14"/>
                <w:szCs w:val="18"/>
              </w:rPr>
              <w:t>+30%/cycle</w:t>
            </w:r>
          </w:p>
        </w:tc>
        <w:tc>
          <w:tcPr>
            <w:tcW w:w="529" w:type="dxa"/>
            <w:shd w:val="clear" w:color="auto" w:fill="BFBFBF" w:themeFill="background1" w:themeFillShade="BF"/>
          </w:tcPr>
          <w:p w14:paraId="7CAC390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7614959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BC7A62"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AFCD0D"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65A688E" w14:textId="77777777" w:rsidR="00065447" w:rsidRPr="00087663" w:rsidRDefault="00065447" w:rsidP="009C11B0">
            <w:pPr>
              <w:spacing w:line="240" w:lineRule="auto"/>
              <w:jc w:val="center"/>
              <w:rPr>
                <w:sz w:val="14"/>
                <w:szCs w:val="18"/>
              </w:rPr>
            </w:pPr>
          </w:p>
        </w:tc>
        <w:tc>
          <w:tcPr>
            <w:tcW w:w="853" w:type="dxa"/>
          </w:tcPr>
          <w:p w14:paraId="1569DAB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{"citationID":"8MOzAvot","properties":{"formattedCitation":"(Derera and Bhatt, 1972)","plainCitation":"(Derera and Bhatt, 1972)","noteIndex":0},"citationItems":[{"id":775,"uris":["http://zotero.org/groups/4992050/items/YSX787W4"],"itemData":{"id":775,"type":"article-journal","abstract":"The efficiency of mechanical mass selection in wheat was tested on genetically heterogeneous and homogeneous populations. The populations were mechanically stratified according to seed size and field-tested for 2 years. Shifts in means and reductions in variances for kernel weight, grain weight per ear, and grain yield per plot were observed in the mass-selected populations of heterogeneous bulks. No such shift in means or reduction in variance was observed in stratified homogeneous populations. Populations selected for high seed size in heterogeneous bulks expressed themselves into higher grain yields per plot. Practical implications of these findings in formulating a wheat improvement program are discussed.","container-title":"Australian Journal of Agricultural Research","DOI":"10.1071/ar9720761","ISSN":"1444-9838","issue":"5","journalAbbreviation":"Aust. J. Agric. Res.","language":"en","note":"publisher: CSIRO PUBLISHING","page":"761-768","source":"www.publish.csiro.au","title":"Effectiveness of mechanical mass selection in wheat (Triticum aestivum L.)","volume":"23","author":[{"family":"Derera","given":"N. F."},{"family":"Bhatt","given":"G. M."}],"issued":{"date-parts":[["1972"]]}}}],"schema":"https://github.com/citation-style-language/schema/raw/master/csl-citation.json"} </w:instrText>
            </w:r>
            <w:r w:rsidRPr="00087663">
              <w:rPr>
                <w:sz w:val="14"/>
                <w:szCs w:val="18"/>
              </w:rPr>
              <w:fldChar w:fldCharType="separate"/>
            </w:r>
            <w:r w:rsidRPr="00087663">
              <w:rPr>
                <w:sz w:val="14"/>
              </w:rPr>
              <w:t>(Derera and Bhatt, 1972)</w:t>
            </w:r>
            <w:r w:rsidRPr="00087663">
              <w:rPr>
                <w:sz w:val="14"/>
                <w:szCs w:val="18"/>
              </w:rPr>
              <w:fldChar w:fldCharType="end"/>
            </w:r>
          </w:p>
        </w:tc>
      </w:tr>
      <w:tr w:rsidR="00087663" w:rsidRPr="00065447" w14:paraId="76BEA7FB" w14:textId="77777777" w:rsidTr="00087663">
        <w:tc>
          <w:tcPr>
            <w:tcW w:w="1073" w:type="dxa"/>
          </w:tcPr>
          <w:p w14:paraId="32BC39E3" w14:textId="77777777" w:rsidR="00065447" w:rsidRPr="00087663" w:rsidRDefault="00065447" w:rsidP="009C11B0">
            <w:pPr>
              <w:spacing w:line="240" w:lineRule="auto"/>
              <w:jc w:val="center"/>
              <w:rPr>
                <w:sz w:val="14"/>
                <w:szCs w:val="18"/>
              </w:rPr>
            </w:pPr>
            <w:r w:rsidRPr="00087663">
              <w:rPr>
                <w:sz w:val="14"/>
                <w:szCs w:val="18"/>
              </w:rPr>
              <w:t>90 pop biparentales</w:t>
            </w:r>
          </w:p>
        </w:tc>
        <w:tc>
          <w:tcPr>
            <w:tcW w:w="907" w:type="dxa"/>
          </w:tcPr>
          <w:p w14:paraId="7A058AFC"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41B1D75D"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5E9FE15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shd w:val="clear" w:color="auto" w:fill="BFBFBF" w:themeFill="background1" w:themeFillShade="BF"/>
          </w:tcPr>
          <w:p w14:paraId="3694257D" w14:textId="77777777" w:rsidR="00065447" w:rsidRPr="00087663" w:rsidRDefault="00065447" w:rsidP="009C11B0">
            <w:pPr>
              <w:spacing w:line="240" w:lineRule="auto"/>
              <w:jc w:val="center"/>
              <w:rPr>
                <w:sz w:val="14"/>
                <w:szCs w:val="18"/>
              </w:rPr>
            </w:pPr>
          </w:p>
        </w:tc>
        <w:tc>
          <w:tcPr>
            <w:tcW w:w="529" w:type="dxa"/>
          </w:tcPr>
          <w:p w14:paraId="6C6EFB4F" w14:textId="77777777" w:rsidR="00065447" w:rsidRPr="00087663" w:rsidRDefault="00065447" w:rsidP="009C11B0">
            <w:pPr>
              <w:spacing w:line="240" w:lineRule="auto"/>
              <w:jc w:val="center"/>
              <w:rPr>
                <w:sz w:val="14"/>
                <w:szCs w:val="18"/>
              </w:rPr>
            </w:pPr>
            <w:r w:rsidRPr="00087663">
              <w:rPr>
                <w:sz w:val="14"/>
                <w:szCs w:val="18"/>
              </w:rPr>
              <w:t>-</w:t>
            </w:r>
          </w:p>
        </w:tc>
        <w:tc>
          <w:tcPr>
            <w:tcW w:w="840" w:type="dxa"/>
          </w:tcPr>
          <w:p w14:paraId="78ABE9CD" w14:textId="77777777" w:rsidR="00065447" w:rsidRPr="00087663" w:rsidRDefault="00065447" w:rsidP="009C11B0">
            <w:pPr>
              <w:spacing w:line="240" w:lineRule="auto"/>
              <w:jc w:val="center"/>
              <w:rPr>
                <w:sz w:val="14"/>
                <w:szCs w:val="18"/>
              </w:rPr>
            </w:pPr>
            <w:r w:rsidRPr="00087663">
              <w:rPr>
                <w:sz w:val="14"/>
                <w:szCs w:val="18"/>
              </w:rPr>
              <w:t>-</w:t>
            </w:r>
          </w:p>
        </w:tc>
        <w:tc>
          <w:tcPr>
            <w:tcW w:w="806" w:type="dxa"/>
            <w:shd w:val="clear" w:color="auto" w:fill="BFBFBF" w:themeFill="background1" w:themeFillShade="BF"/>
          </w:tcPr>
          <w:p w14:paraId="76355116" w14:textId="77777777" w:rsidR="00065447" w:rsidRPr="00087663" w:rsidRDefault="00065447" w:rsidP="009C11B0">
            <w:pPr>
              <w:spacing w:line="240" w:lineRule="auto"/>
              <w:jc w:val="center"/>
              <w:rPr>
                <w:sz w:val="14"/>
                <w:szCs w:val="18"/>
              </w:rPr>
            </w:pPr>
          </w:p>
        </w:tc>
        <w:tc>
          <w:tcPr>
            <w:tcW w:w="869" w:type="dxa"/>
          </w:tcPr>
          <w:p w14:paraId="76749D51" w14:textId="77777777" w:rsidR="00065447" w:rsidRPr="00087663" w:rsidRDefault="00065447" w:rsidP="009C11B0">
            <w:pPr>
              <w:spacing w:line="240" w:lineRule="auto"/>
              <w:jc w:val="center"/>
              <w:rPr>
                <w:sz w:val="14"/>
                <w:szCs w:val="18"/>
              </w:rPr>
            </w:pPr>
            <w:r w:rsidRPr="00087663">
              <w:rPr>
                <w:sz w:val="14"/>
                <w:szCs w:val="18"/>
              </w:rPr>
              <w:t>+</w:t>
            </w:r>
          </w:p>
        </w:tc>
        <w:tc>
          <w:tcPr>
            <w:tcW w:w="548" w:type="dxa"/>
          </w:tcPr>
          <w:p w14:paraId="72C43504" w14:textId="77777777" w:rsidR="00065447" w:rsidRPr="00087663" w:rsidRDefault="00065447" w:rsidP="009C11B0">
            <w:pPr>
              <w:spacing w:line="240" w:lineRule="auto"/>
              <w:jc w:val="center"/>
              <w:rPr>
                <w:sz w:val="14"/>
                <w:szCs w:val="18"/>
              </w:rPr>
            </w:pPr>
            <w:r w:rsidRPr="00087663">
              <w:rPr>
                <w:sz w:val="14"/>
                <w:szCs w:val="18"/>
              </w:rPr>
              <w:t>+</w:t>
            </w:r>
          </w:p>
        </w:tc>
        <w:tc>
          <w:tcPr>
            <w:tcW w:w="853" w:type="dxa"/>
          </w:tcPr>
          <w:p w14:paraId="6C32DFC0"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{"citationID":"jfk13Fyu","properties":{"formattedCitation":"(Rivi\\uc0\\u232{}re et al., 2015)","plainCitation":"(Rivière et al., 2015)","noteIndex":0},"citationItems":[{"id":795,"uris":["http://zotero.org/groups/4992050/items/DK2ZCIHC"],"itemData":{"id":795,"type":"article-journal","abstract":"A participatory plant breeding (PPB) program involving the French farmers' association ‘Réseau Semences Paysannes’ and the French National Agricultural Research Institute (INRA) at Le Moulon was initiated in 2005. In the process of designing the breeding scheme, we evaluated the impact of farmer selection at an early stage (F2) on bread wheat cross progeny populations. The objectives were to characterize the effect of farmer selection, to evaluate the impact of farmer selection on intra-varietal diversity, to provide farmers with relevant information that they can use to improve their selection practices. Early selection was found efficient for some traits and for some of the 35 F2-derived F3 families. For traits of interest such as thousand kernel weight or grain weight per spike, when the response was significant, it was always positive. For most of the traits studied, the among-family genetic variance increased after selection while the average within-family genetic variance decreased. This study provides the first quantitative results for this PPB program and information that will help optimize it in the future.","container-title":"Renewable Agriculture and Food Systems","DOI":"10.1017/S1742170513000343","ISSN":"1742-1705, 1742-1713","issue":"2","language":"fr","note":"publisher: Cambridge University Press","page":"190-201","source":"Cambridge University Press","title":"Response to farmer mass selection in early generation progeny of bread wheat landrace crosses","volume":"30","author":[{"family":"Rivière","given":"Pierre"},{"family":"Goldringer","given":"Isabelle"},{"family":"Berthellot","given":"Jean-François"},{"family":"Galic","given":"Nathalie"},{"family":"Pin","given":"Sophie"},{"family":"Kochko","given":"Patrick De"},{"family":"Dawson","given":"Julie C."}],"issued":{"date-parts":[["2015",4]]}}}],"schema":"https://github.com/citation-style-language/schema/raw/master/csl-citation.json"} </w:instrText>
            </w:r>
            <w:r w:rsidRPr="00087663">
              <w:rPr>
                <w:sz w:val="14"/>
                <w:szCs w:val="18"/>
              </w:rPr>
              <w:fldChar w:fldCharType="separate"/>
            </w:r>
            <w:r w:rsidRPr="00087663">
              <w:rPr>
                <w:sz w:val="14"/>
              </w:rPr>
              <w:t>(Rivière et al., 2015)</w:t>
            </w:r>
            <w:r w:rsidRPr="00087663">
              <w:rPr>
                <w:sz w:val="14"/>
                <w:szCs w:val="18"/>
              </w:rPr>
              <w:fldChar w:fldCharType="end"/>
            </w:r>
          </w:p>
        </w:tc>
      </w:tr>
      <w:tr w:rsidR="00087663" w:rsidRPr="00065447" w14:paraId="20A83218" w14:textId="77777777" w:rsidTr="00087663">
        <w:tc>
          <w:tcPr>
            <w:tcW w:w="1073" w:type="dxa"/>
          </w:tcPr>
          <w:p w14:paraId="0B3F434B"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15055882" w14:textId="77777777" w:rsidR="00065447" w:rsidRPr="00087663" w:rsidRDefault="00065447" w:rsidP="009C11B0">
            <w:pPr>
              <w:spacing w:line="240" w:lineRule="auto"/>
              <w:jc w:val="center"/>
              <w:rPr>
                <w:sz w:val="14"/>
                <w:szCs w:val="18"/>
              </w:rPr>
            </w:pPr>
            <w:r w:rsidRPr="00087663">
              <w:rPr>
                <w:sz w:val="14"/>
                <w:szCs w:val="18"/>
              </w:rPr>
              <w:t>Visuelle sur épi</w:t>
            </w:r>
          </w:p>
        </w:tc>
        <w:tc>
          <w:tcPr>
            <w:tcW w:w="738" w:type="dxa"/>
          </w:tcPr>
          <w:p w14:paraId="092138EA"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5A9119A3"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0B9157A3"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61DBBE63"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623C251"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64E27BE9"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5FB8755B"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427B0A7C" w14:textId="77777777" w:rsidR="00065447" w:rsidRPr="00087663" w:rsidRDefault="00065447" w:rsidP="009C11B0">
            <w:pPr>
              <w:spacing w:line="240" w:lineRule="auto"/>
              <w:jc w:val="center"/>
              <w:rPr>
                <w:sz w:val="14"/>
                <w:szCs w:val="18"/>
              </w:rPr>
            </w:pPr>
          </w:p>
        </w:tc>
        <w:tc>
          <w:tcPr>
            <w:tcW w:w="853" w:type="dxa"/>
          </w:tcPr>
          <w:p w14:paraId="054E1C81"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{"citationID":"OFwIT8DZ","properties":{"formattedCitation":"(Nass,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7C57449B" w14:textId="77777777" w:rsidTr="00087663">
        <w:tc>
          <w:tcPr>
            <w:tcW w:w="1073" w:type="dxa"/>
          </w:tcPr>
          <w:p w14:paraId="6F968328" w14:textId="77777777" w:rsidR="00065447" w:rsidRPr="00087663" w:rsidRDefault="00065447" w:rsidP="009C11B0">
            <w:pPr>
              <w:spacing w:line="240" w:lineRule="auto"/>
              <w:jc w:val="center"/>
              <w:rPr>
                <w:sz w:val="14"/>
                <w:szCs w:val="18"/>
              </w:rPr>
            </w:pPr>
            <w:r w:rsidRPr="00087663">
              <w:rPr>
                <w:sz w:val="14"/>
                <w:szCs w:val="18"/>
              </w:rPr>
              <w:t>3 pop biparentales</w:t>
            </w:r>
          </w:p>
        </w:tc>
        <w:tc>
          <w:tcPr>
            <w:tcW w:w="907" w:type="dxa"/>
          </w:tcPr>
          <w:p w14:paraId="7C327776"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371DD34B"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0E3FAD9B"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3BF3C01E"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11E0A34"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487A356C"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1360437C"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6F0997F4"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5E175669" w14:textId="77777777" w:rsidR="00065447" w:rsidRPr="00087663" w:rsidRDefault="00065447" w:rsidP="009C11B0">
            <w:pPr>
              <w:spacing w:line="240" w:lineRule="auto"/>
              <w:jc w:val="center"/>
              <w:rPr>
                <w:sz w:val="14"/>
                <w:szCs w:val="18"/>
              </w:rPr>
            </w:pPr>
          </w:p>
        </w:tc>
        <w:tc>
          <w:tcPr>
            <w:tcW w:w="853" w:type="dxa"/>
          </w:tcPr>
          <w:p w14:paraId="405AF434"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{"citationID":"sOcx119m","properties":{"formattedCitation":"(Nass, 1987)","plainCitation":"(Nass, 1987)","noteIndex":0},"citationItems":[{"id":4204,"uris":["http://zotero.org/groups/4992050/items/5MMAB34V"],"itemData":{"id":4204,"type":"article-journal","abstract":"Four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87663">
              <w:rPr>
                <w:sz w:val="14"/>
                <w:szCs w:val="18"/>
              </w:rPr>
              <w:fldChar w:fldCharType="separate"/>
            </w:r>
            <w:r w:rsidRPr="00087663">
              <w:rPr>
                <w:sz w:val="14"/>
              </w:rPr>
              <w:t>(Nass, 1987)</w:t>
            </w:r>
            <w:r w:rsidRPr="00087663">
              <w:rPr>
                <w:sz w:val="14"/>
                <w:szCs w:val="18"/>
              </w:rPr>
              <w:fldChar w:fldCharType="end"/>
            </w:r>
          </w:p>
        </w:tc>
      </w:tr>
      <w:tr w:rsidR="00087663" w:rsidRPr="00065447" w14:paraId="03903C1D" w14:textId="77777777" w:rsidTr="00087663">
        <w:tc>
          <w:tcPr>
            <w:tcW w:w="1073" w:type="dxa"/>
          </w:tcPr>
          <w:p w14:paraId="3AEFE6B8" w14:textId="77777777" w:rsidR="00065447" w:rsidRPr="00087663" w:rsidRDefault="00065447" w:rsidP="009C11B0">
            <w:pPr>
              <w:spacing w:line="240" w:lineRule="auto"/>
              <w:jc w:val="center"/>
              <w:rPr>
                <w:sz w:val="14"/>
                <w:szCs w:val="18"/>
              </w:rPr>
            </w:pPr>
          </w:p>
        </w:tc>
        <w:tc>
          <w:tcPr>
            <w:tcW w:w="907" w:type="dxa"/>
          </w:tcPr>
          <w:p w14:paraId="2072F6CA"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57263F8" w14:textId="77777777" w:rsidR="00065447" w:rsidRPr="00087663" w:rsidRDefault="00065447" w:rsidP="009C11B0">
            <w:pPr>
              <w:spacing w:line="240" w:lineRule="auto"/>
              <w:jc w:val="center"/>
              <w:rPr>
                <w:sz w:val="14"/>
                <w:szCs w:val="18"/>
              </w:rPr>
            </w:pPr>
            <w:r w:rsidRPr="00087663">
              <w:rPr>
                <w:sz w:val="14"/>
                <w:szCs w:val="18"/>
              </w:rPr>
              <w:t>2</w:t>
            </w:r>
          </w:p>
        </w:tc>
        <w:tc>
          <w:tcPr>
            <w:tcW w:w="969" w:type="dxa"/>
          </w:tcPr>
          <w:p w14:paraId="407210F6" w14:textId="77777777" w:rsidR="00065447" w:rsidRPr="00087663" w:rsidRDefault="00065447" w:rsidP="009C11B0">
            <w:pPr>
              <w:spacing w:line="240" w:lineRule="auto"/>
              <w:jc w:val="center"/>
              <w:rPr>
                <w:sz w:val="14"/>
                <w:szCs w:val="18"/>
              </w:rPr>
            </w:pPr>
            <w:r w:rsidRPr="00087663">
              <w:rPr>
                <w:sz w:val="14"/>
                <w:szCs w:val="18"/>
              </w:rPr>
              <w:t>+</w:t>
            </w:r>
          </w:p>
        </w:tc>
        <w:tc>
          <w:tcPr>
            <w:tcW w:w="930" w:type="dxa"/>
          </w:tcPr>
          <w:p w14:paraId="73018E8C" w14:textId="77777777" w:rsidR="00065447" w:rsidRPr="00087663" w:rsidRDefault="00065447" w:rsidP="009C11B0">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1DC68141"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63595FC5"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76BBFB81"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24AC7622"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073CA9FB" w14:textId="77777777" w:rsidR="00065447" w:rsidRPr="00087663" w:rsidRDefault="00065447" w:rsidP="009C11B0">
            <w:pPr>
              <w:spacing w:line="240" w:lineRule="auto"/>
              <w:jc w:val="center"/>
              <w:rPr>
                <w:sz w:val="14"/>
                <w:szCs w:val="18"/>
              </w:rPr>
            </w:pPr>
          </w:p>
        </w:tc>
        <w:tc>
          <w:tcPr>
            <w:tcW w:w="853" w:type="dxa"/>
          </w:tcPr>
          <w:p w14:paraId="3D51BB6E"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{"citationID":"juLPmLB2","properties":{"formattedCitation":"(Lang et al., 1989)","plainCitation":"(Lang et al., 1989)","noteIndex":0},"citationItems":[{"id":4193,"uris":["http://zotero.org/groups/4992050/items/233MDMPI"],"itemData":{"id":4193,"type":"article-journal","abstract":"Some agronomic and quality characteristics of F4-F5 populations of winter wheat selected for seed size were studied. In selecting for small and large seed size two selection cycles were sufficient in the case of 4 out of 5 combinations to change the average thousand kernel weight of the populations. Selection had a less marked slighter effect on the yielding ability of populations and their test weight. Efforts to change the quality of populations (farinograph value, water uptake, wet gluten content) using mechanical mass selection were not successful.","container-title":"Novenytermeles (Hungary)","ISSN":"0546-8191","language":"Hungarian","source":"agris.fao.org","title":"Machine mass selection of winter wheat hybrid populations","URL":"https://scholar.google.com/scholar_lookup?title=Machine+mass+selection+of+winter+wheat+hybrid+populations&amp;author=Lang%2C+L.&amp;publication_year=1989","author":[{"family":"Lang","given":"L."},{"family":"Balla","given":"L."},{"family":"Bedo","given":"Z."}],"accessed":{"date-parts":[["2023",3,29]]},"issued":{"date-parts":[["1989"]]}}}],"schema":"https://github.com/citation-style-language/schema/raw/master/csl-citation.json"} </w:instrText>
            </w:r>
            <w:r w:rsidRPr="00087663">
              <w:rPr>
                <w:sz w:val="14"/>
                <w:szCs w:val="18"/>
              </w:rPr>
              <w:fldChar w:fldCharType="separate"/>
            </w:r>
            <w:r w:rsidRPr="00087663">
              <w:rPr>
                <w:sz w:val="14"/>
              </w:rPr>
              <w:t>(Lang et al., 1989)</w:t>
            </w:r>
            <w:r w:rsidRPr="00087663">
              <w:rPr>
                <w:sz w:val="14"/>
                <w:szCs w:val="18"/>
              </w:rPr>
              <w:fldChar w:fldCharType="end"/>
            </w:r>
          </w:p>
        </w:tc>
      </w:tr>
      <w:tr w:rsidR="00087663" w:rsidRPr="00065447" w14:paraId="631B252C" w14:textId="77777777" w:rsidTr="00087663">
        <w:tc>
          <w:tcPr>
            <w:tcW w:w="1073" w:type="dxa"/>
          </w:tcPr>
          <w:p w14:paraId="4F5ECD25" w14:textId="77777777" w:rsidR="00065447" w:rsidRPr="00087663" w:rsidRDefault="00065447" w:rsidP="009C11B0">
            <w:pPr>
              <w:spacing w:line="240" w:lineRule="auto"/>
              <w:jc w:val="center"/>
              <w:rPr>
                <w:sz w:val="14"/>
                <w:szCs w:val="18"/>
              </w:rPr>
            </w:pPr>
            <w:r w:rsidRPr="00087663">
              <w:rPr>
                <w:sz w:val="14"/>
                <w:szCs w:val="18"/>
              </w:rPr>
              <w:t>6 pop composites</w:t>
            </w:r>
          </w:p>
        </w:tc>
        <w:tc>
          <w:tcPr>
            <w:tcW w:w="907" w:type="dxa"/>
          </w:tcPr>
          <w:p w14:paraId="02F0EF85" w14:textId="77777777" w:rsidR="00065447" w:rsidRPr="00087663" w:rsidRDefault="00065447" w:rsidP="009C11B0">
            <w:pPr>
              <w:spacing w:line="240" w:lineRule="auto"/>
              <w:jc w:val="center"/>
              <w:rPr>
                <w:sz w:val="14"/>
                <w:szCs w:val="18"/>
              </w:rPr>
            </w:pPr>
            <w:r w:rsidRPr="00087663">
              <w:rPr>
                <w:sz w:val="14"/>
                <w:szCs w:val="18"/>
              </w:rPr>
              <w:t>Tamisage grain</w:t>
            </w:r>
          </w:p>
        </w:tc>
        <w:tc>
          <w:tcPr>
            <w:tcW w:w="738" w:type="dxa"/>
          </w:tcPr>
          <w:p w14:paraId="70216415" w14:textId="77777777" w:rsidR="00065447" w:rsidRPr="00087663" w:rsidRDefault="00065447" w:rsidP="009C11B0">
            <w:pPr>
              <w:spacing w:line="240" w:lineRule="auto"/>
              <w:jc w:val="center"/>
              <w:rPr>
                <w:sz w:val="14"/>
                <w:szCs w:val="18"/>
              </w:rPr>
            </w:pPr>
            <w:r w:rsidRPr="00087663">
              <w:rPr>
                <w:sz w:val="14"/>
                <w:szCs w:val="18"/>
              </w:rPr>
              <w:t>3</w:t>
            </w:r>
          </w:p>
        </w:tc>
        <w:tc>
          <w:tcPr>
            <w:tcW w:w="969" w:type="dxa"/>
          </w:tcPr>
          <w:p w14:paraId="4C095E42" w14:textId="77777777" w:rsidR="00065447" w:rsidRPr="00087663" w:rsidRDefault="00065447" w:rsidP="009C11B0">
            <w:pPr>
              <w:spacing w:line="240" w:lineRule="auto"/>
              <w:jc w:val="center"/>
              <w:rPr>
                <w:sz w:val="14"/>
                <w:szCs w:val="18"/>
              </w:rPr>
            </w:pPr>
            <w:r w:rsidRPr="00087663">
              <w:rPr>
                <w:sz w:val="14"/>
                <w:szCs w:val="18"/>
              </w:rPr>
              <w:t>0</w:t>
            </w:r>
          </w:p>
        </w:tc>
        <w:tc>
          <w:tcPr>
            <w:tcW w:w="930" w:type="dxa"/>
            <w:shd w:val="clear" w:color="auto" w:fill="BFBFBF" w:themeFill="background1" w:themeFillShade="BF"/>
          </w:tcPr>
          <w:p w14:paraId="1E71F8A6" w14:textId="77777777" w:rsidR="00065447" w:rsidRPr="00087663" w:rsidRDefault="00065447" w:rsidP="009C11B0">
            <w:pPr>
              <w:spacing w:line="240" w:lineRule="auto"/>
              <w:jc w:val="center"/>
              <w:rPr>
                <w:sz w:val="14"/>
                <w:szCs w:val="18"/>
              </w:rPr>
            </w:pPr>
          </w:p>
        </w:tc>
        <w:tc>
          <w:tcPr>
            <w:tcW w:w="529" w:type="dxa"/>
            <w:shd w:val="clear" w:color="auto" w:fill="BFBFBF" w:themeFill="background1" w:themeFillShade="BF"/>
          </w:tcPr>
          <w:p w14:paraId="155CB6A6" w14:textId="77777777" w:rsidR="00065447" w:rsidRPr="00087663" w:rsidRDefault="00065447" w:rsidP="009C11B0">
            <w:pPr>
              <w:spacing w:line="240" w:lineRule="auto"/>
              <w:jc w:val="center"/>
              <w:rPr>
                <w:sz w:val="14"/>
                <w:szCs w:val="18"/>
              </w:rPr>
            </w:pPr>
          </w:p>
        </w:tc>
        <w:tc>
          <w:tcPr>
            <w:tcW w:w="840" w:type="dxa"/>
            <w:shd w:val="clear" w:color="auto" w:fill="BFBFBF" w:themeFill="background1" w:themeFillShade="BF"/>
          </w:tcPr>
          <w:p w14:paraId="20D7B694" w14:textId="77777777" w:rsidR="00065447" w:rsidRPr="00087663" w:rsidRDefault="00065447" w:rsidP="009C11B0">
            <w:pPr>
              <w:spacing w:line="240" w:lineRule="auto"/>
              <w:jc w:val="center"/>
              <w:rPr>
                <w:sz w:val="14"/>
                <w:szCs w:val="18"/>
              </w:rPr>
            </w:pPr>
          </w:p>
        </w:tc>
        <w:tc>
          <w:tcPr>
            <w:tcW w:w="806" w:type="dxa"/>
            <w:shd w:val="clear" w:color="auto" w:fill="BFBFBF" w:themeFill="background1" w:themeFillShade="BF"/>
          </w:tcPr>
          <w:p w14:paraId="0E840F0E" w14:textId="77777777" w:rsidR="00065447" w:rsidRPr="00087663" w:rsidRDefault="00065447" w:rsidP="009C11B0">
            <w:pPr>
              <w:spacing w:line="240" w:lineRule="auto"/>
              <w:jc w:val="center"/>
              <w:rPr>
                <w:sz w:val="14"/>
                <w:szCs w:val="18"/>
              </w:rPr>
            </w:pPr>
          </w:p>
        </w:tc>
        <w:tc>
          <w:tcPr>
            <w:tcW w:w="869" w:type="dxa"/>
            <w:shd w:val="clear" w:color="auto" w:fill="BFBFBF" w:themeFill="background1" w:themeFillShade="BF"/>
          </w:tcPr>
          <w:p w14:paraId="7B4243E7" w14:textId="77777777" w:rsidR="00065447" w:rsidRPr="00087663" w:rsidRDefault="00065447" w:rsidP="009C11B0">
            <w:pPr>
              <w:spacing w:line="240" w:lineRule="auto"/>
              <w:jc w:val="center"/>
              <w:rPr>
                <w:sz w:val="14"/>
                <w:szCs w:val="18"/>
              </w:rPr>
            </w:pPr>
          </w:p>
        </w:tc>
        <w:tc>
          <w:tcPr>
            <w:tcW w:w="548" w:type="dxa"/>
            <w:shd w:val="clear" w:color="auto" w:fill="BFBFBF" w:themeFill="background1" w:themeFillShade="BF"/>
          </w:tcPr>
          <w:p w14:paraId="3834017C" w14:textId="77777777" w:rsidR="00065447" w:rsidRPr="00087663" w:rsidRDefault="00065447" w:rsidP="009C11B0">
            <w:pPr>
              <w:spacing w:line="240" w:lineRule="auto"/>
              <w:jc w:val="center"/>
              <w:rPr>
                <w:sz w:val="14"/>
                <w:szCs w:val="18"/>
              </w:rPr>
            </w:pPr>
          </w:p>
        </w:tc>
        <w:tc>
          <w:tcPr>
            <w:tcW w:w="853" w:type="dxa"/>
          </w:tcPr>
          <w:p w14:paraId="3E29C298"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{"citationID":"wzWsXEOL","properties":{"formattedCitation":"(Blum et al., 1991)","plainCitation":"(Blum et al., 1991)","noteIndex":0},"citationItems":[{"id":791,"uris":["http://zotero.org/groups/4992050/items/8NUXWME7"],"itemData":{"id":791,"type":"article-journal","abstract":"Post-anthesis chemical desiccation of wheat (Triticum aestivum L.) plants in the field eliminates transtent photosynthesis by killing all green tissues, thus revealing the plant's capacity for grain filling from stored stem reserves, as the case is for post-anthesis stress such as drought or leaf diseases. This study was conducted to investigate whether mass selection for large kernels under chemical desiccation would lead to the improve ment of grain filling in the absence of transient photosynthesis.","container-title":"Euphytica","DOI":"10.1007/BF00145637","ISSN":"1573-5060","issue":"1","journalAbbreviation":"Euphytica","language":"en","page":"111-116","source":"Springer Link","title":"Mass selection of wheat for grain filling without transient photosynthesis","volume":"54","author":[{"family":"Blum","given":"A."},{"family":"Shpiler","given":"L."},{"family":"Golan","given":"G."},{"family":"Mayer","given":"J."},{"family":"Sinmena","given":"B."}],"issued":{"date-parts":[["1991",4,1]]}}}],"schema":"https://github.com/citation-style-language/schema/raw/master/csl-citation.json"} </w:instrText>
            </w:r>
            <w:r w:rsidRPr="00087663">
              <w:rPr>
                <w:sz w:val="14"/>
                <w:szCs w:val="18"/>
              </w:rPr>
              <w:fldChar w:fldCharType="separate"/>
            </w:r>
            <w:r w:rsidRPr="00087663">
              <w:rPr>
                <w:sz w:val="14"/>
              </w:rPr>
              <w:t>(Blum et al., 1991)</w:t>
            </w:r>
            <w:r w:rsidRPr="00087663">
              <w:rPr>
                <w:sz w:val="14"/>
                <w:szCs w:val="18"/>
              </w:rPr>
              <w:fldChar w:fldCharType="end"/>
            </w:r>
          </w:p>
        </w:tc>
      </w:tr>
      <w:tr w:rsidR="00087663" w:rsidRPr="00065447" w14:paraId="017AC4FB" w14:textId="77777777" w:rsidTr="00087663">
        <w:tc>
          <w:tcPr>
            <w:tcW w:w="1073" w:type="dxa"/>
          </w:tcPr>
          <w:p w14:paraId="236DEEAA" w14:textId="77777777" w:rsidR="00065447" w:rsidRPr="00087663" w:rsidRDefault="00065447" w:rsidP="009C11B0">
            <w:pPr>
              <w:spacing w:line="240" w:lineRule="auto"/>
              <w:jc w:val="center"/>
              <w:rPr>
                <w:sz w:val="14"/>
                <w:szCs w:val="18"/>
              </w:rPr>
            </w:pPr>
            <w:r w:rsidRPr="00087663">
              <w:rPr>
                <w:sz w:val="14"/>
                <w:szCs w:val="18"/>
              </w:rPr>
              <w:t>1 pop à 10 parents</w:t>
            </w:r>
          </w:p>
        </w:tc>
        <w:tc>
          <w:tcPr>
            <w:tcW w:w="907" w:type="dxa"/>
          </w:tcPr>
          <w:p w14:paraId="4B69B5E4" w14:textId="77777777" w:rsidR="00065447" w:rsidRPr="00087663" w:rsidRDefault="00065447" w:rsidP="009C11B0">
            <w:pPr>
              <w:spacing w:line="240" w:lineRule="auto"/>
              <w:jc w:val="center"/>
              <w:rPr>
                <w:sz w:val="14"/>
                <w:szCs w:val="18"/>
              </w:rPr>
            </w:pPr>
            <w:r w:rsidRPr="00087663">
              <w:rPr>
                <w:sz w:val="14"/>
                <w:szCs w:val="18"/>
              </w:rPr>
              <w:t>Récurrente sur poids du grain</w:t>
            </w:r>
          </w:p>
        </w:tc>
        <w:tc>
          <w:tcPr>
            <w:tcW w:w="738" w:type="dxa"/>
          </w:tcPr>
          <w:p w14:paraId="3173C645" w14:textId="77777777" w:rsidR="00065447" w:rsidRPr="00087663" w:rsidRDefault="00065447" w:rsidP="009C11B0">
            <w:pPr>
              <w:spacing w:line="240" w:lineRule="auto"/>
              <w:jc w:val="center"/>
              <w:rPr>
                <w:sz w:val="14"/>
                <w:szCs w:val="18"/>
              </w:rPr>
            </w:pPr>
            <w:r w:rsidRPr="00087663">
              <w:rPr>
                <w:sz w:val="14"/>
                <w:szCs w:val="18"/>
              </w:rPr>
              <w:t>8</w:t>
            </w:r>
          </w:p>
        </w:tc>
        <w:tc>
          <w:tcPr>
            <w:tcW w:w="969" w:type="dxa"/>
          </w:tcPr>
          <w:p w14:paraId="418A01C2" w14:textId="77777777" w:rsidR="00065447" w:rsidRPr="00087663" w:rsidRDefault="00065447" w:rsidP="009C11B0">
            <w:pPr>
              <w:spacing w:line="240" w:lineRule="auto"/>
              <w:jc w:val="center"/>
              <w:rPr>
                <w:sz w:val="14"/>
                <w:szCs w:val="18"/>
              </w:rPr>
            </w:pPr>
            <w:r w:rsidRPr="00087663">
              <w:rPr>
                <w:sz w:val="14"/>
                <w:szCs w:val="18"/>
              </w:rPr>
              <w:t>+4.5%/cycle</w:t>
            </w:r>
          </w:p>
        </w:tc>
        <w:tc>
          <w:tcPr>
            <w:tcW w:w="930" w:type="dxa"/>
          </w:tcPr>
          <w:p w14:paraId="66724E42" w14:textId="77777777" w:rsidR="00065447" w:rsidRPr="00087663" w:rsidRDefault="00065447" w:rsidP="009C11B0">
            <w:pPr>
              <w:spacing w:line="240" w:lineRule="auto"/>
              <w:jc w:val="center"/>
              <w:rPr>
                <w:sz w:val="14"/>
                <w:szCs w:val="18"/>
              </w:rPr>
            </w:pPr>
            <w:r w:rsidRPr="00087663">
              <w:rPr>
                <w:sz w:val="14"/>
                <w:szCs w:val="18"/>
              </w:rPr>
              <w:t>0</w:t>
            </w:r>
          </w:p>
        </w:tc>
        <w:tc>
          <w:tcPr>
            <w:tcW w:w="529" w:type="dxa"/>
            <w:shd w:val="clear" w:color="auto" w:fill="BFBFBF" w:themeFill="background1" w:themeFillShade="BF"/>
          </w:tcPr>
          <w:p w14:paraId="4A313190" w14:textId="77777777" w:rsidR="00065447" w:rsidRPr="00087663" w:rsidRDefault="00065447" w:rsidP="009C11B0">
            <w:pPr>
              <w:spacing w:line="240" w:lineRule="auto"/>
              <w:jc w:val="center"/>
              <w:rPr>
                <w:sz w:val="14"/>
                <w:szCs w:val="18"/>
              </w:rPr>
            </w:pPr>
          </w:p>
        </w:tc>
        <w:tc>
          <w:tcPr>
            <w:tcW w:w="840" w:type="dxa"/>
          </w:tcPr>
          <w:p w14:paraId="5C473741" w14:textId="77777777" w:rsidR="00065447" w:rsidRPr="00087663" w:rsidRDefault="00065447" w:rsidP="009C11B0">
            <w:pPr>
              <w:spacing w:line="240" w:lineRule="auto"/>
              <w:jc w:val="center"/>
              <w:rPr>
                <w:sz w:val="14"/>
                <w:szCs w:val="18"/>
              </w:rPr>
            </w:pPr>
            <w:r w:rsidRPr="00087663">
              <w:rPr>
                <w:sz w:val="14"/>
                <w:szCs w:val="18"/>
              </w:rPr>
              <w:t>+0.5 jour/cycle</w:t>
            </w:r>
          </w:p>
        </w:tc>
        <w:tc>
          <w:tcPr>
            <w:tcW w:w="806" w:type="dxa"/>
          </w:tcPr>
          <w:p w14:paraId="331F9F91" w14:textId="77777777" w:rsidR="00065447" w:rsidRPr="00087663" w:rsidRDefault="00065447" w:rsidP="009C11B0">
            <w:pPr>
              <w:spacing w:line="240" w:lineRule="auto"/>
              <w:jc w:val="center"/>
              <w:rPr>
                <w:sz w:val="14"/>
                <w:szCs w:val="18"/>
              </w:rPr>
            </w:pPr>
            <w:r w:rsidRPr="00087663">
              <w:rPr>
                <w:sz w:val="14"/>
                <w:szCs w:val="18"/>
              </w:rPr>
              <w:t>+8.4 /cycle</w:t>
            </w:r>
          </w:p>
        </w:tc>
        <w:tc>
          <w:tcPr>
            <w:tcW w:w="869" w:type="dxa"/>
          </w:tcPr>
          <w:p w14:paraId="5F39472E" w14:textId="77777777" w:rsidR="00065447" w:rsidRPr="00087663" w:rsidRDefault="00065447" w:rsidP="009C11B0">
            <w:pPr>
              <w:spacing w:line="240" w:lineRule="auto"/>
              <w:jc w:val="center"/>
              <w:rPr>
                <w:sz w:val="14"/>
                <w:szCs w:val="18"/>
              </w:rPr>
            </w:pPr>
            <w:r w:rsidRPr="00087663">
              <w:rPr>
                <w:sz w:val="14"/>
                <w:szCs w:val="18"/>
              </w:rPr>
              <w:t>-0.5/cycle</w:t>
            </w:r>
          </w:p>
        </w:tc>
        <w:tc>
          <w:tcPr>
            <w:tcW w:w="548" w:type="dxa"/>
          </w:tcPr>
          <w:p w14:paraId="336C90D2" w14:textId="77777777" w:rsidR="00065447" w:rsidRPr="00087663" w:rsidRDefault="00065447" w:rsidP="009C11B0">
            <w:pPr>
              <w:spacing w:line="240" w:lineRule="auto"/>
              <w:jc w:val="center"/>
              <w:rPr>
                <w:sz w:val="14"/>
                <w:szCs w:val="18"/>
              </w:rPr>
            </w:pPr>
            <w:r w:rsidRPr="00087663">
              <w:rPr>
                <w:sz w:val="14"/>
                <w:szCs w:val="18"/>
              </w:rPr>
              <w:t>0</w:t>
            </w:r>
          </w:p>
        </w:tc>
        <w:tc>
          <w:tcPr>
            <w:tcW w:w="853" w:type="dxa"/>
          </w:tcPr>
          <w:p w14:paraId="66FC8B59" w14:textId="77777777" w:rsidR="00065447" w:rsidRPr="00087663" w:rsidRDefault="00065447" w:rsidP="009C11B0">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{"citationID":"by3gvw29","properties":{"formattedCitation":"(Wiersma et al., 2001)","plainCitation":"(Wiersma et al., 2001)","noteIndex":0},"citationItems":[{"id":4299,"uris":["http://zotero.org/groups/4992050/items/9JHQUWMS"],"itemData":{"id":4299,"type":"article-journal","abstract":"Increasing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Pr="00087663">
              <w:rPr>
                <w:rFonts w:ascii="Cambria Math" w:hAnsi="Cambria Math" w:cs="Cambria Math"/>
                <w:sz w:val="14"/>
                <w:szCs w:val="18"/>
              </w:rPr>
              <w:instrText>∼</w:instrText>
            </w:r>
            <w:r w:rsidRPr="00087663">
              <w:rPr>
                <w:sz w:val="14"/>
                <w:szCs w:val="18"/>
              </w:rPr>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Pr="00087663">
              <w:rPr>
                <w:sz w:val="14"/>
                <w:szCs w:val="18"/>
              </w:rPr>
              <w:fldChar w:fldCharType="separate"/>
            </w:r>
            <w:r w:rsidRPr="00087663">
              <w:rPr>
                <w:sz w:val="14"/>
              </w:rPr>
              <w:t>(Wiersma et al., 2001)</w:t>
            </w:r>
            <w:r w:rsidRPr="00087663">
              <w:rPr>
                <w:sz w:val="14"/>
                <w:szCs w:val="18"/>
              </w:rPr>
              <w:fldChar w:fldCharType="end"/>
            </w:r>
          </w:p>
        </w:tc>
      </w:tr>
      <w:tr w:rsidR="001E5413" w:rsidRPr="00065447" w14:paraId="3844DFC6" w14:textId="77777777" w:rsidTr="001E5413">
        <w:tc>
          <w:tcPr>
            <w:tcW w:w="1073" w:type="dxa"/>
          </w:tcPr>
          <w:p w14:paraId="5DE37705" w14:textId="77777777" w:rsidR="001E5413" w:rsidRPr="00087663" w:rsidRDefault="001E5413" w:rsidP="001E5413">
            <w:pPr>
              <w:spacing w:line="240" w:lineRule="auto"/>
              <w:jc w:val="center"/>
              <w:rPr>
                <w:sz w:val="14"/>
                <w:szCs w:val="18"/>
              </w:rPr>
            </w:pPr>
            <w:r w:rsidRPr="00087663">
              <w:rPr>
                <w:sz w:val="14"/>
                <w:szCs w:val="18"/>
              </w:rPr>
              <w:t>1 pop à 10 parents</w:t>
            </w:r>
          </w:p>
        </w:tc>
        <w:tc>
          <w:tcPr>
            <w:tcW w:w="907" w:type="dxa"/>
            <w:shd w:val="clear" w:color="auto" w:fill="auto"/>
          </w:tcPr>
          <w:p w14:paraId="7A59F09A" w14:textId="528724F4" w:rsidR="001E5413" w:rsidRPr="00087663" w:rsidRDefault="001E5413" w:rsidP="001E5413">
            <w:pPr>
              <w:spacing w:line="240" w:lineRule="auto"/>
              <w:jc w:val="center"/>
              <w:rPr>
                <w:sz w:val="14"/>
                <w:szCs w:val="18"/>
              </w:rPr>
            </w:pPr>
            <w:r w:rsidRPr="00087663">
              <w:rPr>
                <w:sz w:val="14"/>
                <w:szCs w:val="18"/>
              </w:rPr>
              <w:t>Récurrente sur poids du grain</w:t>
            </w:r>
          </w:p>
        </w:tc>
        <w:tc>
          <w:tcPr>
            <w:tcW w:w="738" w:type="dxa"/>
          </w:tcPr>
          <w:p w14:paraId="67703DED" w14:textId="77777777" w:rsidR="001E5413" w:rsidRPr="00087663" w:rsidRDefault="001E5413" w:rsidP="001E5413">
            <w:pPr>
              <w:spacing w:line="240" w:lineRule="auto"/>
              <w:jc w:val="center"/>
              <w:rPr>
                <w:sz w:val="14"/>
                <w:szCs w:val="18"/>
              </w:rPr>
            </w:pPr>
            <w:r w:rsidRPr="00087663">
              <w:rPr>
                <w:sz w:val="14"/>
                <w:szCs w:val="18"/>
              </w:rPr>
              <w:t>4</w:t>
            </w:r>
          </w:p>
        </w:tc>
        <w:tc>
          <w:tcPr>
            <w:tcW w:w="969" w:type="dxa"/>
          </w:tcPr>
          <w:p w14:paraId="5804A236" w14:textId="77777777" w:rsidR="001E5413" w:rsidRPr="00087663" w:rsidRDefault="001E5413" w:rsidP="001E5413">
            <w:pPr>
              <w:spacing w:line="240" w:lineRule="auto"/>
              <w:jc w:val="center"/>
              <w:rPr>
                <w:sz w:val="14"/>
                <w:szCs w:val="18"/>
              </w:rPr>
            </w:pPr>
            <w:r w:rsidRPr="00087663">
              <w:rPr>
                <w:sz w:val="14"/>
                <w:szCs w:val="18"/>
              </w:rPr>
              <w:t>+7% / cycle</w:t>
            </w:r>
          </w:p>
        </w:tc>
        <w:tc>
          <w:tcPr>
            <w:tcW w:w="930" w:type="dxa"/>
          </w:tcPr>
          <w:p w14:paraId="44CFC7C9" w14:textId="77777777" w:rsidR="001E5413" w:rsidRPr="00087663" w:rsidRDefault="001E5413" w:rsidP="001E5413">
            <w:pPr>
              <w:spacing w:line="240" w:lineRule="auto"/>
              <w:jc w:val="center"/>
              <w:rPr>
                <w:sz w:val="14"/>
                <w:szCs w:val="18"/>
              </w:rPr>
            </w:pPr>
            <w:r w:rsidRPr="00087663">
              <w:rPr>
                <w:sz w:val="14"/>
                <w:szCs w:val="18"/>
              </w:rPr>
              <w:t>0</w:t>
            </w:r>
          </w:p>
        </w:tc>
        <w:tc>
          <w:tcPr>
            <w:tcW w:w="529" w:type="dxa"/>
          </w:tcPr>
          <w:p w14:paraId="72303F83" w14:textId="77777777" w:rsidR="001E5413" w:rsidRPr="00087663" w:rsidRDefault="001E5413" w:rsidP="001E5413">
            <w:pPr>
              <w:spacing w:line="240" w:lineRule="auto"/>
              <w:jc w:val="center"/>
              <w:rPr>
                <w:sz w:val="14"/>
                <w:szCs w:val="18"/>
              </w:rPr>
            </w:pPr>
            <w:r w:rsidRPr="00087663">
              <w:rPr>
                <w:sz w:val="14"/>
                <w:szCs w:val="18"/>
              </w:rPr>
              <w:t>+1% / cycle</w:t>
            </w:r>
          </w:p>
        </w:tc>
        <w:tc>
          <w:tcPr>
            <w:tcW w:w="840" w:type="dxa"/>
          </w:tcPr>
          <w:p w14:paraId="40016818" w14:textId="77777777" w:rsidR="001E5413" w:rsidRPr="00087663" w:rsidRDefault="001E5413" w:rsidP="001E5413">
            <w:pPr>
              <w:spacing w:line="240" w:lineRule="auto"/>
              <w:jc w:val="center"/>
              <w:rPr>
                <w:sz w:val="14"/>
                <w:szCs w:val="18"/>
              </w:rPr>
            </w:pPr>
            <w:r w:rsidRPr="00087663">
              <w:rPr>
                <w:sz w:val="14"/>
                <w:szCs w:val="18"/>
              </w:rPr>
              <w:t>+2% /cycle</w:t>
            </w:r>
          </w:p>
        </w:tc>
        <w:tc>
          <w:tcPr>
            <w:tcW w:w="806" w:type="dxa"/>
            <w:shd w:val="clear" w:color="auto" w:fill="BFBFBF" w:themeFill="background1" w:themeFillShade="BF"/>
          </w:tcPr>
          <w:p w14:paraId="110342F4" w14:textId="77777777" w:rsidR="001E5413" w:rsidRPr="00087663" w:rsidRDefault="001E5413" w:rsidP="001E5413">
            <w:pPr>
              <w:spacing w:line="240" w:lineRule="auto"/>
              <w:jc w:val="center"/>
              <w:rPr>
                <w:sz w:val="14"/>
                <w:szCs w:val="18"/>
              </w:rPr>
            </w:pPr>
          </w:p>
        </w:tc>
        <w:tc>
          <w:tcPr>
            <w:tcW w:w="869" w:type="dxa"/>
          </w:tcPr>
          <w:p w14:paraId="452C4323"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4E186DE8" w14:textId="77777777" w:rsidR="001E5413" w:rsidRPr="00087663" w:rsidRDefault="001E5413" w:rsidP="001E5413">
            <w:pPr>
              <w:spacing w:line="240" w:lineRule="auto"/>
              <w:jc w:val="center"/>
              <w:rPr>
                <w:sz w:val="14"/>
                <w:szCs w:val="18"/>
              </w:rPr>
            </w:pPr>
            <w:r w:rsidRPr="00087663">
              <w:rPr>
                <w:sz w:val="14"/>
                <w:szCs w:val="18"/>
              </w:rPr>
              <w:t>0</w:t>
            </w:r>
          </w:p>
        </w:tc>
        <w:tc>
          <w:tcPr>
            <w:tcW w:w="853" w:type="dxa"/>
          </w:tcPr>
          <w:p w14:paraId="1A3D2F1B"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{"citationID":"ANE5fHrF","properties":{"formattedCitation":"(Busch and Kofoid, 1982)","plainCitation":"(Busch and Kofoid, 1982)","noteIndex":0},"citationItems":[{"id":4305,"uris":["http://zotero.org/groups/4992050/items/GWNCYQ3A"],"itemData":{"id":4305,"type":"article-journal","abstract":"Successful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Pr="00087663">
              <w:rPr>
                <w:sz w:val="14"/>
                <w:szCs w:val="18"/>
              </w:rPr>
              <w:fldChar w:fldCharType="separate"/>
            </w:r>
            <w:r w:rsidRPr="00087663">
              <w:rPr>
                <w:sz w:val="14"/>
              </w:rPr>
              <w:t>(Busch and Kofoid, 1982)</w:t>
            </w:r>
            <w:r w:rsidRPr="00087663">
              <w:rPr>
                <w:sz w:val="14"/>
                <w:szCs w:val="18"/>
              </w:rPr>
              <w:fldChar w:fldCharType="end"/>
            </w:r>
          </w:p>
        </w:tc>
      </w:tr>
      <w:tr w:rsidR="001E5413" w:rsidRPr="00065447" w14:paraId="31E14D88" w14:textId="77777777" w:rsidTr="00087663">
        <w:tc>
          <w:tcPr>
            <w:tcW w:w="1073" w:type="dxa"/>
          </w:tcPr>
          <w:p w14:paraId="454974EA" w14:textId="3AA9808A" w:rsidR="001E5413" w:rsidRPr="00087663" w:rsidRDefault="001E5413" w:rsidP="001E5413">
            <w:pPr>
              <w:spacing w:line="240" w:lineRule="auto"/>
              <w:jc w:val="center"/>
              <w:rPr>
                <w:sz w:val="14"/>
                <w:szCs w:val="18"/>
              </w:rPr>
            </w:pPr>
            <w:r w:rsidRPr="00087663">
              <w:rPr>
                <w:sz w:val="14"/>
                <w:szCs w:val="18"/>
              </w:rPr>
              <w:t xml:space="preserve">1 pop à 10 parents </w:t>
            </w:r>
          </w:p>
        </w:tc>
        <w:tc>
          <w:tcPr>
            <w:tcW w:w="907" w:type="dxa"/>
          </w:tcPr>
          <w:p w14:paraId="2E170183" w14:textId="77777777" w:rsidR="001E5413" w:rsidRPr="00087663" w:rsidRDefault="001E5413" w:rsidP="001E5413">
            <w:pPr>
              <w:spacing w:line="240" w:lineRule="auto"/>
              <w:jc w:val="center"/>
              <w:rPr>
                <w:sz w:val="14"/>
                <w:szCs w:val="18"/>
              </w:rPr>
            </w:pPr>
            <w:r w:rsidRPr="00087663">
              <w:rPr>
                <w:sz w:val="14"/>
                <w:szCs w:val="18"/>
              </w:rPr>
              <w:t>Tamisage grain</w:t>
            </w:r>
          </w:p>
        </w:tc>
        <w:tc>
          <w:tcPr>
            <w:tcW w:w="738" w:type="dxa"/>
          </w:tcPr>
          <w:p w14:paraId="43A1C386" w14:textId="77777777" w:rsidR="001E5413" w:rsidRPr="00087663" w:rsidRDefault="001E5413" w:rsidP="001E5413">
            <w:pPr>
              <w:spacing w:line="240" w:lineRule="auto"/>
              <w:jc w:val="center"/>
              <w:rPr>
                <w:sz w:val="14"/>
                <w:szCs w:val="18"/>
              </w:rPr>
            </w:pPr>
            <w:r w:rsidRPr="00087663">
              <w:rPr>
                <w:sz w:val="14"/>
                <w:szCs w:val="18"/>
              </w:rPr>
              <w:t>3</w:t>
            </w:r>
          </w:p>
        </w:tc>
        <w:tc>
          <w:tcPr>
            <w:tcW w:w="969" w:type="dxa"/>
          </w:tcPr>
          <w:p w14:paraId="2FD6C9B7" w14:textId="77777777" w:rsidR="001E5413" w:rsidRPr="00087663" w:rsidRDefault="001E5413" w:rsidP="001E5413">
            <w:pPr>
              <w:spacing w:line="240" w:lineRule="auto"/>
              <w:jc w:val="center"/>
              <w:rPr>
                <w:sz w:val="14"/>
                <w:szCs w:val="18"/>
              </w:rPr>
            </w:pPr>
            <w:r w:rsidRPr="00087663">
              <w:rPr>
                <w:sz w:val="14"/>
                <w:szCs w:val="18"/>
              </w:rPr>
              <w:t>+</w:t>
            </w:r>
          </w:p>
        </w:tc>
        <w:tc>
          <w:tcPr>
            <w:tcW w:w="930" w:type="dxa"/>
          </w:tcPr>
          <w:p w14:paraId="5E0549BF" w14:textId="77777777" w:rsidR="001E5413" w:rsidRPr="00087663" w:rsidRDefault="001E5413" w:rsidP="001E5413">
            <w:pPr>
              <w:spacing w:line="240" w:lineRule="auto"/>
              <w:jc w:val="center"/>
              <w:rPr>
                <w:sz w:val="14"/>
                <w:szCs w:val="18"/>
              </w:rPr>
            </w:pPr>
            <w:r w:rsidRPr="00087663">
              <w:rPr>
                <w:sz w:val="14"/>
                <w:szCs w:val="18"/>
              </w:rPr>
              <w:t>+</w:t>
            </w:r>
          </w:p>
        </w:tc>
        <w:tc>
          <w:tcPr>
            <w:tcW w:w="529" w:type="dxa"/>
            <w:shd w:val="clear" w:color="auto" w:fill="BFBFBF" w:themeFill="background1" w:themeFillShade="BF"/>
          </w:tcPr>
          <w:p w14:paraId="0BEAFD2E" w14:textId="77777777" w:rsidR="001E5413" w:rsidRPr="00087663" w:rsidRDefault="001E5413" w:rsidP="001E5413">
            <w:pPr>
              <w:spacing w:line="240" w:lineRule="auto"/>
              <w:jc w:val="center"/>
              <w:rPr>
                <w:sz w:val="14"/>
                <w:szCs w:val="18"/>
              </w:rPr>
            </w:pPr>
          </w:p>
        </w:tc>
        <w:tc>
          <w:tcPr>
            <w:tcW w:w="840" w:type="dxa"/>
            <w:shd w:val="clear" w:color="auto" w:fill="BFBFBF" w:themeFill="background1" w:themeFillShade="BF"/>
          </w:tcPr>
          <w:p w14:paraId="50FF8A8D" w14:textId="77777777" w:rsidR="001E5413" w:rsidRPr="00087663" w:rsidRDefault="001E5413" w:rsidP="001E5413">
            <w:pPr>
              <w:spacing w:line="240" w:lineRule="auto"/>
              <w:jc w:val="center"/>
              <w:rPr>
                <w:sz w:val="14"/>
                <w:szCs w:val="18"/>
              </w:rPr>
            </w:pPr>
          </w:p>
        </w:tc>
        <w:tc>
          <w:tcPr>
            <w:tcW w:w="806" w:type="dxa"/>
            <w:shd w:val="clear" w:color="auto" w:fill="BFBFBF" w:themeFill="background1" w:themeFillShade="BF"/>
          </w:tcPr>
          <w:p w14:paraId="76732FF1" w14:textId="77777777" w:rsidR="001E5413" w:rsidRPr="00087663" w:rsidRDefault="001E5413" w:rsidP="001E5413">
            <w:pPr>
              <w:spacing w:line="240" w:lineRule="auto"/>
              <w:jc w:val="center"/>
              <w:rPr>
                <w:sz w:val="14"/>
                <w:szCs w:val="18"/>
              </w:rPr>
            </w:pPr>
          </w:p>
        </w:tc>
        <w:tc>
          <w:tcPr>
            <w:tcW w:w="869" w:type="dxa"/>
          </w:tcPr>
          <w:p w14:paraId="3C031FE5" w14:textId="77777777" w:rsidR="001E5413" w:rsidRPr="00087663" w:rsidRDefault="001E5413" w:rsidP="001E5413">
            <w:pPr>
              <w:spacing w:line="240" w:lineRule="auto"/>
              <w:jc w:val="center"/>
              <w:rPr>
                <w:sz w:val="14"/>
                <w:szCs w:val="18"/>
              </w:rPr>
            </w:pPr>
            <w:r w:rsidRPr="00087663">
              <w:rPr>
                <w:sz w:val="14"/>
                <w:szCs w:val="18"/>
              </w:rPr>
              <w:t>0</w:t>
            </w:r>
          </w:p>
        </w:tc>
        <w:tc>
          <w:tcPr>
            <w:tcW w:w="548" w:type="dxa"/>
          </w:tcPr>
          <w:p w14:paraId="5EEB6B08" w14:textId="77777777" w:rsidR="001E5413" w:rsidRPr="00087663" w:rsidRDefault="001E5413" w:rsidP="001E5413">
            <w:pPr>
              <w:spacing w:line="240" w:lineRule="auto"/>
              <w:jc w:val="center"/>
              <w:rPr>
                <w:sz w:val="14"/>
                <w:szCs w:val="18"/>
              </w:rPr>
            </w:pPr>
            <w:r w:rsidRPr="00087663">
              <w:rPr>
                <w:sz w:val="14"/>
                <w:szCs w:val="18"/>
              </w:rPr>
              <w:t>+</w:t>
            </w:r>
          </w:p>
        </w:tc>
        <w:tc>
          <w:tcPr>
            <w:tcW w:w="853" w:type="dxa"/>
          </w:tcPr>
          <w:p w14:paraId="0875FFC1" w14:textId="77777777" w:rsidR="001E5413" w:rsidRPr="00087663" w:rsidRDefault="001E5413" w:rsidP="001E5413">
            <w:pPr>
              <w:spacing w:line="240" w:lineRule="auto"/>
              <w:jc w:val="center"/>
              <w:rPr>
                <w:sz w:val="14"/>
                <w:szCs w:val="18"/>
              </w:rPr>
            </w:pPr>
            <w:r w:rsidRPr="00087663">
              <w:rPr>
                <w:sz w:val="14"/>
                <w:szCs w:val="18"/>
              </w:rPr>
              <w:fldChar w:fldCharType="begin"/>
            </w:r>
            <w:r w:rsidRPr="00087663">
              <w:rPr>
                <w:sz w:val="14"/>
                <w:szCs w:val="18"/>
              </w:rPr>
              <w:instrText xml:space="preserve"> ADDIN ZOTERO_ITEM CSL_CITATION {"citationID":"fv07yZvF","properties":{"formattedCitation":"(Sharma et al., 1995)","plainCitation":"(Sharma et al., 1995)","noteIndex":0},"citationItems":[{"id":773,"uris":["http://zotero.org/groups/4992050/items/JKZHEKZ7"],"itemData":{"id":773,"type":"article-journal","abstract":"Mechanical mass selection for grain size, followed by two cycles of intermating among the high grain-weight populations, was done to achieve improvement in grain yield. Forty progenies each from five mass selected, eight populations of the first and four of the second intermating cycles were evaluated for plant height, number of grains/spike, l000-grain weight, and grain yield. Mechanical mass selection and each cycle of intermating were effective to increase l000-grain weight, indicating the accumulation of favourable alleles in the segregates. There was slight improvement in number of grains/spike also in the progenies of the first intermated populations which pushed up grain yield. However, the second cycle of intermating was not effective in increasing grain yield due to reduction in number of grains/spike. Correlation studies also revealed the usefulness of one cycle of intermating for improving grain yield. Therefore, it is proposed to practice only one cycle of intermating to achieve optimum expression of yield components.","container-title":"INDIAN JOURNAL OF GENETICS AND PLANT BREEDING","ISSN":"0975-6906","issue":"04","language":"en","license":"Copyright (c) 1995 Indian Journal of Genetics and Plant Breeding","note":"number: 04","page":"365-373","source":"www.isgpb.org","title":"SELECTION RESPONSES FOR GRAIN WEIGHT IN SOME MASS SELECTED AND INTERMATED POPULATIONS OF WHEAT (TRITICUM AESTIVUM L.)","volume":"55","author":[{"family":"Sharma","given":"S. K."},{"family":"Singh","given":"K. P."},{"family":"Singh","given":"Iqbal"}],"issued":{"date-parts":[["1995",11,25]]}}}],"schema":"https://github.com/citation-style-language/schema/raw/master/csl-citation.json"} </w:instrText>
            </w:r>
            <w:r w:rsidRPr="00087663">
              <w:rPr>
                <w:sz w:val="14"/>
                <w:szCs w:val="18"/>
              </w:rPr>
              <w:fldChar w:fldCharType="separate"/>
            </w:r>
            <w:r w:rsidRPr="00087663">
              <w:rPr>
                <w:sz w:val="14"/>
              </w:rPr>
              <w:t>(Sharma et al., 1995)</w:t>
            </w:r>
            <w:r w:rsidRPr="00087663">
              <w:rPr>
                <w:sz w:val="14"/>
                <w:szCs w:val="18"/>
              </w:rPr>
              <w:fldChar w:fldCharType="end"/>
            </w:r>
          </w:p>
        </w:tc>
      </w:tr>
    </w:tbl>
    <w:p w14:paraId="2B6819A6" w14:textId="77777777" w:rsidR="00065447" w:rsidRPr="00065447" w:rsidRDefault="00065447" w:rsidP="00065447">
      <w:r w:rsidRPr="00065447">
        <w:t xml:space="preserve">Tableau </w:t>
      </w:r>
      <w:fldSimple w:instr=" SEQ Tableau \* ARABIC ">
        <w:r w:rsidRPr="00065447">
          <w:rPr>
            <w:noProof/>
          </w:rPr>
          <w:t>1</w:t>
        </w:r>
      </w:fldSimple>
      <w:r w:rsidRPr="00065447">
        <w:t xml:space="preserve"> : Résultats d'études sur la sélection massale pour le PMG dans des populations de blé</w:t>
      </w:r>
    </w:p>
    <w:p w14:paraId="53ACB478" w14:textId="77777777" w:rsidR="00065447" w:rsidRPr="00065447" w:rsidRDefault="00065447" w:rsidP="00065447">
      <w:proofErr w:type="spellStart"/>
      <w:r w:rsidRPr="00065447">
        <w:t>Rdt</w:t>
      </w:r>
      <w:proofErr w:type="spellEnd"/>
      <w:r w:rsidRPr="00065447">
        <w:t xml:space="preserve"> = rendement, </w:t>
      </w:r>
      <w:proofErr w:type="spellStart"/>
      <w:r w:rsidRPr="00065447">
        <w:t>Prot</w:t>
      </w:r>
      <w:proofErr w:type="spellEnd"/>
      <w:r w:rsidRPr="00065447">
        <w:t xml:space="preserve"> = taux de protéines. Un "+" indique une augmentation de la valeur du trait après sélection sur le PMG, et un "-" indique une diminution. Pour la précocité "+" = plus précoce et "-" = plus tardif. Lorsque les changements étaient quantifiés en pourcentage, les chiffres apparaissent après le "+" ou le "-". Une case grisée indique l’absence d’information.</w:t>
      </w:r>
    </w:p>
    <w:p w14:paraId="23943E28" w14:textId="77777777" w:rsidR="00065447" w:rsidRPr="00065447" w:rsidRDefault="00065447" w:rsidP="00065447"/>
    <w:p w14:paraId="14205A3C" w14:textId="77777777" w:rsidR="00AB1838" w:rsidRDefault="000551B3" w:rsidP="00065447">
      <w:r>
        <w:t>On constate</w:t>
      </w:r>
      <w:r w:rsidR="00065447" w:rsidRPr="00065447">
        <w:t xml:space="preserve"> dans la majorité des études</w:t>
      </w:r>
      <w:r>
        <w:t xml:space="preserve"> que</w:t>
      </w:r>
      <w:r w:rsidR="00065447" w:rsidRPr="00065447">
        <w:t xml:space="preserve"> la sélection sur grain a eu un effet positif sur le PMG et le rendement en quelques cycles de sélection. Il semble que la taille des plants soit peu affectée, et les effets ne sont pas clairs sur la précocité, le nombre de grains par épi ou le taux de protéines. De plus, les études menées par </w:t>
      </w:r>
      <w:r w:rsidR="00065447" w:rsidRPr="00065447">
        <w:fldChar w:fldCharType="begin"/>
      </w:r>
      <w:r w:rsidR="00065447" w:rsidRPr="00065447">
        <w:instrText xml:space="preserve"> ADDIN ZOTERO_ITEM CSL_CITATION {"citationID":"Tq62vHW5","properties":{"formattedCitation":"(Wiersma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et </w:t>
      </w:r>
      <w:r w:rsidR="00065447" w:rsidRPr="00065447">
        <w:fldChar w:fldCharType="begin"/>
      </w:r>
      <w:r w:rsidR="00065447" w:rsidRPr="00065447">
        <w:instrText xml:space="preserve"> ADDIN ZOTERO_ITEM CSL_CITATION {"citationID":"oqt1LLXK","properties":{"formattedCitation":"(Busch and Kofoid, 1982)","plainCitation":"(Busch and Kofoid, 1982)","dontUpdate":true,"noteIndex":0},"citationItems":[{"id":4305,"uris":["http://zotero.org/groups/4992050/items/GWNCYQ3A"],"itemData":{"id":4305,"type":"article-journal","abstract":"Successful recurrent selection in cross-pollinated species is well documented, but few reports of its use in self-pollinated species are available. Our objectives were to determine the gain from stuctured recurrent selection for kernel weight of wheat (Triticum aestivum L.) and to determine its indirect effects on other traits. Ten lines, selected for high kernel weight from 100 lines screened, were intercrossed to form the initial C0 population. Selection among S1 plants for high kernel weight was used with approximately 22 plants selected each cycle. The selection intensity varied from 1.5 to 2.9% per cycle and averaged 2.2%. Eighty random S3 and S4 lines each from C0 and C2, respectively, were used to compare variances and means. In addition, C1, C2, C3, and C4 were grown as populations for evaluation of gain. Kernel weight increased 3% per cycle from C0 through C2 as measured by the lines, and 7% per cycle from C1 through C4 as measured by the populations. Genetic variance for most measured traits remained as high in the C2 as the C0 population. Two cycles of selection resulted in lines with kernel weight higher than any lines in the C0 population. These results were further confirmed by the results of the population tests which indicated continued gain for kernel weight through Cycles 3 and 4. Negative indirect effects of selection for kernel weight were observed for days to head, spikelets per spike, kernels/cm of spike, and spikelets/ cm of spike. Grain protein increased slightly while plant height, grain yield, and test weight did not differ over cycles of selection. Structured recurrent selection produced a population with much higher kernel weight than did single crossing and selection among segregating progeny, even though the original population was selected for high kernel weight and a high selection intensity was used.","container-title":"Crop Science","DOI":"10.2135/cropsci1982.0011183X002200030032x","ISSN":"1435-0653","issue":"3","language":"en","note":"_eprint: https://onlinelibrary.wiley.com/doi/pdf/10.2135/cropsci1982.0011183X002200030032x","source":"Wiley Online Library","title":"Recurrent Selection for Kernel Weight in Spring Wheat","URL":"https://onlinelibrary.wiley.com/doi/abs/10.2135/cropsci1982.0011183X002200030032x","volume":"22","author":[{"family":"Busch","given":"R. H."},{"family":"Kofoid","given":"K."}],"accessed":{"date-parts":[["2023",4,12]]},"issued":{"date-parts":[["1982"]]}}}],"schema":"https://github.com/citation-style-language/schema/raw/master/csl-citation.json"} </w:instrText>
      </w:r>
      <w:r w:rsidR="00065447" w:rsidRPr="00065447">
        <w:fldChar w:fldCharType="separate"/>
      </w:r>
      <w:r w:rsidR="00065447" w:rsidRPr="00065447">
        <w:t>Busch and Kofoid (1982)</w:t>
      </w:r>
      <w:r w:rsidR="00065447" w:rsidRPr="00065447">
        <w:fldChar w:fldCharType="end"/>
      </w:r>
      <w:r w:rsidR="00065447" w:rsidRPr="00065447">
        <w:t xml:space="preserve"> </w:t>
      </w:r>
      <w:r w:rsidR="00F97F22">
        <w:t xml:space="preserve">portent sur la sélection du PMG et non de la taille du grain, mais nous les avons prises en compte car ce sont des traits corrélés. Ces études </w:t>
      </w:r>
      <w:r w:rsidR="00065447" w:rsidRPr="00065447">
        <w:t xml:space="preserve">semblent montrer que la sélection est plus efficace pendant les premiers cycles de sélection. </w:t>
      </w:r>
      <w:r w:rsidR="00065447" w:rsidRPr="00065447">
        <w:fldChar w:fldCharType="begin"/>
      </w:r>
      <w:r w:rsidR="00065447" w:rsidRPr="00065447">
        <w:instrText xml:space="preserve"> ADDIN ZOTERO_ITEM CSL_CITATION {"citationID":"6IzXyjTa","properties":{"formattedCitation":"(Wiersma et al., 2001)","plainCitation":"(Wiersma et al., 2001)","dontUpdate":true,"noteIndex":0},"citationItems":[{"id":4299,"uris":["http://zotero.org/groups/4992050/items/9JHQUWMS"],"itemData":{"id":4299,"type":"article-journal","abstract":"Increasing kernel weight has been proposed as a method to increase flour extraction in spring wheat (Triticum aestivum L.). Recurrent selection was initiated to increase kernel weight while maintaining genetic variation for the unselected traits. Our objectives were to determine (i) genetic gain for kernel weight after eight cycles of selection, (ii) the indirect effects of the selection for kernel weight on other agronomic traits, kernel morphology, milling fractions, and grain protein concentration, and (iii) the level of genetic variability among lines within selection cycles for kernel weight and unselected traits. Ten lines, selected for high kernel weight, were originally intermated to form the base population. About 20 F2 plants with the highest kernel weight were selected (</w:instrText>
      </w:r>
      <w:r w:rsidR="00065447" w:rsidRPr="00065447">
        <w:rPr>
          <w:rFonts w:ascii="Cambria Math" w:hAnsi="Cambria Math" w:cs="Cambria Math"/>
        </w:rPr>
        <w:instrText>∼</w:instrText>
      </w:r>
      <w:r w:rsidR="00065447" w:rsidRPr="00065447">
        <w:instrText xml:space="preserve">2% of the population), and about three of their F3 progeny were intermated to form the next cycle. This procedure was repeated for eight cycles, with an average of 60 crosses per cycle. Forty random lines from each cycle were used to evaluate agronomic traits in three environments. Kernel weight increased linearly at about 4.5% cycle−1 Cycle means did not differ for plant height and grain yield, but tillers per square meter and kernels per spike decreased 2.4 and 1.6% per cycle, respectively. Spikelets per spike, kernels per spikelet, test weight, and days to heading decreased, whereas spike length increased in response to selection for kernel weight. The proportion of bran and shorts decreased, and flour extraction and grain protein concentration increased 0.58 and 0.16% cycle−1, respectively. No clear trend towards decreased genetic variance for kernel weight was observed since gain was linear over eight cycles. The observed gain from selection and heritability estimates point to kernel weight being controlled by several genes with small effects. Selection for increased kernel size in this population resulted in increased flour yield.","container-title":"Crop Science","DOI":"10.2135/cropsci2001.414999x","ISSN":"1435-0653","issue":"4","language":"en","note":"_eprint: https://onlinelibrary.wiley.com/doi/pdf/10.2135/cropsci2001.414999x","page":"999-1005","source":"Wiley Online Library","title":"Recurrent Selection for Kernel Weight in Spring Wheat","volume":"41","author":[{"family":"Wiersma","given":"Jochum J."},{"family":"Busch","given":"Robert H."},{"family":"Fulcher","given":"Gary G."},{"family":"Hareland","given":"Gary A."}],"issued":{"date-parts":[["2001"]]}}}],"schema":"https://github.com/citation-style-language/schema/raw/master/csl-citation.json"} </w:instrText>
      </w:r>
      <w:r w:rsidR="00065447" w:rsidRPr="00065447">
        <w:fldChar w:fldCharType="separate"/>
      </w:r>
      <w:r w:rsidR="00065447" w:rsidRPr="00065447">
        <w:t>Wiersma et al. (2001)</w:t>
      </w:r>
      <w:r w:rsidR="00065447" w:rsidRPr="00065447">
        <w:fldChar w:fldCharType="end"/>
      </w:r>
      <w:r w:rsidR="00065447" w:rsidRPr="00065447">
        <w:t xml:space="preserve"> précisent également que la variance génétique pour le PMG a été fortement réduite par la sélection</w:t>
      </w:r>
      <w:r w:rsidR="00635308">
        <w:t xml:space="preserve">. </w:t>
      </w:r>
    </w:p>
    <w:p w14:paraId="4550D74F" w14:textId="66DBB732" w:rsidR="00AB1838" w:rsidRDefault="00266582" w:rsidP="00065447">
      <w:r w:rsidRPr="00065447">
        <w:t>Il semble donc que sélectionner sur la taille individuelle du grain permet de faire varier le PMG, et a tendance à aussi faire varier le rendement. Cependant l’effet de cette sélection sur la mo</w:t>
      </w:r>
      <w:r>
        <w:t>rphologie des grains</w:t>
      </w:r>
      <w:r w:rsidRPr="00065447">
        <w:t xml:space="preserve"> </w:t>
      </w:r>
      <w:r>
        <w:t>n’a pas été mesuré dans ces études</w:t>
      </w:r>
      <w:r w:rsidRPr="00065447">
        <w:t>.</w:t>
      </w:r>
      <w:r w:rsidR="002A5FAA">
        <w:t xml:space="preserve"> On s’attend donc à ce que la sélection sur la taille du grain fasse varier le PMG et la taille du grain (car ces traits sont corrélés) mais il est difficile de faire des hypothèses pour d’autres traits.</w:t>
      </w:r>
    </w:p>
    <w:p w14:paraId="1AD70735" w14:textId="77777777" w:rsidR="007D4777" w:rsidRDefault="007D4777" w:rsidP="00065447"/>
    <w:p w14:paraId="0AAAFFAE" w14:textId="77777777" w:rsidR="00CB42C3" w:rsidRDefault="00065447" w:rsidP="00065447">
      <w:pPr>
        <w:rPr>
          <w:ins w:id="276" w:author="Jacques DAVID" w:date="2023-08-25T16:18:00Z"/>
        </w:rPr>
      </w:pPr>
      <w:r w:rsidRPr="00065447">
        <w:t xml:space="preserve">L’étude menée par </w:t>
      </w:r>
      <w:r w:rsidRPr="00065447">
        <w:fldChar w:fldCharType="begin"/>
      </w:r>
      <w:r w:rsidRPr="00065447">
        <w:instrText xml:space="preserve"> ADDIN ZOTERO_ITEM CSL_CITATION {"citationID":"2yXDkxYh","properties":{"formattedCitation":"(Nass, 1987)","plainCitation":"(Nass, 1987)","dontUpdate":true,"noteIndex":0},"citationItems":[{"id":4204,"uris":["http://zotero.org/groups/4992050/items/5MMAB34V"],"itemData":{"id":4204,"type":"article-journal","abstract":"Four selection procedures, to include random selection, visual head selection by two selectors, selection for large seed size, and harvest index, respectively, were evaluated for relative effectiveness in selecting high-yielding plants in F2 and F3 populations of three crosses of spring wheat (Triticum aestivum L.). Twenty-five F4-derived lines of the three crosses for each selection method were evaluated for yield performance during 2 yr of study. Selection for large seed size and visual head selection produced more late-heading, tall or high-yielding plants than the other selection methods. A larger number of F4-derived lines in the top yielding 5% and 25% within each cross was chosen by visual selection and by selection for large seed size.Key words: Selection methods, seed size, harvest index, grain yield, spring wheat, visual head selections","container-title":"Canadian Journal of Plant Science","DOI":"10.4141/cjps87-086","ISSN":"0008-4220","issue":"3","journalAbbreviation":"Can. J. Plant Sci.","note":"publisher: NRC Research Press","page":"605-610","source":"cdnsciencepub.com (Atypon)","title":"Selection for grain yield of spring wheat utilizing seed size and other selection criteria","volume":"67","author":[{"family":"Nass","given":"H. G."}],"issued":{"date-parts":[["1987",7]]}}}],"schema":"https://github.com/citation-style-language/schema/raw/master/csl-citation.json"} </w:instrText>
      </w:r>
      <w:r w:rsidRPr="00065447">
        <w:fldChar w:fldCharType="separate"/>
      </w:r>
      <w:r w:rsidRPr="00065447">
        <w:t>Nass (1987)</w:t>
      </w:r>
      <w:r w:rsidRPr="00065447">
        <w:fldChar w:fldCharType="end"/>
      </w:r>
      <w:r w:rsidRPr="00065447">
        <w:t xml:space="preserve"> a comparé la sélection sur grain et la sélection sur épi. Leur conclusion </w:t>
      </w:r>
      <w:r w:rsidRPr="00065447">
        <w:lastRenderedPageBreak/>
        <w:t>a été que la sélection sur grain est plus efficace dans de grandes populations, mais que la sélection sur épi peut être avantageuse dans des populations réduites.</w:t>
      </w:r>
      <w:r w:rsidR="00B310B2">
        <w:t> </w:t>
      </w:r>
      <w:ins w:id="277" w:author="Jacques DAVID" w:date="2023-08-25T16:17:00Z">
        <w:r w:rsidR="00CB42C3">
          <w:t>Mais il n’existe pas à notre connaissance de cadre théorique permettant de discuter rationnellement de l</w:t>
        </w:r>
      </w:ins>
      <w:ins w:id="278" w:author="Jacques DAVID" w:date="2023-08-25T16:18:00Z">
        <w:r w:rsidR="00CB42C3">
          <w:t>’efficacité relative de ces deux stratégies</w:t>
        </w:r>
      </w:ins>
    </w:p>
    <w:p w14:paraId="773D435D" w14:textId="3D87DD36" w:rsidR="00CB42C3" w:rsidRDefault="00CB42C3" w:rsidP="00065447">
      <w:pPr>
        <w:rPr>
          <w:ins w:id="279" w:author="Jacques DAVID" w:date="2023-08-25T16:18:00Z"/>
        </w:rPr>
      </w:pPr>
    </w:p>
    <w:p w14:paraId="203E46E6" w14:textId="76025D45" w:rsidR="00CB42C3" w:rsidRDefault="00CB42C3" w:rsidP="00065447">
      <w:pPr>
        <w:rPr>
          <w:ins w:id="280" w:author="Jacques DAVID" w:date="2023-08-25T16:18:00Z"/>
        </w:rPr>
      </w:pPr>
      <w:ins w:id="281" w:author="Jacques DAVID" w:date="2023-08-25T16:18:00Z">
        <w:r>
          <w:t xml:space="preserve">Et du coup tu gardes la partie </w:t>
        </w:r>
        <w:proofErr w:type="spellStart"/>
        <w:r>
          <w:t>methodo</w:t>
        </w:r>
        <w:proofErr w:type="spellEnd"/>
        <w:r>
          <w:t xml:space="preserve"> pour après, tu modifies un peu la figure (tu ne mets pas les formules de H</w:t>
        </w:r>
        <w:proofErr w:type="gramStart"/>
        <w:r>
          <w:t>² )</w:t>
        </w:r>
        <w:proofErr w:type="gramEnd"/>
      </w:ins>
    </w:p>
    <w:p w14:paraId="05EA1AB8" w14:textId="77777777" w:rsidR="00CB42C3" w:rsidRDefault="00CB42C3" w:rsidP="00065447">
      <w:pPr>
        <w:rPr>
          <w:ins w:id="282" w:author="Jacques DAVID" w:date="2023-08-25T16:18:00Z"/>
        </w:rPr>
      </w:pPr>
      <w:commentRangeStart w:id="283"/>
    </w:p>
    <w:p w14:paraId="092140DA" w14:textId="6F3C4C05" w:rsidR="00065447" w:rsidRPr="00065447" w:rsidRDefault="00B310B2" w:rsidP="00065447">
      <w:r>
        <w:t xml:space="preserve">Nous allons voir si cela se vérifie dans nos résultats. </w:t>
      </w:r>
      <w:commentRangeEnd w:id="283"/>
      <w:r w:rsidR="00CB42C3">
        <w:rPr>
          <w:rStyle w:val="Marquedecommentaire"/>
          <w:rFonts w:asciiTheme="minorHAnsi" w:eastAsiaTheme="minorHAnsi" w:hAnsiTheme="minorHAnsi" w:cstheme="minorBidi"/>
          <w:lang w:eastAsia="en-US"/>
        </w:rPr>
        <w:commentReference w:id="283"/>
      </w:r>
    </w:p>
    <w:p w14:paraId="7D7CF25C" w14:textId="77777777" w:rsidR="00065447" w:rsidRPr="00065447" w:rsidRDefault="00065447" w:rsidP="00065447"/>
    <w:p w14:paraId="7E854013" w14:textId="19CC8A9F" w:rsidR="001E07CB" w:rsidRDefault="001E07CB" w:rsidP="001E07CB">
      <w:pPr>
        <w:pStyle w:val="Titre1"/>
      </w:pPr>
      <w:bookmarkStart w:id="284" w:name="_Toc143697005"/>
      <w:r>
        <w:t>Matériel et méthodes</w:t>
      </w:r>
      <w:bookmarkEnd w:id="284"/>
    </w:p>
    <w:p w14:paraId="5A92FB19" w14:textId="3D260405" w:rsidR="00D462D2" w:rsidRDefault="00D462D2" w:rsidP="00762FF2">
      <w:del w:id="285" w:author="Jacques DAVID" w:date="2023-08-25T16:19:00Z">
        <w:r w:rsidDel="00CB42C3">
          <w:delText xml:space="preserve">Pour savoir si la sélection massale sur la taille du grain fonctionne, </w:delText>
        </w:r>
      </w:del>
      <w:r>
        <w:t xml:space="preserve">deux </w:t>
      </w:r>
      <w:del w:id="286" w:author="Jacques DAVID" w:date="2023-08-25T16:20:00Z">
        <w:r w:rsidDel="00CB42C3">
          <w:delText xml:space="preserve">méthodes </w:delText>
        </w:r>
      </w:del>
      <w:ins w:id="287" w:author="Jacques DAVID" w:date="2023-08-25T16:20:00Z">
        <w:r w:rsidR="00CB42C3">
          <w:t xml:space="preserve">dispositifs ont été utilisés dans ce </w:t>
        </w:r>
        <w:proofErr w:type="spellStart"/>
        <w:r w:rsidR="00CB42C3">
          <w:t>travail</w:t>
        </w:r>
      </w:ins>
      <w:del w:id="288" w:author="Jacques DAVID" w:date="2023-08-25T16:20:00Z">
        <w:r w:rsidDel="00CB42C3">
          <w:delText>seront utilisées</w:delText>
        </w:r>
      </w:del>
      <w:r>
        <w:t>.</w:t>
      </w:r>
      <w:del w:id="289" w:author="Jacques DAVID" w:date="2023-08-25T16:21:00Z">
        <w:r w:rsidDel="00CB42C3">
          <w:delText xml:space="preserve"> En premier lieu</w:delText>
        </w:r>
      </w:del>
      <w:ins w:id="290" w:author="Jacques DAVID" w:date="2023-08-25T16:21:00Z">
        <w:r w:rsidR="00CB42C3">
          <w:t>Dans</w:t>
        </w:r>
        <w:proofErr w:type="spellEnd"/>
        <w:r w:rsidR="00CB42C3">
          <w:t xml:space="preserve"> le premier</w:t>
        </w:r>
      </w:ins>
      <w:r>
        <w:t xml:space="preserve">, des parcelles </w:t>
      </w:r>
      <w:ins w:id="291" w:author="Jacques DAVID" w:date="2023-08-25T16:20:00Z">
        <w:r w:rsidR="00CB42C3">
          <w:t xml:space="preserve">ont </w:t>
        </w:r>
        <w:proofErr w:type="spellStart"/>
        <w:r w:rsidR="00CB42C3">
          <w:t>eté</w:t>
        </w:r>
        <w:proofErr w:type="spellEnd"/>
        <w:r w:rsidR="00CB42C3">
          <w:t xml:space="preserve"> implantées avec des grains soumis à différentes valeurs de taille de grains</w:t>
        </w:r>
      </w:ins>
      <w:ins w:id="292" w:author="Jacques DAVID" w:date="2023-08-25T16:21:00Z">
        <w:r w:rsidR="00CB42C3">
          <w:t xml:space="preserve"> pour regarder l’efficacité de cette sélection sur la génération suivante</w:t>
        </w:r>
      </w:ins>
      <w:del w:id="293" w:author="Jacques DAVID" w:date="2023-08-25T16:20:00Z">
        <w:r w:rsidDel="00CB42C3">
          <w:delText>où une sélection a été effectuée avant le semis permettrons de mesurer l’effet de la sélection</w:delText>
        </w:r>
      </w:del>
      <w:r w:rsidR="00852B0B">
        <w:t>.</w:t>
      </w:r>
      <w:r>
        <w:t xml:space="preserve"> </w:t>
      </w:r>
      <w:del w:id="294" w:author="Jacques DAVID" w:date="2023-08-25T16:21:00Z">
        <w:r w:rsidR="00852B0B" w:rsidDel="00CB42C3">
          <w:delText>P</w:delText>
        </w:r>
        <w:r w:rsidDel="00CB42C3">
          <w:delText>uis</w:delText>
        </w:r>
      </w:del>
      <w:proofErr w:type="gramStart"/>
      <w:ins w:id="295" w:author="Jacques DAVID" w:date="2023-08-25T16:21:00Z">
        <w:r w:rsidR="00CB42C3">
          <w:t>dans</w:t>
        </w:r>
        <w:proofErr w:type="gramEnd"/>
        <w:r w:rsidR="00CB42C3">
          <w:t xml:space="preserve"> le second</w:t>
        </w:r>
      </w:ins>
      <w:r>
        <w:t xml:space="preserve">, </w:t>
      </w:r>
      <w:ins w:id="296" w:author="Jacques DAVID" w:date="2023-08-25T16:22:00Z">
        <w:r w:rsidR="00CB42C3">
          <w:t>888</w:t>
        </w:r>
      </w:ins>
      <w:ins w:id="297" w:author="Jacques DAVID" w:date="2023-08-25T16:21:00Z">
        <w:r w:rsidR="00CB42C3">
          <w:t xml:space="preserve"> plantes issues de grains </w:t>
        </w:r>
      </w:ins>
      <w:ins w:id="298" w:author="Jacques DAVID" w:date="2023-08-25T16:22:00Z">
        <w:r w:rsidR="00CB42C3">
          <w:t>décrits pour de nombreux traits mais non sélectionnées ont été implantées dans des bacs</w:t>
        </w:r>
      </w:ins>
      <w:ins w:id="299" w:author="Jacques DAVID" w:date="2023-08-25T16:23:00Z">
        <w:r w:rsidR="00CB42C3">
          <w:t xml:space="preserve"> et leurs performances mesurées</w:t>
        </w:r>
      </w:ins>
      <w:ins w:id="300" w:author="Jacques DAVID" w:date="2023-08-25T16:22:00Z">
        <w:r w:rsidR="00CB42C3">
          <w:t xml:space="preserve">. </w:t>
        </w:r>
      </w:ins>
      <w:del w:id="301" w:author="Jacques DAVID" w:date="2023-08-25T16:22:00Z">
        <w:r w:rsidDel="00CB42C3">
          <w:delText xml:space="preserve">des </w:delText>
        </w:r>
      </w:del>
      <w:ins w:id="302" w:author="Jacques DAVID" w:date="2023-08-25T16:22:00Z">
        <w:r w:rsidR="00CB42C3">
          <w:t xml:space="preserve">A partir de ces données, </w:t>
        </w:r>
      </w:ins>
      <w:ins w:id="303" w:author="Jacques DAVID" w:date="2023-08-25T16:23:00Z">
        <w:r w:rsidR="00CB42C3">
          <w:t>d</w:t>
        </w:r>
      </w:ins>
      <w:ins w:id="304" w:author="Jacques DAVID" w:date="2023-08-25T16:22:00Z">
        <w:r w:rsidR="00CB42C3">
          <w:t xml:space="preserve">es </w:t>
        </w:r>
      </w:ins>
      <w:r>
        <w:t xml:space="preserve">simulations </w:t>
      </w:r>
      <w:r>
        <w:rPr>
          <w:i/>
        </w:rPr>
        <w:t xml:space="preserve">in </w:t>
      </w:r>
      <w:r w:rsidRPr="00D462D2">
        <w:rPr>
          <w:i/>
        </w:rPr>
        <w:t>silico</w:t>
      </w:r>
      <w:r>
        <w:rPr>
          <w:i/>
        </w:rPr>
        <w:t xml:space="preserve"> </w:t>
      </w:r>
      <w:r>
        <w:t>de sélection</w:t>
      </w:r>
      <w:ins w:id="305" w:author="Jacques DAVID" w:date="2023-08-25T16:23:00Z">
        <w:r w:rsidR="00CB42C3">
          <w:t xml:space="preserve"> sur les grains semés</w:t>
        </w:r>
      </w:ins>
      <w:del w:id="306" w:author="Jacques DAVID" w:date="2023-08-25T16:23:00Z">
        <w:r w:rsidDel="00CB42C3">
          <w:delText>s</w:delText>
        </w:r>
      </w:del>
      <w:r>
        <w:t xml:space="preserve"> ont été effectuées</w:t>
      </w:r>
      <w:del w:id="307" w:author="Jacques DAVID" w:date="2023-08-25T16:23:00Z">
        <w:r w:rsidDel="00CB42C3">
          <w:delText xml:space="preserve"> en utilisant des données acquises sur des blés ayant poussés dans des bacs</w:delText>
        </w:r>
      </w:del>
      <w:r>
        <w:t>.</w:t>
      </w:r>
    </w:p>
    <w:p w14:paraId="1C87CE50" w14:textId="5B088551" w:rsidR="00D462D2" w:rsidRDefault="00CB42C3" w:rsidP="00762FF2">
      <w:pPr>
        <w:rPr>
          <w:ins w:id="308" w:author="Jacques DAVID" w:date="2023-08-26T11:17:00Z"/>
        </w:rPr>
      </w:pPr>
      <w:ins w:id="309" w:author="Jacques DAVID" w:date="2023-08-25T16:24:00Z">
        <w:r>
          <w:t xml:space="preserve">Enfin, pour intégrer ces données dans une approche comparative de l’efficacité </w:t>
        </w:r>
      </w:ins>
      <w:del w:id="310" w:author="Jacques DAVID" w:date="2023-08-25T16:24:00Z">
        <w:r w:rsidR="00D462D2" w:rsidDel="00CB42C3">
          <w:delText xml:space="preserve">Pour comparer la </w:delText>
        </w:r>
      </w:del>
      <w:ins w:id="311" w:author="Jacques DAVID" w:date="2023-08-25T16:24:00Z">
        <w:r>
          <w:t xml:space="preserve">des </w:t>
        </w:r>
      </w:ins>
      <w:r w:rsidR="00D462D2">
        <w:t>sélection sur grain et la sélection sur épi, une approche analytique a été menée</w:t>
      </w:r>
      <w:del w:id="312" w:author="Jacques DAVID" w:date="2023-08-25T16:24:00Z">
        <w:r w:rsidR="00D462D2" w:rsidDel="00CB42C3">
          <w:delText xml:space="preserve"> pour trouver une formule permettant de faire la comparaison</w:delText>
        </w:r>
      </w:del>
      <w:del w:id="313" w:author="Jacques DAVID" w:date="2023-08-25T16:25:00Z">
        <w:r w:rsidR="00D462D2" w:rsidDel="00BC4F56">
          <w:delText xml:space="preserve">. Les résultats donnés par cette formule ont été comparés aux résultats trouvés en sélection </w:delText>
        </w:r>
        <w:r w:rsidR="00D462D2" w:rsidDel="00BC4F56">
          <w:rPr>
            <w:i/>
          </w:rPr>
          <w:delText xml:space="preserve">in silico </w:delText>
        </w:r>
        <w:r w:rsidR="00D462D2" w:rsidDel="00BC4F56">
          <w:delText>et</w:delText>
        </w:r>
      </w:del>
      <w:r w:rsidR="00AC25C3">
        <w:t xml:space="preserve"> </w:t>
      </w:r>
      <w:ins w:id="314" w:author="Jacques DAVID" w:date="2023-08-25T16:25:00Z">
        <w:r w:rsidR="00BC4F56">
          <w:t xml:space="preserve">La </w:t>
        </w:r>
      </w:ins>
      <w:del w:id="315" w:author="Jacques DAVID" w:date="2023-08-25T16:25:00Z">
        <w:r w:rsidR="00AC25C3" w:rsidDel="00BC4F56">
          <w:delText>la</w:delText>
        </w:r>
      </w:del>
      <w:r w:rsidR="00AC25C3">
        <w:t xml:space="preserve"> formule </w:t>
      </w:r>
      <w:ins w:id="316" w:author="Jacques DAVID" w:date="2023-08-25T16:25:00Z">
        <w:r w:rsidR="00BC4F56">
          <w:t xml:space="preserve">théorique obtenue </w:t>
        </w:r>
      </w:ins>
      <w:r w:rsidR="00AC25C3">
        <w:t xml:space="preserve">a été </w:t>
      </w:r>
      <w:ins w:id="317" w:author="Jacques DAVID" w:date="2023-08-25T16:25:00Z">
        <w:r w:rsidR="00BC4F56">
          <w:t xml:space="preserve">enfin été </w:t>
        </w:r>
      </w:ins>
      <w:r w:rsidR="00AC25C3">
        <w:t>utilisée pour explorer les</w:t>
      </w:r>
      <w:ins w:id="318" w:author="Jacques DAVID" w:date="2023-08-25T16:26:00Z">
        <w:r w:rsidR="00BC4F56">
          <w:t xml:space="preserve"> domaines de supériorité des deux types de sélection. </w:t>
        </w:r>
      </w:ins>
      <w:del w:id="319" w:author="Jacques DAVID" w:date="2023-08-25T16:26:00Z">
        <w:r w:rsidR="00AC25C3" w:rsidDel="00BC4F56">
          <w:delText xml:space="preserve"> conditions </w:delText>
        </w:r>
      </w:del>
      <w:del w:id="320" w:author="Jacques DAVID" w:date="2023-08-25T16:25:00Z">
        <w:r w:rsidR="00AC25C3" w:rsidDel="00BC4F56">
          <w:delText xml:space="preserve">pour </w:delText>
        </w:r>
      </w:del>
      <w:del w:id="321" w:author="Jacques DAVID" w:date="2023-08-25T16:26:00Z">
        <w:r w:rsidR="00AC25C3" w:rsidDel="00BC4F56">
          <w:delText xml:space="preserve">lesquelles la sélection sur grain ou la sélection sur épi est plus efficace. </w:delText>
        </w:r>
      </w:del>
    </w:p>
    <w:p w14:paraId="70EF4B7D" w14:textId="5CBAF43D" w:rsidR="007154A2" w:rsidRDefault="007154A2" w:rsidP="00762FF2">
      <w:pPr>
        <w:rPr>
          <w:ins w:id="322" w:author="Jacques DAVID" w:date="2023-08-26T11:22:00Z"/>
        </w:rPr>
      </w:pPr>
    </w:p>
    <w:p w14:paraId="0B38B7A8" w14:textId="22C735B3" w:rsidR="007154A2" w:rsidRPr="007154A2" w:rsidRDefault="007154A2" w:rsidP="00762FF2">
      <w:pPr>
        <w:rPr>
          <w:ins w:id="323" w:author="Jacques DAVID" w:date="2023-08-26T11:17:00Z"/>
          <w:b/>
          <w:rPrChange w:id="324" w:author="Jacques DAVID" w:date="2023-08-26T11:23:00Z">
            <w:rPr>
              <w:ins w:id="325" w:author="Jacques DAVID" w:date="2023-08-26T11:17:00Z"/>
            </w:rPr>
          </w:rPrChange>
        </w:rPr>
      </w:pPr>
      <w:ins w:id="326" w:author="Jacques DAVID" w:date="2023-08-26T11:22:00Z">
        <w:r w:rsidRPr="007154A2">
          <w:rPr>
            <w:b/>
            <w:rPrChange w:id="327" w:author="Jacques DAVID" w:date="2023-08-26T11:23:00Z">
              <w:rPr/>
            </w:rPrChange>
          </w:rPr>
          <w:t xml:space="preserve">Conclusion de mes commentaires sur cette partie </w:t>
        </w:r>
      </w:ins>
    </w:p>
    <w:p w14:paraId="6A3D5871" w14:textId="035C916C" w:rsidR="007154A2" w:rsidRDefault="007154A2" w:rsidP="00762FF2">
      <w:pPr>
        <w:rPr>
          <w:ins w:id="328" w:author="Jacques DAVID" w:date="2023-08-26T11:19:00Z"/>
        </w:rPr>
      </w:pPr>
      <w:ins w:id="329" w:author="Jacques DAVID" w:date="2023-08-26T11:17:00Z">
        <w:r>
          <w:t xml:space="preserve">Je pense que tu as tous les éléments, si tu veux donner un aspect plus direct tu peux </w:t>
        </w:r>
        <w:proofErr w:type="spellStart"/>
        <w:r>
          <w:t>réflechir</w:t>
        </w:r>
        <w:proofErr w:type="spellEnd"/>
        <w:r>
          <w:t xml:space="preserve"> à réorganiser l</w:t>
        </w:r>
      </w:ins>
      <w:ins w:id="330" w:author="Jacques DAVID" w:date="2023-08-26T11:18:00Z">
        <w:r>
          <w:t xml:space="preserve">’ordre de présentation des éléments, </w:t>
        </w:r>
        <w:proofErr w:type="spellStart"/>
        <w:r>
          <w:t>réflchier</w:t>
        </w:r>
        <w:proofErr w:type="spellEnd"/>
        <w:r>
          <w:t xml:space="preserve"> à ce que tu gardes de général pour </w:t>
        </w:r>
        <w:proofErr w:type="spellStart"/>
        <w:r>
          <w:t>exploquer</w:t>
        </w:r>
        <w:proofErr w:type="spellEnd"/>
        <w:r>
          <w:t xml:space="preserve"> les idées sans entrer dans les détails de calcul pour les reprendre dans une partie plus </w:t>
        </w:r>
        <w:proofErr w:type="spellStart"/>
        <w:r>
          <w:t>methodo</w:t>
        </w:r>
        <w:proofErr w:type="spellEnd"/>
        <w:r>
          <w:t xml:space="preserve"> ou plus de discussion. </w:t>
        </w:r>
      </w:ins>
    </w:p>
    <w:p w14:paraId="11438885" w14:textId="7ED5FD71" w:rsidR="007154A2" w:rsidRDefault="007154A2" w:rsidP="00762FF2">
      <w:pPr>
        <w:rPr>
          <w:ins w:id="331" w:author="Jacques DAVID" w:date="2023-08-26T11:19:00Z"/>
        </w:rPr>
      </w:pPr>
      <w:ins w:id="332" w:author="Jacques DAVID" w:date="2023-08-26T11:19:00Z">
        <w:r>
          <w:t>Si tu pars de cette manière tu peux aussi réfléchir à mettre le blé dur à la fin en disant que tu vas explorer la question sur cette espèce dont les traits de grains sont supers importants</w:t>
        </w:r>
      </w:ins>
    </w:p>
    <w:p w14:paraId="7268E5BD" w14:textId="77777777" w:rsidR="007154A2" w:rsidRDefault="007154A2" w:rsidP="00762FF2">
      <w:pPr>
        <w:rPr>
          <w:ins w:id="333" w:author="Jacques DAVID" w:date="2023-08-26T11:17:00Z"/>
        </w:rPr>
      </w:pPr>
    </w:p>
    <w:p w14:paraId="6E9330B9" w14:textId="4E73090C" w:rsidR="007154A2" w:rsidRDefault="007154A2" w:rsidP="00762FF2">
      <w:pPr>
        <w:rPr>
          <w:ins w:id="334" w:author="Jacques DAVID" w:date="2023-08-26T11:17:00Z"/>
        </w:rPr>
      </w:pPr>
    </w:p>
    <w:p w14:paraId="2E2EE0A3" w14:textId="77777777" w:rsidR="007154A2" w:rsidRPr="00D462D2" w:rsidRDefault="007154A2" w:rsidP="00762FF2"/>
    <w:p w14:paraId="58F81462" w14:textId="77777777" w:rsidR="001E07CB" w:rsidRPr="001E07CB" w:rsidRDefault="001E07CB" w:rsidP="001E07CB">
      <w:pPr>
        <w:pStyle w:val="Titre2"/>
      </w:pPr>
      <w:bookmarkStart w:id="335" w:name="_Toc143697006"/>
      <w:r>
        <w:t>Matériel végétal</w:t>
      </w:r>
      <w:bookmarkEnd w:id="335"/>
    </w:p>
    <w:p w14:paraId="4032DAA1" w14:textId="2BB9AE72" w:rsidR="001E07CB" w:rsidRPr="001E07CB" w:rsidRDefault="001E07CB" w:rsidP="001E07CB">
      <w:r w:rsidRPr="001E07CB">
        <w:t xml:space="preserve">Le matériel végétal utilisé durant ce stage est </w:t>
      </w:r>
      <w:del w:id="336" w:author="Jacques DAVID" w:date="2023-08-26T11:23:00Z">
        <w:r w:rsidRPr="001E07CB" w:rsidDel="00F674E4">
          <w:delText xml:space="preserve">la </w:delText>
        </w:r>
      </w:del>
      <w:ins w:id="337" w:author="Jacques DAVID" w:date="2023-08-26T11:23:00Z">
        <w:r w:rsidR="00F674E4">
          <w:t>une</w:t>
        </w:r>
        <w:r w:rsidR="00F674E4" w:rsidRPr="001E07CB">
          <w:t xml:space="preserve"> </w:t>
        </w:r>
      </w:ins>
      <w:r w:rsidRPr="001E07CB">
        <w:t xml:space="preserve">population de blé dur </w:t>
      </w:r>
      <w:ins w:id="338" w:author="Jacques DAVID" w:date="2023-08-26T11:23:00Z">
        <w:r w:rsidR="00F674E4">
          <w:t xml:space="preserve">à base génétique large </w:t>
        </w:r>
      </w:ins>
      <w:r w:rsidRPr="001E07CB">
        <w:t xml:space="preserve">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w:t>
      </w:r>
      <w:ins w:id="339" w:author="Jacques DAVID" w:date="2023-08-26T11:23:00Z">
        <w:r w:rsidR="00F674E4">
          <w:t xml:space="preserve"> (donne des </w:t>
        </w:r>
        <w:proofErr w:type="spellStart"/>
        <w:r w:rsidR="00F674E4">
          <w:t>references</w:t>
        </w:r>
      </w:ins>
      <w:proofErr w:type="spellEnd"/>
      <w:ins w:id="340" w:author="Jacques DAVID" w:date="2023-08-26T11:24:00Z">
        <w:r w:rsidR="00F674E4">
          <w:t> </w:t>
        </w:r>
      </w:ins>
      <w:ins w:id="341" w:author="Jacques DAVID" w:date="2023-08-26T11:23:00Z">
        <w:r w:rsidR="00F674E4">
          <w:t>?</w:t>
        </w:r>
      </w:ins>
      <w:ins w:id="342" w:author="Jacques DAVID" w:date="2023-08-26T11:24:00Z">
        <w:r w:rsidR="00F674E4">
          <w:t xml:space="preserve"> il y en a plusieurs </w:t>
        </w:r>
        <w:proofErr w:type="spellStart"/>
        <w:r w:rsidR="00F674E4">
          <w:t>Ballini</w:t>
        </w:r>
        <w:proofErr w:type="spellEnd"/>
        <w:r w:rsidR="00F674E4">
          <w:t xml:space="preserve"> la première, </w:t>
        </w:r>
        <w:proofErr w:type="spellStart"/>
        <w:proofErr w:type="gramStart"/>
        <w:r w:rsidR="00F674E4">
          <w:t>montazeaud</w:t>
        </w:r>
        <w:proofErr w:type="spellEnd"/>
        <w:r w:rsidR="00F674E4">
          <w:t xml:space="preserve"> ,</w:t>
        </w:r>
        <w:proofErr w:type="gramEnd"/>
        <w:r w:rsidR="00F674E4">
          <w:t xml:space="preserve"> colombo</w:t>
        </w:r>
      </w:ins>
      <w:r w:rsidRPr="001E07CB">
        <w:t>. La population ainsi que les lignées qui en sont extraites sont le matériel végétal de ce stage.</w:t>
      </w:r>
    </w:p>
    <w:p w14:paraId="79FA22F5" w14:textId="77777777" w:rsidR="001E07CB" w:rsidRPr="001E07CB" w:rsidRDefault="001E07CB" w:rsidP="001E07CB"/>
    <w:p w14:paraId="0C1C145B" w14:textId="61D7D536" w:rsidR="001E07CB" w:rsidRPr="001E07CB" w:rsidRDefault="001E07CB" w:rsidP="001E07CB">
      <w:pPr>
        <w:pStyle w:val="Titre2"/>
      </w:pPr>
      <w:bookmarkStart w:id="343" w:name="_Toc143697007"/>
      <w:r>
        <w:t>Dispositif</w:t>
      </w:r>
      <w:ins w:id="344" w:author="Jacques DAVID" w:date="2023-08-26T11:24:00Z">
        <w:r w:rsidR="00F674E4">
          <w:t>s</w:t>
        </w:r>
      </w:ins>
      <w:r>
        <w:t xml:space="preserve"> expérimenta</w:t>
      </w:r>
      <w:ins w:id="345" w:author="Jacques DAVID" w:date="2023-08-26T11:24:00Z">
        <w:r w:rsidR="00F674E4">
          <w:t>ux</w:t>
        </w:r>
      </w:ins>
      <w:del w:id="346" w:author="Jacques DAVID" w:date="2023-08-26T11:24:00Z">
        <w:r w:rsidDel="00F674E4">
          <w:delText>l</w:delText>
        </w:r>
      </w:del>
      <w:bookmarkEnd w:id="343"/>
    </w:p>
    <w:p w14:paraId="118F7FED" w14:textId="46E8C88B" w:rsidR="00F674E4" w:rsidRDefault="00F674E4">
      <w:pPr>
        <w:pStyle w:val="Paragraphedeliste"/>
        <w:numPr>
          <w:ilvl w:val="0"/>
          <w:numId w:val="14"/>
        </w:numPr>
        <w:rPr>
          <w:ins w:id="347" w:author="Jacques DAVID" w:date="2023-08-26T11:25:00Z"/>
        </w:rPr>
        <w:pPrChange w:id="348" w:author="Jacques DAVID" w:date="2023-08-26T11:25:00Z">
          <w:pPr/>
        </w:pPrChange>
      </w:pPr>
      <w:proofErr w:type="spellStart"/>
      <w:ins w:id="349" w:author="Jacques DAVID" w:date="2023-08-26T11:26:00Z">
        <w:r>
          <w:t>Dispositf</w:t>
        </w:r>
        <w:proofErr w:type="spellEnd"/>
        <w:r>
          <w:t xml:space="preserve"> dédié à l’estimation des paramètres de variance </w:t>
        </w:r>
      </w:ins>
    </w:p>
    <w:p w14:paraId="4E45E803" w14:textId="77777777" w:rsidR="00862E46" w:rsidRDefault="001E07CB">
      <w:pPr>
        <w:ind w:left="360"/>
        <w:rPr>
          <w:ins w:id="350" w:author="Jacques DAVID" w:date="2023-08-26T11:35:00Z"/>
        </w:rPr>
        <w:pPrChange w:id="351" w:author="Jacques DAVID" w:date="2023-08-26T11:25:00Z">
          <w:pPr/>
        </w:pPrChange>
      </w:pPr>
      <w:del w:id="352" w:author="Jacques DAVID" w:date="2023-08-26T11:25:00Z">
        <w:r w:rsidRPr="001E07CB" w:rsidDel="00F674E4">
          <w:delText>Le dispositif expérimental est en deux partie, une au bâtiment ARCAD (10 rue Arthur Young, 34000, Montpellier, France), et l’autre à Mauguio</w:delText>
        </w:r>
        <w:r w:rsidR="00F74E9A" w:rsidDel="00F674E4">
          <w:delText xml:space="preserve"> </w:delText>
        </w:r>
        <w:r w:rsidR="00F74E9A" w:rsidRPr="00F674E4" w:rsidDel="00F674E4">
          <w:rPr>
            <w:color w:val="FF0000"/>
          </w:rPr>
          <w:delText>(coordonnees gps)</w:delText>
        </w:r>
        <w:r w:rsidRPr="001E07CB" w:rsidDel="00F674E4">
          <w:delText xml:space="preserve">. </w:delText>
        </w:r>
      </w:del>
      <w:del w:id="353" w:author="Jacques DAVID" w:date="2023-08-26T11:28:00Z">
        <w:r w:rsidRPr="001E07CB" w:rsidDel="00F674E4">
          <w:delText>A</w:delText>
        </w:r>
      </w:del>
      <w:del w:id="354" w:author="Jacques DAVID" w:date="2023-08-26T11:27:00Z">
        <w:r w:rsidRPr="001E07CB" w:rsidDel="00F674E4">
          <w:delText xml:space="preserve"> </w:delText>
        </w:r>
      </w:del>
      <w:del w:id="355" w:author="Jacques DAVID" w:date="2023-08-26T11:28:00Z">
        <w:r w:rsidRPr="001E07CB" w:rsidDel="00F674E4">
          <w:delText xml:space="preserve">ARCAD, 6 bacs de 1 mètre carré ont été semés avec </w:delText>
        </w:r>
      </w:del>
      <w:del w:id="356" w:author="Jacques DAVID" w:date="2023-08-26T11:27:00Z">
        <w:r w:rsidRPr="001E07CB" w:rsidDel="00F674E4">
          <w:delText xml:space="preserve">les </w:delText>
        </w:r>
      </w:del>
      <w:del w:id="357" w:author="Jacques DAVID" w:date="2023-08-26T11:29:00Z">
        <w:r w:rsidRPr="001E07CB" w:rsidDel="00F674E4">
          <w:delText xml:space="preserve">180 </w:delText>
        </w:r>
      </w:del>
      <w:ins w:id="358" w:author="Jacques DAVID" w:date="2023-08-26T11:29:00Z">
        <w:r w:rsidR="00F674E4">
          <w:t xml:space="preserve">Cent </w:t>
        </w:r>
        <w:proofErr w:type="spellStart"/>
        <w:r w:rsidR="00F674E4">
          <w:t>quatre vingt</w:t>
        </w:r>
        <w:proofErr w:type="spellEnd"/>
        <w:r w:rsidR="00F674E4">
          <w:t xml:space="preserve"> </w:t>
        </w:r>
      </w:ins>
      <w:r w:rsidRPr="001E07CB">
        <w:t>lignées EPO</w:t>
      </w:r>
      <w:ins w:id="359" w:author="Jacques DAVID" w:date="2023-08-26T11:28:00Z">
        <w:r w:rsidR="00F674E4">
          <w:t xml:space="preserve"> fixées</w:t>
        </w:r>
      </w:ins>
      <w:ins w:id="360" w:author="Jacques DAVID" w:date="2023-08-26T11:29:00Z">
        <w:r w:rsidR="00F674E4">
          <w:t xml:space="preserve"> </w:t>
        </w:r>
        <w:proofErr w:type="gramStart"/>
        <w:r w:rsidR="00F674E4">
          <w:t>ont</w:t>
        </w:r>
        <w:proofErr w:type="gramEnd"/>
        <w:r w:rsidR="00F674E4">
          <w:t xml:space="preserve"> été utilisées</w:t>
        </w:r>
      </w:ins>
      <w:r w:rsidRPr="001E07CB">
        <w:t xml:space="preserve">. </w:t>
      </w:r>
      <w:r w:rsidR="00B8212D">
        <w:t>Pour chacune</w:t>
      </w:r>
      <w:del w:id="361" w:author="Jacques DAVID" w:date="2023-08-26T11:29:00Z">
        <w:r w:rsidR="00B8212D" w:rsidDel="00F674E4">
          <w:delText xml:space="preserve"> de ces lignées</w:delText>
        </w:r>
      </w:del>
      <w:r w:rsidR="00B8212D">
        <w:t xml:space="preserve">, </w:t>
      </w:r>
      <w:del w:id="362" w:author="Jacques DAVID" w:date="2023-08-26T11:29:00Z">
        <w:r w:rsidR="00B8212D" w:rsidDel="00F674E4">
          <w:delText xml:space="preserve">des lots de </w:delText>
        </w:r>
      </w:del>
      <w:r w:rsidR="00B8212D">
        <w:t xml:space="preserve">12 </w:t>
      </w:r>
      <w:proofErr w:type="spellStart"/>
      <w:r w:rsidR="00B8212D">
        <w:t>grains</w:t>
      </w:r>
      <w:del w:id="363" w:author="Jacques DAVID" w:date="2023-08-26T11:30:00Z">
        <w:r w:rsidR="00B8212D" w:rsidDel="00F674E4">
          <w:delText xml:space="preserve"> </w:delText>
        </w:r>
      </w:del>
      <w:r w:rsidR="00B8212D">
        <w:t>ont</w:t>
      </w:r>
      <w:proofErr w:type="spellEnd"/>
      <w:r w:rsidR="00B8212D">
        <w:t xml:space="preserve"> été </w:t>
      </w:r>
      <w:ins w:id="364" w:author="Jacques DAVID" w:date="2023-08-26T11:29:00Z">
        <w:r w:rsidR="00F674E4">
          <w:t xml:space="preserve">retenus </w:t>
        </w:r>
      </w:ins>
      <w:del w:id="365" w:author="Jacques DAVID" w:date="2023-08-26T11:29:00Z">
        <w:r w:rsidR="00B8212D" w:rsidDel="00F674E4">
          <w:delText xml:space="preserve">choisis </w:delText>
        </w:r>
      </w:del>
      <w:r w:rsidR="00B8212D">
        <w:t>pour participer au semis</w:t>
      </w:r>
      <w:ins w:id="366" w:author="Jacques DAVID" w:date="2023-08-26T11:30:00Z">
        <w:r w:rsidR="00F674E4">
          <w:t>, non cassés et non échaudés</w:t>
        </w:r>
      </w:ins>
      <w:r w:rsidR="00B8212D">
        <w:t xml:space="preserve">. </w:t>
      </w:r>
      <w:del w:id="367" w:author="Jacques DAVID" w:date="2023-08-26T11:30:00Z">
        <w:r w:rsidR="00B8212D" w:rsidDel="00F674E4">
          <w:delText xml:space="preserve">Sur </w:delText>
        </w:r>
      </w:del>
      <w:ins w:id="368" w:author="Jacques DAVID" w:date="2023-08-26T11:30:00Z">
        <w:r w:rsidR="00F674E4">
          <w:t xml:space="preserve">Pour </w:t>
        </w:r>
      </w:ins>
      <w:r w:rsidR="00B8212D">
        <w:t>chaque grain, deux spectres NIRS ont été acquis par ASD</w:t>
      </w:r>
      <w:ins w:id="369" w:author="Jacques DAVID" w:date="2023-08-26T11:30:00Z">
        <w:r w:rsidR="00F674E4">
          <w:t xml:space="preserve"> (acronyme de </w:t>
        </w:r>
        <w:proofErr w:type="gramStart"/>
        <w:r w:rsidR="00F674E4">
          <w:t>? )</w:t>
        </w:r>
        <w:proofErr w:type="gramEnd"/>
        <w:r w:rsidR="00F674E4">
          <w:t xml:space="preserve"> </w:t>
        </w:r>
      </w:ins>
    </w:p>
    <w:p w14:paraId="2B3F0CA3" w14:textId="77777777" w:rsidR="00862E46" w:rsidRDefault="00862E46">
      <w:pPr>
        <w:ind w:left="360"/>
        <w:rPr>
          <w:ins w:id="370" w:author="Jacques DAVID" w:date="2023-08-26T11:35:00Z"/>
        </w:rPr>
        <w:pPrChange w:id="371" w:author="Jacques DAVID" w:date="2023-08-26T11:25:00Z">
          <w:pPr/>
        </w:pPrChange>
      </w:pPr>
    </w:p>
    <w:p w14:paraId="4CB22978" w14:textId="73E4CAA5" w:rsidR="00862E46" w:rsidRDefault="00862E46">
      <w:pPr>
        <w:ind w:left="360"/>
        <w:rPr>
          <w:ins w:id="372" w:author="Jacques DAVID" w:date="2023-08-26T11:35:00Z"/>
        </w:rPr>
        <w:pPrChange w:id="373" w:author="Jacques DAVID" w:date="2023-08-26T11:25:00Z">
          <w:pPr/>
        </w:pPrChange>
      </w:pPr>
      <w:ins w:id="374" w:author="Jacques DAVID" w:date="2023-08-26T11:35:00Z">
        <w:r>
          <w:t xml:space="preserve">Teneur en </w:t>
        </w:r>
        <w:proofErr w:type="spellStart"/>
        <w:r>
          <w:t>prot</w:t>
        </w:r>
        <w:proofErr w:type="spellEnd"/>
        <w:r>
          <w:t xml:space="preserve"> ? </w:t>
        </w:r>
      </w:ins>
    </w:p>
    <w:p w14:paraId="28DAA553" w14:textId="77777777" w:rsidR="00862E46" w:rsidRDefault="00862E46">
      <w:pPr>
        <w:ind w:left="360"/>
        <w:rPr>
          <w:ins w:id="375" w:author="Jacques DAVID" w:date="2023-08-26T11:35:00Z"/>
        </w:rPr>
        <w:pPrChange w:id="376" w:author="Jacques DAVID" w:date="2023-08-26T11:25:00Z">
          <w:pPr/>
        </w:pPrChange>
      </w:pPr>
    </w:p>
    <w:p w14:paraId="510976D9" w14:textId="77777777" w:rsidR="00862E46" w:rsidRDefault="00862E46" w:rsidP="00862E46">
      <w:pPr>
        <w:rPr>
          <w:ins w:id="377" w:author="Jacques DAVID" w:date="2023-08-26T11:35:00Z"/>
        </w:rPr>
      </w:pPr>
    </w:p>
    <w:p w14:paraId="21227EA1" w14:textId="208608B9" w:rsidR="00B8212D" w:rsidRDefault="00B8212D">
      <w:pPr>
        <w:ind w:left="360"/>
        <w:rPr>
          <w:ins w:id="378" w:author="Jacques DAVID" w:date="2023-08-26T11:34:00Z"/>
        </w:rPr>
        <w:pPrChange w:id="379" w:author="Jacques DAVID" w:date="2023-08-26T11:25:00Z">
          <w:pPr/>
        </w:pPrChange>
      </w:pPr>
      <w:r>
        <w:t xml:space="preserve">, et </w:t>
      </w:r>
      <w:del w:id="380" w:author="Jacques DAVID" w:date="2023-08-26T11:30:00Z">
        <w:r w:rsidDel="00F674E4">
          <w:delText xml:space="preserve">chaque </w:delText>
        </w:r>
      </w:del>
      <w:ins w:id="381" w:author="Jacques DAVID" w:date="2023-08-26T11:30:00Z">
        <w:r w:rsidR="00F674E4">
          <w:t xml:space="preserve">ses traits morphologiques </w:t>
        </w:r>
      </w:ins>
      <w:del w:id="382" w:author="Jacques DAVID" w:date="2023-08-26T11:31:00Z">
        <w:r w:rsidDel="00F674E4">
          <w:delText xml:space="preserve">grain a été </w:delText>
        </w:r>
      </w:del>
      <w:ins w:id="383" w:author="Jacques DAVID" w:date="2023-08-26T11:31:00Z">
        <w:r w:rsidR="00F674E4">
          <w:t xml:space="preserve">ont été </w:t>
        </w:r>
      </w:ins>
      <w:r>
        <w:t>mesuré</w:t>
      </w:r>
      <w:ins w:id="384" w:author="Jacques DAVID" w:date="2023-08-26T11:31:00Z">
        <w:r w:rsidR="00F674E4">
          <w:t>s</w:t>
        </w:r>
      </w:ins>
      <w:ins w:id="385" w:author="Jacques DAVID" w:date="2023-08-26T11:33:00Z">
        <w:r w:rsidR="00F674E4">
          <w:t xml:space="preserve"> par analyse automatique d’image</w:t>
        </w:r>
      </w:ins>
      <w:r>
        <w:t xml:space="preserve"> à l’Optomachine</w:t>
      </w:r>
      <w:ins w:id="386" w:author="Jacques DAVID" w:date="2023-08-26T11:31:00Z">
        <w:r w:rsidR="00F674E4">
          <w:t xml:space="preserve"> (</w:t>
        </w:r>
        <w:proofErr w:type="spellStart"/>
        <w:r w:rsidR="00F674E4">
          <w:t>reference</w:t>
        </w:r>
        <w:proofErr w:type="spellEnd"/>
        <w:r w:rsidR="00F674E4">
          <w:t xml:space="preserve">) </w:t>
        </w:r>
      </w:ins>
      <w:r>
        <w:t xml:space="preserve"> </w:t>
      </w:r>
      <w:del w:id="387" w:author="Jacques DAVID" w:date="2023-08-26T11:31:00Z">
        <w:r w:rsidDel="00F674E4">
          <w:delText>pour avoir ses caractéristiques morphologiques</w:delText>
        </w:r>
      </w:del>
      <w:del w:id="388" w:author="Jacques DAVID" w:date="2023-08-26T11:33:00Z">
        <w:r w:rsidDel="00862E46">
          <w:delText>.</w:delText>
        </w:r>
        <w:r w:rsidR="00F12AFC" w:rsidDel="00862E46">
          <w:delText xml:space="preserve"> L’Optomachine est un appareil qui prend des photos de grain et calcule par analyse d’image</w:delText>
        </w:r>
      </w:del>
      <w:r w:rsidR="00F12AFC">
        <w:t xml:space="preserve"> </w:t>
      </w:r>
      <w:del w:id="389" w:author="Jacques DAVID" w:date="2023-08-26T11:33:00Z">
        <w:r w:rsidR="00F12AFC" w:rsidDel="00862E46">
          <w:delText xml:space="preserve">un </w:delText>
        </w:r>
      </w:del>
      <w:ins w:id="390" w:author="Jacques DAVID" w:date="2023-08-26T11:33:00Z">
        <w:r w:rsidR="00862E46">
          <w:t xml:space="preserve">Une </w:t>
        </w:r>
      </w:ins>
      <w:r w:rsidR="00F12AFC">
        <w:t>centaine d’indicateur</w:t>
      </w:r>
      <w:ins w:id="391" w:author="Jacques DAVID" w:date="2023-08-26T11:33:00Z">
        <w:r w:rsidR="00862E46">
          <w:t>s</w:t>
        </w:r>
      </w:ins>
      <w:del w:id="392" w:author="Jacques DAVID" w:date="2023-08-26T11:33:00Z">
        <w:r w:rsidR="00F12AFC" w:rsidDel="00862E46">
          <w:delText xml:space="preserve"> pour chaque grain présent sur la photo</w:delText>
        </w:r>
      </w:del>
      <w:ins w:id="393" w:author="Jacques DAVID" w:date="2023-08-26T11:33:00Z">
        <w:r w:rsidR="00862E46">
          <w:t xml:space="preserve"> sont disponibles, </w:t>
        </w:r>
      </w:ins>
      <w:ins w:id="394" w:author="Jacques DAVID" w:date="2023-08-26T11:34:00Z">
        <w:r w:rsidR="00862E46">
          <w:t xml:space="preserve">notamment </w:t>
        </w:r>
      </w:ins>
      <w:del w:id="395" w:author="Jacques DAVID" w:date="2023-08-26T11:34:00Z">
        <w:r w:rsidR="00F12AFC" w:rsidDel="00862E46">
          <w:delText xml:space="preserve">. La caractéristique morphologique utilisée pendant le stage est la </w:delText>
        </w:r>
      </w:del>
      <w:ins w:id="396" w:author="Jacques DAVID" w:date="2023-08-26T11:34:00Z">
        <w:r w:rsidR="00862E46">
          <w:t xml:space="preserve">sa </w:t>
        </w:r>
      </w:ins>
      <w:r w:rsidR="00F12AFC">
        <w:t xml:space="preserve">surface </w:t>
      </w:r>
      <w:ins w:id="397" w:author="Jacques DAVID" w:date="2023-08-26T11:34:00Z">
        <w:r w:rsidR="00862E46">
          <w:t>(en mm²)</w:t>
        </w:r>
      </w:ins>
      <w:del w:id="398" w:author="Jacques DAVID" w:date="2023-08-26T11:34:00Z">
        <w:r w:rsidR="00F12AFC" w:rsidDel="00862E46">
          <w:delText>que le grain occupe sur l’image, que l’Optomachine mesure en mm²</w:delText>
        </w:r>
      </w:del>
      <w:r w:rsidR="00F12AFC">
        <w:t xml:space="preserve">. Cette surface </w:t>
      </w:r>
      <w:del w:id="399" w:author="Jacques DAVID" w:date="2023-08-26T11:34:00Z">
        <w:r w:rsidR="00F12AFC" w:rsidDel="00862E46">
          <w:delText xml:space="preserve">est ce qui sera </w:delText>
        </w:r>
      </w:del>
      <w:ins w:id="400" w:author="Jacques DAVID" w:date="2023-08-26T11:34:00Z">
        <w:r w:rsidR="00862E46">
          <w:t xml:space="preserve">est </w:t>
        </w:r>
      </w:ins>
      <w:r w:rsidR="00F12AFC">
        <w:t>appelé</w:t>
      </w:r>
      <w:ins w:id="401" w:author="Jacques DAVID" w:date="2023-08-26T11:34:00Z">
        <w:r w:rsidR="00862E46">
          <w:t>e</w:t>
        </w:r>
      </w:ins>
      <w:r w:rsidR="00F12AFC">
        <w:t xml:space="preserve"> "taille du grain" dans la suite du rapport. </w:t>
      </w:r>
    </w:p>
    <w:p w14:paraId="487D19EA" w14:textId="77777777" w:rsidR="00862E46" w:rsidRDefault="00862E46" w:rsidP="00862E46">
      <w:pPr>
        <w:rPr>
          <w:ins w:id="402" w:author="Jacques DAVID" w:date="2023-08-26T11:34:00Z"/>
        </w:rPr>
      </w:pPr>
    </w:p>
    <w:p w14:paraId="7E629CD5" w14:textId="76918A8C" w:rsidR="00862E46" w:rsidRDefault="00862E46" w:rsidP="00862E46">
      <w:pPr>
        <w:rPr>
          <w:ins w:id="403" w:author="Jacques DAVID" w:date="2023-08-26T11:34:00Z"/>
        </w:rPr>
      </w:pPr>
      <w:ins w:id="404" w:author="Jacques DAVID" w:date="2023-08-26T11:34:00Z">
        <w:r>
          <w:t xml:space="preserve">Et le poids ? </w:t>
        </w:r>
      </w:ins>
    </w:p>
    <w:p w14:paraId="3B52518D" w14:textId="77777777" w:rsidR="00862E46" w:rsidRDefault="00862E46" w:rsidP="00862E46"/>
    <w:p w14:paraId="5EC87BE1" w14:textId="57CF56A2" w:rsidR="0022190F" w:rsidRDefault="001E07CB" w:rsidP="001E07CB">
      <w:pPr>
        <w:rPr>
          <w:ins w:id="405" w:author="Jacques DAVID" w:date="2023-08-27T09:38:00Z"/>
        </w:rPr>
      </w:pPr>
      <w:r w:rsidRPr="001E07CB">
        <w:t xml:space="preserve">Dans chaque bac, 208 grains ont été semées (13 lignes et 16 colonnes) en répartissant au hasard les </w:t>
      </w:r>
      <w:r w:rsidRPr="001E07CB">
        <w:lastRenderedPageBreak/>
        <w:t>génotypes</w:t>
      </w:r>
      <w:ins w:id="406" w:author="Jacques DAVID" w:date="2023-08-27T09:36:00Z">
        <w:r w:rsidR="0022190F">
          <w:t xml:space="preserve"> il s’agit d’un plan complet équilibré, chaque génotype est semé au moins une fois dans chaque Bac. </w:t>
        </w:r>
      </w:ins>
      <w:ins w:id="407" w:author="Jacques DAVID" w:date="2023-08-27T09:37:00Z">
        <w:r w:rsidR="0022190F">
          <w:t xml:space="preserve">Les grains ont été collés à sur une bande de papier </w:t>
        </w:r>
      </w:ins>
      <w:ins w:id="408" w:author="Jacques DAVID" w:date="2023-08-27T09:38:00Z">
        <w:r w:rsidR="0022190F">
          <w:t xml:space="preserve">facilement dégradable avec un empois d’amidon fabriqué à partir de farine pour respecter les distances de semis (les photos sont disponibles si tu veux) </w:t>
        </w:r>
      </w:ins>
    </w:p>
    <w:p w14:paraId="69D7D0BC" w14:textId="2FCC571F" w:rsidR="0022190F" w:rsidRDefault="0022190F" w:rsidP="001E07CB">
      <w:pPr>
        <w:rPr>
          <w:ins w:id="409" w:author="Jacques DAVID" w:date="2023-08-27T09:36:00Z"/>
        </w:rPr>
      </w:pPr>
      <w:ins w:id="410" w:author="Jacques DAVID" w:date="2023-08-27T09:39:00Z">
        <w:r>
          <w:t xml:space="preserve">Un semis de rattrapage était prévu au cas pour remplacer les </w:t>
        </w:r>
      </w:ins>
      <w:ins w:id="411" w:author="Jacques DAVID" w:date="2023-08-27T09:40:00Z">
        <w:r>
          <w:t>défauts de germination.</w:t>
        </w:r>
      </w:ins>
    </w:p>
    <w:p w14:paraId="52BAE8E5" w14:textId="2430D4CD" w:rsidR="0022190F" w:rsidRDefault="001E07CB" w:rsidP="001E07CB">
      <w:pPr>
        <w:rPr>
          <w:ins w:id="412" w:author="Jacques DAVID" w:date="2023-08-27T09:45:00Z"/>
        </w:rPr>
      </w:pPr>
      <w:r w:rsidRPr="001E07CB">
        <w:t>.</w:t>
      </w:r>
      <w:del w:id="413" w:author="Jacques DAVID" w:date="2023-08-27T09:39:00Z">
        <w:r w:rsidRPr="001E07CB" w:rsidDel="0022190F">
          <w:delText xml:space="preserve"> </w:delText>
        </w:r>
        <w:r w:rsidR="00B8212D" w:rsidDel="0022190F">
          <w:delText>Tous les grains semés sont issus des lots précédemment évoqués</w:delText>
        </w:r>
        <w:r w:rsidRPr="001E07CB" w:rsidDel="0022190F">
          <w:delText>.</w:delText>
        </w:r>
      </w:del>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Le semis a été fait le 6 janvier 2023. Certains grains n’ont pas germé ou se sont fait manger par des oiseaux. Un deuxième semis a donc eu lieu le 17 février</w:t>
      </w:r>
      <w:del w:id="414" w:author="Jacques DAVID" w:date="2023-08-27T09:41:00Z">
        <w:r w:rsidRPr="001E07CB" w:rsidDel="0022190F">
          <w:delText xml:space="preserve"> pour combler les trous </w:delText>
        </w:r>
        <w:r w:rsidR="00072C83" w:rsidDel="0022190F">
          <w:delText>avec les grains qui restaient dans les lots de départ</w:delText>
        </w:r>
      </w:del>
      <w:r w:rsidR="00072C83">
        <w:t>.</w:t>
      </w:r>
      <w:r w:rsidR="00715C06">
        <w:t xml:space="preserve"> </w:t>
      </w:r>
      <w:del w:id="415" w:author="Jacques DAVID" w:date="2023-08-27T09:42:00Z">
        <w:r w:rsidR="00715C06" w:rsidDel="0022190F">
          <w:delText xml:space="preserve">Le fait de semer </w:delText>
        </w:r>
      </w:del>
      <w:ins w:id="416" w:author="Jacques DAVID" w:date="2023-08-27T09:42:00Z">
        <w:r w:rsidR="0022190F">
          <w:t xml:space="preserve">Semer aléatoirement </w:t>
        </w:r>
      </w:ins>
      <w:r w:rsidR="00715C06">
        <w:t>les génotypes</w:t>
      </w:r>
      <w:r w:rsidR="00234CB8">
        <w:t xml:space="preserve"> </w:t>
      </w:r>
      <w:del w:id="417" w:author="Jacques DAVID" w:date="2023-08-27T09:42:00Z">
        <w:r w:rsidR="00234CB8" w:rsidDel="0022190F">
          <w:delText xml:space="preserve">de façon "mélangée" </w:delText>
        </w:r>
      </w:del>
      <w:r w:rsidR="00234CB8">
        <w:t>complique</w:t>
      </w:r>
      <w:r w:rsidR="00715C06">
        <w:t xml:space="preserve"> l’acquisition des données mais permet d’obtenir les valeurs des génotypes en population, et non en monoculture ou avec un nombre restreint de voisin</w:t>
      </w:r>
      <w:ins w:id="418" w:author="Jacques DAVID" w:date="2023-08-27T09:42:00Z">
        <w:r w:rsidR="0022190F">
          <w:t>s</w:t>
        </w:r>
      </w:ins>
      <w:r w:rsidR="00715C06">
        <w:t xml:space="preserve"> (comme ce serait le cas si on avait semé les génotypes en lignes)</w:t>
      </w:r>
      <w:r w:rsidR="00F563B2">
        <w:t xml:space="preserve">. </w:t>
      </w:r>
      <w:ins w:id="419" w:author="Jacques DAVID" w:date="2023-08-27T09:43:00Z">
        <w:r w:rsidR="0022190F">
          <w:t xml:space="preserve">Tu pourras redire </w:t>
        </w:r>
        <w:proofErr w:type="gramStart"/>
        <w:r w:rsidR="0022190F">
          <w:t>ca</w:t>
        </w:r>
        <w:proofErr w:type="gramEnd"/>
        <w:r w:rsidR="0022190F">
          <w:t xml:space="preserve"> après : tu t’approcheras de la valeur moyenne en mélange des plantes. </w:t>
        </w:r>
      </w:ins>
      <w:r w:rsidR="00F563B2">
        <w:t>Cela permet également d’observer l’ensemble des génotypes</w:t>
      </w:r>
      <w:r w:rsidR="00A64097">
        <w:t xml:space="preserve"> au moins une fois</w:t>
      </w:r>
      <w:r w:rsidR="00F563B2">
        <w:t xml:space="preserve"> dans chaque bac.</w:t>
      </w:r>
      <w:r w:rsidR="000E2F77">
        <w:t xml:space="preserve"> </w:t>
      </w:r>
      <w:r w:rsidRPr="001E07CB">
        <w:t>Enfin,</w:t>
      </w:r>
      <w:ins w:id="420" w:author="Jacques DAVID" w:date="2023-08-27T09:45:00Z">
        <w:r w:rsidR="0022190F">
          <w:t xml:space="preserve"> pour simuler un environnement limité en </w:t>
        </w:r>
        <w:proofErr w:type="gramStart"/>
        <w:r w:rsidR="0022190F">
          <w:t xml:space="preserve">ressources, </w:t>
        </w:r>
      </w:ins>
      <w:r w:rsidRPr="001E07CB">
        <w:t xml:space="preserve"> chaque</w:t>
      </w:r>
      <w:proofErr w:type="gramEnd"/>
      <w:r w:rsidRPr="001E07CB">
        <w:t xml:space="preserve"> bac </w:t>
      </w:r>
      <w:ins w:id="421" w:author="Jacques DAVID" w:date="2023-08-27T09:45:00Z">
        <w:r w:rsidR="0022190F">
          <w:t>n’</w:t>
        </w:r>
      </w:ins>
      <w:r w:rsidRPr="001E07CB">
        <w:t xml:space="preserve">a reçu </w:t>
      </w:r>
      <w:ins w:id="422" w:author="Jacques DAVID" w:date="2023-08-27T09:45:00Z">
        <w:r w:rsidR="0022190F">
          <w:t xml:space="preserve">que </w:t>
        </w:r>
      </w:ins>
      <w:r w:rsidRPr="001E07CB">
        <w:t>30 unités d’azote</w:t>
      </w:r>
      <w:r w:rsidR="00F75D14">
        <w:t xml:space="preserve"> </w:t>
      </w:r>
      <w:r w:rsidR="00F75D14">
        <w:rPr>
          <w:color w:val="FF0000"/>
        </w:rPr>
        <w:t>(à quel moment</w:t>
      </w:r>
      <w:ins w:id="423" w:author="Jacques DAVID" w:date="2023-08-27T09:43:00Z">
        <w:r w:rsidR="0022190F">
          <w:rPr>
            <w:color w:val="FF0000"/>
          </w:rPr>
          <w:t>, voir Aline</w:t>
        </w:r>
      </w:ins>
      <w:r w:rsidR="00F75D14">
        <w:rPr>
          <w:color w:val="FF0000"/>
        </w:rPr>
        <w:t>)</w:t>
      </w:r>
      <w:r w:rsidRPr="001E07CB">
        <w:t xml:space="preserve">, </w:t>
      </w:r>
      <w:ins w:id="424" w:author="Jacques DAVID" w:date="2023-08-27T09:45:00Z">
        <w:r w:rsidR="0022190F">
          <w:t xml:space="preserve">Les traitements phyto ont été </w:t>
        </w:r>
        <w:proofErr w:type="spellStart"/>
        <w:r w:rsidR="0022190F">
          <w:t>reduits</w:t>
        </w:r>
        <w:proofErr w:type="spellEnd"/>
        <w:r w:rsidR="0022190F">
          <w:t xml:space="preserve"> au minimum (un seul traitement contre l</w:t>
        </w:r>
      </w:ins>
      <w:ins w:id="425" w:author="Jacques DAVID" w:date="2023-08-27T09:46:00Z">
        <w:r w:rsidR="0022190F">
          <w:t>’</w:t>
        </w:r>
        <w:proofErr w:type="spellStart"/>
        <w:r w:rsidR="0022190F">
          <w:t>oidoum</w:t>
        </w:r>
        <w:proofErr w:type="spellEnd"/>
        <w:r w:rsidR="0022190F">
          <w:t xml:space="preserve">, ont-ils été arrosés ? </w:t>
        </w:r>
      </w:ins>
    </w:p>
    <w:p w14:paraId="7FAF586E" w14:textId="77777777" w:rsidR="0022190F" w:rsidRDefault="0022190F" w:rsidP="001E07CB">
      <w:pPr>
        <w:rPr>
          <w:ins w:id="426" w:author="Jacques DAVID" w:date="2023-08-27T09:45:00Z"/>
        </w:rPr>
      </w:pPr>
    </w:p>
    <w:p w14:paraId="23A58C0B" w14:textId="3F61DB2B" w:rsidR="001E07CB" w:rsidRPr="001E07CB" w:rsidRDefault="0022190F" w:rsidP="001E07CB">
      <w:ins w:id="427" w:author="Jacques DAVID" w:date="2023-08-27T09:45:00Z">
        <w:r>
          <w:t xml:space="preserve">A reprendre en </w:t>
        </w:r>
        <w:proofErr w:type="spellStart"/>
        <w:r>
          <w:t>discusision</w:t>
        </w:r>
        <w:proofErr w:type="spellEnd"/>
        <w:r>
          <w:t xml:space="preserve"> </w:t>
        </w:r>
      </w:ins>
      <w:r w:rsidR="001E07CB" w:rsidRPr="001E07CB">
        <w:t>ce qui place le blé dur dans une situation de stress azoté.</w:t>
      </w:r>
      <w:ins w:id="428" w:author="Jacques DAVID" w:date="2023-08-27T09:44:00Z">
        <w:r>
          <w:t xml:space="preserve">, </w:t>
        </w:r>
        <w:proofErr w:type="spellStart"/>
        <w:r>
          <w:t>ca</w:t>
        </w:r>
        <w:proofErr w:type="spellEnd"/>
        <w:r>
          <w:t xml:space="preserve"> dépend des </w:t>
        </w:r>
        <w:proofErr w:type="gramStart"/>
        <w:r>
          <w:t>reliquat ,</w:t>
        </w:r>
        <w:proofErr w:type="gramEnd"/>
        <w:r>
          <w:t xml:space="preserve"> il faudra qu’on voit avec les données de </w:t>
        </w:r>
        <w:proofErr w:type="spellStart"/>
        <w:r>
          <w:t>nirs</w:t>
        </w:r>
        <w:proofErr w:type="spellEnd"/>
        <w:r>
          <w:t xml:space="preserve"> si les feuilles étaient </w:t>
        </w:r>
        <w:proofErr w:type="spellStart"/>
        <w:r>
          <w:t>tres</w:t>
        </w:r>
        <w:proofErr w:type="spellEnd"/>
        <w:r>
          <w:t xml:space="preserve"> en dessous des </w:t>
        </w:r>
        <w:proofErr w:type="spellStart"/>
        <w:r>
          <w:t>valeirs</w:t>
        </w:r>
        <w:proofErr w:type="spellEnd"/>
        <w:r>
          <w:t xml:space="preserve"> de plantes bien </w:t>
        </w:r>
        <w:proofErr w:type="spellStart"/>
        <w:r>
          <w:t>nourrire</w:t>
        </w:r>
      </w:ins>
      <w:proofErr w:type="spellEnd"/>
    </w:p>
    <w:p w14:paraId="20FA53AC" w14:textId="01390E85" w:rsidR="001E07CB" w:rsidRDefault="001E07CB" w:rsidP="001E07CB">
      <w:pPr>
        <w:rPr>
          <w:ins w:id="429" w:author="Jacques DAVID" w:date="2023-08-27T09:46:00Z"/>
        </w:rPr>
      </w:pPr>
    </w:p>
    <w:p w14:paraId="04EEAA02" w14:textId="655B0C56" w:rsidR="0022190F" w:rsidRPr="001E07CB" w:rsidRDefault="003900A3" w:rsidP="001E07CB">
      <w:proofErr w:type="gramStart"/>
      <w:ins w:id="430" w:author="Jacques DAVID" w:date="2023-08-27T09:49:00Z">
        <w:r>
          <w:t>2 .</w:t>
        </w:r>
        <w:proofErr w:type="gramEnd"/>
        <w:r>
          <w:t xml:space="preserve"> </w:t>
        </w:r>
      </w:ins>
      <w:ins w:id="431" w:author="Jacques DAVID" w:date="2023-08-27T09:46:00Z">
        <w:r>
          <w:t>Dispositif d’évalu</w:t>
        </w:r>
        <w:r w:rsidR="0022190F">
          <w:t xml:space="preserve">ation a posteriori de </w:t>
        </w:r>
      </w:ins>
      <w:ins w:id="432" w:author="Jacques DAVID" w:date="2023-08-27T09:47:00Z">
        <w:r w:rsidR="0022190F">
          <w:t xml:space="preserve">l’effet de </w:t>
        </w:r>
      </w:ins>
      <w:ins w:id="433" w:author="Jacques DAVID" w:date="2023-08-27T09:46:00Z">
        <w:r w:rsidR="0022190F">
          <w:t>la sélection</w:t>
        </w:r>
      </w:ins>
    </w:p>
    <w:p w14:paraId="3E68A083" w14:textId="1CD24AC4" w:rsidR="001E07CB" w:rsidRPr="001E07CB" w:rsidRDefault="001E07CB" w:rsidP="001E07CB">
      <w:r w:rsidRPr="001E07CB">
        <w:t xml:space="preserve">A Mauguio, le blé </w:t>
      </w:r>
      <w:del w:id="434" w:author="Jacques DAVID" w:date="2023-08-27T09:47:00Z">
        <w:r w:rsidRPr="001E07CB" w:rsidDel="003900A3">
          <w:delText xml:space="preserve">planté </w:delText>
        </w:r>
      </w:del>
      <w:ins w:id="435" w:author="Jacques DAVID" w:date="2023-08-27T09:47:00Z">
        <w:r w:rsidR="003900A3">
          <w:t>semé</w:t>
        </w:r>
        <w:r w:rsidR="003900A3" w:rsidRPr="001E07CB">
          <w:t xml:space="preserve"> </w:t>
        </w:r>
      </w:ins>
      <w:r w:rsidRPr="001E07CB">
        <w:t xml:space="preserve">est directement issu de la population </w:t>
      </w:r>
      <w:ins w:id="436" w:author="Jacques DAVID" w:date="2023-08-27T09:47:00Z">
        <w:r w:rsidR="003900A3">
          <w:t xml:space="preserve">composite </w:t>
        </w:r>
      </w:ins>
      <w:r w:rsidRPr="001E07CB">
        <w:t>EPO</w:t>
      </w:r>
      <w:ins w:id="437" w:author="Jacques DAVID" w:date="2023-08-27T09:47:00Z">
        <w:r w:rsidR="003900A3">
          <w:t>, en mélange, non fixée et comportant à une fréquence non négligeable l</w:t>
        </w:r>
      </w:ins>
      <w:ins w:id="438" w:author="Jacques DAVID" w:date="2023-08-27T09:48:00Z">
        <w:r w:rsidR="003900A3">
          <w:t>’allèle provoquant la stérilité mâle</w:t>
        </w:r>
      </w:ins>
      <w:r w:rsidRPr="001E07CB">
        <w:t xml:space="preserve"> et non </w:t>
      </w:r>
      <w:del w:id="439" w:author="Jacques DAVID" w:date="2023-08-27T09:48:00Z">
        <w:r w:rsidRPr="001E07CB" w:rsidDel="003900A3">
          <w:delText xml:space="preserve">des </w:delText>
        </w:r>
      </w:del>
      <w:ins w:id="440" w:author="Jacques DAVID" w:date="2023-08-27T09:48:00Z">
        <w:r w:rsidR="003900A3">
          <w:t xml:space="preserve">les </w:t>
        </w:r>
      </w:ins>
      <w:r w:rsidRPr="001E07CB">
        <w:t xml:space="preserve">180 lignées </w:t>
      </w:r>
      <w:del w:id="441" w:author="Jacques DAVID" w:date="2023-08-27T09:48:00Z">
        <w:r w:rsidRPr="001E07CB" w:rsidDel="003900A3">
          <w:delText>extraite</w:delText>
        </w:r>
      </w:del>
      <w:ins w:id="442" w:author="Jacques DAVID" w:date="2023-08-27T09:48:00Z">
        <w:r w:rsidR="003900A3">
          <w:t xml:space="preserve"> présentées précédemment</w:t>
        </w:r>
      </w:ins>
      <w:del w:id="443" w:author="Jacques DAVID" w:date="2023-08-27T09:48:00Z">
        <w:r w:rsidRPr="001E07CB" w:rsidDel="003900A3">
          <w:delText>s</w:delText>
        </w:r>
      </w:del>
      <w:r w:rsidRPr="001E07CB">
        <w:t xml:space="preserve">. Le semis s’est fait en plein champ dans des </w:t>
      </w:r>
      <w:r w:rsidR="006E5BA3">
        <w:t xml:space="preserve">micro parcelles de 1.5 m² </w:t>
      </w:r>
      <w:r w:rsidR="006E5BA3">
        <w:rPr>
          <w:color w:val="FF0000"/>
        </w:rPr>
        <w:t>(quand ?</w:t>
      </w:r>
      <w:ins w:id="444" w:author="Jacques DAVID" w:date="2023-08-27T09:48:00Z">
        <w:r w:rsidR="003900A3">
          <w:rPr>
            <w:color w:val="FF0000"/>
          </w:rPr>
          <w:t xml:space="preserve"> voir Aline, dans un dispositif en bio</w:t>
        </w:r>
      </w:ins>
      <w:r w:rsidR="006E5BA3">
        <w:rPr>
          <w:color w:val="FF0000"/>
        </w:rPr>
        <w:t>)</w:t>
      </w:r>
      <w:r w:rsidRPr="001E07CB">
        <w:t xml:space="preserve">. Avant le semis, les grains ont été tamisés </w:t>
      </w:r>
      <w:del w:id="445" w:author="Jacques DAVID" w:date="2023-08-27T09:49:00Z">
        <w:r w:rsidRPr="001E07CB" w:rsidDel="003900A3">
          <w:delText xml:space="preserve">avec </w:delText>
        </w:r>
      </w:del>
      <w:ins w:id="446" w:author="Jacques DAVID" w:date="2023-08-27T09:49:00Z">
        <w:r w:rsidR="003900A3">
          <w:t>sur</w:t>
        </w:r>
        <w:r w:rsidR="003900A3" w:rsidRPr="001E07CB">
          <w:t xml:space="preserve"> </w:t>
        </w:r>
      </w:ins>
      <w:r w:rsidRPr="001E07CB">
        <w:t xml:space="preserve">des mailles de 34 et 35 </w:t>
      </w:r>
      <w:proofErr w:type="spellStart"/>
      <w:r w:rsidRPr="001E07CB">
        <w:t>mm.</w:t>
      </w:r>
      <w:proofErr w:type="spellEnd"/>
      <w:r w:rsidRPr="001E07CB">
        <w:t xml:space="preserve"> Ils ont été séparés entre </w:t>
      </w:r>
      <w:del w:id="447" w:author="Jacques DAVID" w:date="2023-08-27T09:49:00Z">
        <w:r w:rsidRPr="001E07CB" w:rsidDel="003900A3">
          <w:delText xml:space="preserve">les </w:delText>
        </w:r>
      </w:del>
      <w:r w:rsidRPr="001E07CB">
        <w:t xml:space="preserve">"gros" (&gt;35 mm), </w:t>
      </w:r>
      <w:del w:id="448" w:author="Jacques DAVID" w:date="2023-08-27T09:49:00Z">
        <w:r w:rsidRPr="001E07CB" w:rsidDel="003900A3">
          <w:delText xml:space="preserve">les </w:delText>
        </w:r>
      </w:del>
      <w:r w:rsidRPr="001E07CB">
        <w:t xml:space="preserve">"moyens" (34&lt; &lt;35), et </w:t>
      </w:r>
      <w:del w:id="449" w:author="Jacques DAVID" w:date="2023-08-27T09:49:00Z">
        <w:r w:rsidRPr="001E07CB" w:rsidDel="003900A3">
          <w:delText xml:space="preserve">les </w:delText>
        </w:r>
      </w:del>
      <w:r w:rsidRPr="001E07CB">
        <w:t xml:space="preserve">"petits" (&lt; 34 mm). Une partie des grains n’a pas été tamisée et constitue le groupe témoin. </w:t>
      </w:r>
      <w:commentRangeStart w:id="450"/>
      <w:r w:rsidRPr="001E07CB">
        <w:t>Il y a au total 12 micro parcelles dans lesquelles 3 répétitions de chaque traitement ont été placées au hasard.</w:t>
      </w:r>
      <w:commentRangeEnd w:id="450"/>
      <w:r w:rsidRPr="001E07CB">
        <w:commentReference w:id="450"/>
      </w:r>
    </w:p>
    <w:p w14:paraId="4EE28FD0" w14:textId="306C8E6E" w:rsidR="001E07CB" w:rsidRDefault="00B11E40" w:rsidP="001E07CB">
      <w:pPr>
        <w:rPr>
          <w:ins w:id="451" w:author="Jacques DAVID" w:date="2023-08-27T10:08:00Z"/>
        </w:rPr>
      </w:pPr>
      <w:ins w:id="452" w:author="Jacques DAVID" w:date="2023-08-27T10:08:00Z">
        <w:r>
          <w:t>Du coup on ne retrouve pas cette histoire de passage dont tu parles ensuite dans les modèles</w:t>
        </w:r>
      </w:ins>
    </w:p>
    <w:p w14:paraId="4FA0E7E7" w14:textId="77777777" w:rsidR="00B11E40" w:rsidRPr="001E07CB" w:rsidRDefault="00B11E40" w:rsidP="001E07CB"/>
    <w:p w14:paraId="64B410AD" w14:textId="77777777" w:rsidR="001E07CB" w:rsidRPr="001E07CB" w:rsidRDefault="001E07CB" w:rsidP="001E07CB">
      <w:pPr>
        <w:pStyle w:val="Titre2"/>
      </w:pPr>
      <w:bookmarkStart w:id="453" w:name="_Toc143697008"/>
      <w:proofErr w:type="spellStart"/>
      <w:r>
        <w:t>Phénotypage</w:t>
      </w:r>
      <w:bookmarkEnd w:id="453"/>
      <w:proofErr w:type="spellEnd"/>
    </w:p>
    <w:p w14:paraId="6AF0AF30" w14:textId="5FC3FDB3" w:rsidR="001E07CB" w:rsidRDefault="00FC6523" w:rsidP="001E07CB">
      <w:r>
        <w:t>Dans les bacs, chaque plante a été mesurée individuellement</w:t>
      </w:r>
      <w:del w:id="454" w:author="Jacques DAVID" w:date="2023-08-27T09:50:00Z">
        <w:r w:rsidR="00C35560" w:rsidDel="003900A3">
          <w:delText xml:space="preserve"> de sorte à pouvoir simuler la sélection sur </w:delText>
        </w:r>
        <w:r w:rsidR="00C35560" w:rsidDel="003900A3">
          <w:lastRenderedPageBreak/>
          <w:delText>la taille du grain</w:delText>
        </w:r>
      </w:del>
      <w:commentRangeStart w:id="455"/>
      <w:r w:rsidR="00C35560">
        <w:t>. Comme la taille de chaque grain planté est connue, en ayant des données individuelles sur la production de chaque grain, on peut voir ce qu’on aurait obtenu en plantant se</w:t>
      </w:r>
      <w:r w:rsidR="00934481">
        <w:t>ulement certains grains choisis</w:t>
      </w:r>
      <w:commentRangeEnd w:id="455"/>
      <w:r w:rsidR="003900A3">
        <w:rPr>
          <w:rStyle w:val="Marquedecommentaire"/>
          <w:rFonts w:asciiTheme="minorHAnsi" w:eastAsiaTheme="minorHAnsi" w:hAnsiTheme="minorHAnsi" w:cstheme="minorBidi"/>
          <w:lang w:eastAsia="en-US"/>
        </w:rPr>
        <w:commentReference w:id="455"/>
      </w:r>
      <w:r w:rsidR="00934481">
        <w:t xml:space="preserve">. </w:t>
      </w:r>
      <w:del w:id="456" w:author="Jacques DAVID" w:date="2023-08-27T09:51:00Z">
        <w:r w:rsidR="00BA775C" w:rsidDel="003900A3">
          <w:delText xml:space="preserve">Pour chaque plante, </w:delText>
        </w:r>
        <w:commentRangeStart w:id="457"/>
        <w:r w:rsidR="003E0AC6" w:rsidDel="003900A3">
          <w:delText xml:space="preserve">après </w:delText>
        </w:r>
      </w:del>
      <w:ins w:id="458" w:author="Jacques DAVID" w:date="2023-08-27T09:51:00Z">
        <w:r w:rsidR="003900A3">
          <w:t xml:space="preserve">Après </w:t>
        </w:r>
      </w:ins>
      <w:r w:rsidR="003E0AC6">
        <w:t xml:space="preserve">la récolte, </w:t>
      </w:r>
      <w:r w:rsidR="00BA775C">
        <w:t>seul le brin maître et son épi ont été gardé</w:t>
      </w:r>
      <w:r w:rsidR="00761835">
        <w:t>s</w:t>
      </w:r>
      <w:r w:rsidR="00BA775C">
        <w:t xml:space="preserve"> pour faire les mesures</w:t>
      </w:r>
      <w:commentRangeEnd w:id="457"/>
      <w:r w:rsidR="003900A3">
        <w:rPr>
          <w:rStyle w:val="Marquedecommentaire"/>
          <w:rFonts w:asciiTheme="minorHAnsi" w:eastAsiaTheme="minorHAnsi" w:hAnsiTheme="minorHAnsi" w:cstheme="minorBidi"/>
          <w:lang w:eastAsia="en-US"/>
        </w:rPr>
        <w:commentReference w:id="457"/>
      </w:r>
      <w:r w:rsidR="00BA775C">
        <w:t>. Les mesures effectuées sont les suivantes.</w:t>
      </w:r>
    </w:p>
    <w:p w14:paraId="588419CF" w14:textId="380C9CF1" w:rsidR="00FC6523" w:rsidRDefault="00FC6523" w:rsidP="001E07CB">
      <w:pPr>
        <w:numPr>
          <w:ilvl w:val="0"/>
          <w:numId w:val="8"/>
        </w:numPr>
      </w:pPr>
      <w:r>
        <w:t>Date d’épiaison</w:t>
      </w:r>
      <w:ins w:id="459" w:author="Jacques DAVID" w:date="2023-08-27T09:52:00Z">
        <w:r w:rsidR="003900A3">
          <w:t xml:space="preserve"> en °J</w:t>
        </w:r>
      </w:ins>
      <w:ins w:id="460" w:author="Jacques DAVID" w:date="2023-08-27T09:53:00Z">
        <w:r w:rsidR="003900A3">
          <w:t> </w:t>
        </w:r>
      </w:ins>
      <w:ins w:id="461" w:author="Jacques DAVID" w:date="2023-08-27T09:52:00Z">
        <w:r w:rsidR="003900A3">
          <w:t>?</w:t>
        </w:r>
      </w:ins>
      <w:ins w:id="462" w:author="Jacques DAVID" w:date="2023-08-27T09:53:00Z">
        <w:r w:rsidR="003900A3">
          <w:t xml:space="preserve"> </w:t>
        </w:r>
      </w:ins>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421F5A8E" w:rsidR="001E07CB" w:rsidRPr="001E07CB" w:rsidRDefault="001E07CB" w:rsidP="001E07CB">
      <w:pPr>
        <w:numPr>
          <w:ilvl w:val="0"/>
          <w:numId w:val="8"/>
        </w:numPr>
      </w:pPr>
      <w:r w:rsidRPr="001E07CB">
        <w:t>Longueur du brin maître</w:t>
      </w:r>
      <w:ins w:id="463" w:author="Jacques DAVID" w:date="2023-08-27T09:53:00Z">
        <w:r w:rsidR="003900A3">
          <w:t>, cm</w:t>
        </w:r>
      </w:ins>
      <w:r w:rsidRPr="001E07CB">
        <w:t xml:space="preserve"> entre la base de la tige et la </w:t>
      </w:r>
      <w:proofErr w:type="spellStart"/>
      <w:r w:rsidRPr="001E07CB">
        <w:t>pointe</w:t>
      </w:r>
      <w:del w:id="464" w:author="Jacques DAVID" w:date="2023-08-27T09:54:00Z">
        <w:r w:rsidRPr="001E07CB" w:rsidDel="003900A3">
          <w:delText xml:space="preserve"> </w:delText>
        </w:r>
      </w:del>
      <w:r w:rsidRPr="001E07CB">
        <w:t>de</w:t>
      </w:r>
      <w:proofErr w:type="spellEnd"/>
      <w:r w:rsidRPr="001E07CB">
        <w:t xml:space="preserve"> l’épi</w:t>
      </w:r>
    </w:p>
    <w:p w14:paraId="253C0F63" w14:textId="4CD6E63E" w:rsidR="001E07CB" w:rsidRPr="001E07CB" w:rsidRDefault="001E07CB" w:rsidP="001E07CB">
      <w:pPr>
        <w:numPr>
          <w:ilvl w:val="0"/>
          <w:numId w:val="8"/>
        </w:numPr>
      </w:pPr>
      <w:r w:rsidRPr="001E07CB">
        <w:t>Nombre d’épi</w:t>
      </w:r>
      <w:ins w:id="465" w:author="Jacques DAVID" w:date="2023-08-27T09:53:00Z">
        <w:r w:rsidR="003900A3">
          <w:t>s</w:t>
        </w:r>
      </w:ins>
      <w:r w:rsidRPr="001E07CB">
        <w:t xml:space="preserve"> par plante</w:t>
      </w:r>
    </w:p>
    <w:p w14:paraId="0C26FF37" w14:textId="6666F29F" w:rsidR="001E07CB" w:rsidRPr="001E07CB" w:rsidRDefault="001E07CB" w:rsidP="001E07CB">
      <w:pPr>
        <w:numPr>
          <w:ilvl w:val="0"/>
          <w:numId w:val="8"/>
        </w:numPr>
      </w:pPr>
      <w:r w:rsidRPr="001E07CB">
        <w:t>Nombre de grains par épi</w:t>
      </w:r>
      <w:bookmarkStart w:id="466" w:name="_GoBack"/>
      <w:bookmarkEnd w:id="466"/>
    </w:p>
    <w:p w14:paraId="4F19A7F0" w14:textId="395E2FB9" w:rsidR="001E07CB" w:rsidRPr="001E07CB" w:rsidRDefault="001E07CB" w:rsidP="001E07CB">
      <w:pPr>
        <w:numPr>
          <w:ilvl w:val="0"/>
          <w:numId w:val="8"/>
        </w:numPr>
      </w:pPr>
      <w:r w:rsidRPr="001E07CB">
        <w:t>PMG</w:t>
      </w:r>
      <w:r w:rsidR="00BA775C">
        <w:t xml:space="preserve"> </w:t>
      </w:r>
    </w:p>
    <w:p w14:paraId="264C7C8E" w14:textId="64ED348E"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7B06268A" w14:textId="2239EEED" w:rsidR="006668B4" w:rsidRDefault="006668B4" w:rsidP="001E07CB">
      <w:pPr>
        <w:numPr>
          <w:ilvl w:val="0"/>
          <w:numId w:val="8"/>
        </w:numPr>
      </w:pPr>
      <w:r>
        <w:t>Taille individuelle de chaque grain</w:t>
      </w:r>
    </w:p>
    <w:p w14:paraId="5F53094F" w14:textId="2D239048" w:rsidR="001E07CB" w:rsidRDefault="00EB74C7" w:rsidP="0010130A">
      <w:pPr>
        <w:numPr>
          <w:ilvl w:val="0"/>
          <w:numId w:val="8"/>
        </w:numPr>
      </w:pPr>
      <w:commentRangeStart w:id="467"/>
      <w:r>
        <w:t xml:space="preserve">Taille </w:t>
      </w:r>
      <w:r w:rsidR="00740CBC">
        <w:t>du plus petit grain</w:t>
      </w:r>
    </w:p>
    <w:p w14:paraId="4862EFB9" w14:textId="5777EADD" w:rsidR="00740CBC" w:rsidRDefault="00740CBC" w:rsidP="0010130A">
      <w:pPr>
        <w:numPr>
          <w:ilvl w:val="0"/>
          <w:numId w:val="8"/>
        </w:numPr>
      </w:pPr>
      <w:r>
        <w:t>Taille du plus gros grain</w:t>
      </w:r>
      <w:commentRangeEnd w:id="467"/>
      <w:r w:rsidR="003900A3">
        <w:rPr>
          <w:rStyle w:val="Marquedecommentaire"/>
          <w:rFonts w:asciiTheme="minorHAnsi" w:eastAsiaTheme="minorHAnsi" w:hAnsiTheme="minorHAnsi" w:cstheme="minorBidi"/>
          <w:lang w:eastAsia="en-US"/>
        </w:rPr>
        <w:commentReference w:id="467"/>
      </w:r>
    </w:p>
    <w:p w14:paraId="2E7A0C2F" w14:textId="1A74BF7A" w:rsidR="00740CBC" w:rsidRDefault="00740CBC" w:rsidP="0010130A">
      <w:pPr>
        <w:numPr>
          <w:ilvl w:val="0"/>
          <w:numId w:val="8"/>
        </w:numPr>
      </w:pPr>
      <w:r>
        <w:t>Taille moyenne des grains</w:t>
      </w:r>
    </w:p>
    <w:p w14:paraId="0BE265C5" w14:textId="190C29AE" w:rsidR="00740CBC" w:rsidRPr="001E07CB" w:rsidRDefault="00740CBC" w:rsidP="0010130A">
      <w:pPr>
        <w:numPr>
          <w:ilvl w:val="0"/>
          <w:numId w:val="8"/>
        </w:numPr>
      </w:pPr>
      <w:r>
        <w:t>Variance de la taille des grains</w:t>
      </w:r>
      <w:r w:rsidR="008E65E7">
        <w:t xml:space="preserve"> (GSV)</w:t>
      </w:r>
    </w:p>
    <w:p w14:paraId="0BCDBFFC" w14:textId="77777777" w:rsidR="001E07CB" w:rsidRPr="001E07CB" w:rsidRDefault="001E07CB" w:rsidP="001E07CB">
      <w:commentRangeStart w:id="468"/>
    </w:p>
    <w:p w14:paraId="6F4AD5C0" w14:textId="1B3C8DEF" w:rsidR="001E07CB" w:rsidRDefault="001E07CB" w:rsidP="001E07CB">
      <w:r w:rsidRPr="001E07CB">
        <w:t>Les spectres</w:t>
      </w:r>
      <w:ins w:id="469" w:author="Jacques DAVID" w:date="2023-08-27T09:54:00Z">
        <w:r w:rsidR="003900A3">
          <w:t xml:space="preserve"> NIRS </w:t>
        </w:r>
      </w:ins>
      <w:r w:rsidRPr="001E07CB">
        <w:t xml:space="preserve"> des grains ont été acquis avec un spectromètre Perkin-Elmer et les spectres des feuilles par ASD</w:t>
      </w:r>
      <w:commentRangeEnd w:id="468"/>
      <w:r w:rsidR="003900A3">
        <w:rPr>
          <w:rStyle w:val="Marquedecommentaire"/>
          <w:rFonts w:asciiTheme="minorHAnsi" w:eastAsiaTheme="minorHAnsi" w:hAnsiTheme="minorHAnsi" w:cstheme="minorBidi"/>
          <w:lang w:eastAsia="en-US"/>
        </w:rPr>
        <w:commentReference w:id="468"/>
      </w:r>
      <w:r w:rsidRPr="001E07CB">
        <w:t>.</w:t>
      </w:r>
      <w:r w:rsidR="00DD3E30">
        <w:t xml:space="preserve"> </w:t>
      </w:r>
    </w:p>
    <w:p w14:paraId="67255A6E" w14:textId="34554A84" w:rsidR="00B64AAD" w:rsidRDefault="00B64AAD" w:rsidP="001E07CB"/>
    <w:p w14:paraId="5C5CF14E" w14:textId="1ECFAFCD" w:rsidR="003900A3" w:rsidRDefault="003900A3" w:rsidP="001E07CB">
      <w:pPr>
        <w:rPr>
          <w:ins w:id="470" w:author="Jacques DAVID" w:date="2023-08-27T09:55:00Z"/>
        </w:rPr>
      </w:pPr>
      <w:ins w:id="471" w:author="Jacques DAVID" w:date="2023-08-27T09:56:00Z">
        <w:r>
          <w:t xml:space="preserve">Composantes de la variance </w:t>
        </w:r>
      </w:ins>
    </w:p>
    <w:p w14:paraId="47186A9E" w14:textId="499FF2A9" w:rsidR="00B64AAD" w:rsidRPr="001E07CB" w:rsidRDefault="0026484D" w:rsidP="001E07CB">
      <w:r>
        <w:t xml:space="preserve">Les </w:t>
      </w:r>
      <w:ins w:id="472" w:author="Jacques DAVID" w:date="2023-08-27T09:56:00Z">
        <w:r w:rsidR="003900A3">
          <w:t xml:space="preserve">données acquises dans les </w:t>
        </w:r>
      </w:ins>
      <w:r>
        <w:t xml:space="preserve">bacs </w:t>
      </w:r>
      <w:del w:id="473" w:author="Jacques DAVID" w:date="2023-08-27T09:56:00Z">
        <w:r w:rsidDel="003900A3">
          <w:delText xml:space="preserve">ont aussi permis </w:delText>
        </w:r>
      </w:del>
      <w:ins w:id="474" w:author="Jacques DAVID" w:date="2023-08-27T09:56:00Z">
        <w:r w:rsidR="003900A3">
          <w:t xml:space="preserve">permettent </w:t>
        </w:r>
      </w:ins>
      <w:r>
        <w:t xml:space="preserve">d’estimer les </w:t>
      </w:r>
      <w:del w:id="475" w:author="Jacques DAVID" w:date="2023-08-27T09:56:00Z">
        <w:r w:rsidDel="003900A3">
          <w:delText xml:space="preserve">différentes </w:delText>
        </w:r>
      </w:del>
      <w:r>
        <w:t xml:space="preserve">composantes de la variance </w:t>
      </w:r>
      <w:del w:id="476" w:author="Jacques DAVID" w:date="2023-08-27T09:56:00Z">
        <w:r w:rsidDel="003900A3">
          <w:delText>évoquées plus tôt</w:delText>
        </w:r>
      </w:del>
      <w:ins w:id="477" w:author="Jacques DAVID" w:date="2023-08-27T09:56:00Z">
        <w:r w:rsidR="003900A3">
          <w:t xml:space="preserve">nécessaire à la comparaison des efficacités relatives de la </w:t>
        </w:r>
        <w:proofErr w:type="spellStart"/>
        <w:r w:rsidR="003900A3">
          <w:t>sélegtion</w:t>
        </w:r>
        <w:proofErr w:type="spellEnd"/>
        <w:r w:rsidR="003900A3">
          <w:t xml:space="preserve"> grain vs. </w:t>
        </w:r>
      </w:ins>
      <w:proofErr w:type="spellStart"/>
      <w:proofErr w:type="gramStart"/>
      <w:ins w:id="478" w:author="Jacques DAVID" w:date="2023-08-27T09:57:00Z">
        <w:r w:rsidR="003900A3">
          <w:t>epi</w:t>
        </w:r>
      </w:ins>
      <w:proofErr w:type="spellEnd"/>
      <w:proofErr w:type="gramEnd"/>
      <w:r w:rsidR="001D06DE">
        <w:t xml:space="preserve">. </w:t>
      </w:r>
      <w:del w:id="479" w:author="Jacques DAVID" w:date="2023-08-27T09:57:00Z">
        <w:r w:rsidR="001D06DE" w:rsidDel="003900A3">
          <w:delText>D</w:delText>
        </w:r>
        <w:r w:rsidR="00B64AAD" w:rsidDel="003900A3">
          <w:delText>ans chaqu</w:delText>
        </w:r>
        <w:r w:rsidR="001D06DE" w:rsidDel="003900A3">
          <w:delText>e bac, p</w:delText>
        </w:r>
      </w:del>
      <w:ins w:id="480" w:author="Jacques DAVID" w:date="2023-08-27T09:57:00Z">
        <w:r w:rsidR="008A2CBF">
          <w:t>Afin d</w:t>
        </w:r>
      </w:ins>
      <w:ins w:id="481" w:author="Jacques DAVID" w:date="2023-08-27T09:58:00Z">
        <w:r w:rsidR="008A2CBF">
          <w:t xml:space="preserve">’estimer la variance </w:t>
        </w:r>
        <w:proofErr w:type="spellStart"/>
        <w:r w:rsidR="008A2CBF">
          <w:t>iner</w:t>
        </w:r>
        <w:proofErr w:type="spellEnd"/>
        <w:r w:rsidR="008A2CBF">
          <w:t xml:space="preserve">-épis intra plante, </w:t>
        </w:r>
      </w:ins>
      <w:del w:id="482" w:author="Jacques DAVID" w:date="2023-08-27T09:58:00Z">
        <w:r w:rsidR="001D06DE" w:rsidDel="008A2CBF">
          <w:delText xml:space="preserve">our </w:delText>
        </w:r>
      </w:del>
      <w:r w:rsidR="001D06DE">
        <w:t>35</w:t>
      </w:r>
      <w:r w:rsidR="00762FF2">
        <w:t xml:space="preserve"> plantes </w:t>
      </w:r>
      <w:del w:id="483" w:author="Jacques DAVID" w:date="2023-08-27T09:57:00Z">
        <w:r w:rsidR="00762FF2" w:rsidDel="003900A3">
          <w:delText xml:space="preserve">par </w:delText>
        </w:r>
      </w:del>
      <w:ins w:id="484" w:author="Jacques DAVID" w:date="2023-08-27T09:57:00Z">
        <w:r w:rsidR="003900A3">
          <w:t xml:space="preserve">de chaque  </w:t>
        </w:r>
      </w:ins>
      <w:r w:rsidR="00762FF2">
        <w:t>bac issues du premier semis (06/01)</w:t>
      </w:r>
      <w:r w:rsidR="001D06DE">
        <w:t xml:space="preserve">, </w:t>
      </w:r>
      <w:del w:id="485" w:author="Jacques DAVID" w:date="2023-08-27T09:58:00Z">
        <w:r w:rsidR="001D06DE" w:rsidDel="008A2CBF">
          <w:delText xml:space="preserve">le nombre de grain par épi, le PMG, </w:delText>
        </w:r>
      </w:del>
      <w:del w:id="486" w:author="Jacques DAVID" w:date="2023-08-27T09:57:00Z">
        <w:r w:rsidR="001D06DE" w:rsidDel="00F8626C">
          <w:delText xml:space="preserve">le taux </w:delText>
        </w:r>
      </w:del>
      <w:del w:id="487" w:author="Jacques DAVID" w:date="2023-08-27T09:58:00Z">
        <w:r w:rsidR="001D06DE" w:rsidDel="008A2CBF">
          <w:delText xml:space="preserve">de protéines et </w:delText>
        </w:r>
        <w:r w:rsidR="003C016D" w:rsidDel="008A2CBF">
          <w:delText>la taille</w:delText>
        </w:r>
        <w:r w:rsidR="001D06DE" w:rsidDel="008A2CBF">
          <w:delText xml:space="preserve"> des grains </w:delText>
        </w:r>
      </w:del>
      <w:r w:rsidR="001D06DE">
        <w:t xml:space="preserve">ont été mesurés pour deux épis </w:t>
      </w:r>
      <w:del w:id="488" w:author="Jacques DAVID" w:date="2023-08-27T09:58:00Z">
        <w:r w:rsidR="001D06DE" w:rsidDel="008A2CBF">
          <w:delText xml:space="preserve">par plante </w:delText>
        </w:r>
      </w:del>
      <w:ins w:id="489" w:author="Jacques DAVID" w:date="2023-08-27T09:58:00Z">
        <w:r w:rsidR="008A2CBF">
          <w:t>pour leur nombre de grain par épi, le PMG, la teneur de protéines et la taille des grains</w:t>
        </w:r>
      </w:ins>
      <w:del w:id="490" w:author="Jacques DAVID" w:date="2023-08-27T09:59:00Z">
        <w:r w:rsidR="001D06DE" w:rsidDel="008A2CBF">
          <w:delText>au lieu d’être seulement mesurés sur le brin maître (pour estimer la variance inter-épi)</w:delText>
        </w:r>
      </w:del>
      <w:r w:rsidR="001D06DE">
        <w:t xml:space="preserve">. </w:t>
      </w:r>
      <w:del w:id="491" w:author="Jacques DAVID" w:date="2023-08-27T09:59:00Z">
        <w:r w:rsidR="001D06DE" w:rsidDel="008A2CBF">
          <w:delText xml:space="preserve">Les 35 plantes par bac ont été échantillonnées de manière </w:delText>
        </w:r>
      </w:del>
      <w:ins w:id="492" w:author="Jacques DAVID" w:date="2023-08-27T09:59:00Z">
        <w:r w:rsidR="008A2CBF">
          <w:t xml:space="preserve">Ces plantes ont été choisies </w:t>
        </w:r>
      </w:ins>
      <w:del w:id="493" w:author="Jacques DAVID" w:date="2023-08-27T09:59:00Z">
        <w:r w:rsidR="001D06DE" w:rsidDel="008A2CBF">
          <w:delText xml:space="preserve">à ce que </w:delText>
        </w:r>
      </w:del>
      <w:ins w:id="494" w:author="Jacques DAVID" w:date="2023-08-27T09:59:00Z">
        <w:r w:rsidR="008A2CBF">
          <w:t xml:space="preserve">afin </w:t>
        </w:r>
      </w:ins>
      <w:r w:rsidR="001D06DE">
        <w:t xml:space="preserve">103 génotypes soient représentés </w:t>
      </w:r>
      <w:del w:id="495" w:author="Jacques DAVID" w:date="2023-08-27T09:59:00Z">
        <w:r w:rsidR="001D06DE" w:rsidDel="008A2CBF">
          <w:delText>(</w:delText>
        </w:r>
      </w:del>
      <w:r w:rsidR="001D06DE">
        <w:t xml:space="preserve">pour </w:t>
      </w:r>
      <w:del w:id="496" w:author="Jacques DAVID" w:date="2023-08-27T09:59:00Z">
        <w:r w:rsidR="001D06DE" w:rsidDel="008A2CBF">
          <w:delText xml:space="preserve">estimer </w:delText>
        </w:r>
      </w:del>
      <w:ins w:id="497" w:author="Jacques DAVID" w:date="2023-08-27T09:59:00Z">
        <w:r w:rsidR="008A2CBF">
          <w:t xml:space="preserve">couvrir </w:t>
        </w:r>
      </w:ins>
      <w:r w:rsidR="001D06DE">
        <w:t>la variance génétique</w:t>
      </w:r>
      <w:del w:id="498" w:author="Jacques DAVID" w:date="2023-08-27T09:59:00Z">
        <w:r w:rsidR="001D06DE" w:rsidDel="008A2CBF">
          <w:delText>)</w:delText>
        </w:r>
      </w:del>
      <w:r w:rsidR="001D06DE">
        <w:t xml:space="preserve">, et que chaque génotype soit présent dans deux bacs différents </w:t>
      </w:r>
      <w:del w:id="499" w:author="Jacques DAVID" w:date="2023-08-27T10:00:00Z">
        <w:r w:rsidR="001D06DE" w:rsidDel="008A2CBF">
          <w:delText>(</w:delText>
        </w:r>
      </w:del>
      <w:r w:rsidR="001D06DE">
        <w:t xml:space="preserve">pour estimer la variance </w:t>
      </w:r>
      <w:del w:id="500" w:author="Jacques DAVID" w:date="2023-08-27T10:00:00Z">
        <w:r w:rsidR="001D06DE" w:rsidDel="008A2CBF">
          <w:delText>environnementale</w:delText>
        </w:r>
      </w:del>
      <w:ins w:id="501" w:author="Jacques DAVID" w:date="2023-08-27T10:00:00Z">
        <w:r w:rsidR="008A2CBF">
          <w:t>inter-bac</w:t>
        </w:r>
      </w:ins>
      <w:r w:rsidR="001D06DE">
        <w:t xml:space="preserve">). </w:t>
      </w:r>
      <w:r w:rsidR="00DA59CE">
        <w:t>La variance intra-épi a</w:t>
      </w:r>
      <w:del w:id="502" w:author="Jacques DAVID" w:date="2023-08-27T10:00:00Z">
        <w:r w:rsidR="00DA59CE" w:rsidDel="008A2CBF">
          <w:delText xml:space="preserve"> aussi</w:delText>
        </w:r>
      </w:del>
      <w:r w:rsidR="00DA59CE">
        <w:t xml:space="preserve"> pu être estimée </w:t>
      </w:r>
      <w:del w:id="503" w:author="Jacques DAVID" w:date="2023-08-27T10:00:00Z">
        <w:r w:rsidR="00DA59CE" w:rsidDel="008A2CBF">
          <w:delText xml:space="preserve">car </w:delText>
        </w:r>
      </w:del>
      <w:ins w:id="504" w:author="Jacques DAVID" w:date="2023-08-27T10:00:00Z">
        <w:r w:rsidR="008A2CBF">
          <w:t xml:space="preserve">par la mesure individuelle de </w:t>
        </w:r>
      </w:ins>
      <w:r w:rsidR="00DA59CE">
        <w:t>chaque grain</w:t>
      </w:r>
      <w:del w:id="505" w:author="Jacques DAVID" w:date="2023-08-27T10:00:00Z">
        <w:r w:rsidR="00DA59CE" w:rsidDel="008A2CBF">
          <w:delText xml:space="preserve"> a été mesuré individuellement</w:delText>
        </w:r>
        <w:r w:rsidR="006F23C5" w:rsidDel="008A2CBF">
          <w:delText xml:space="preserve"> au sein d’un épi</w:delText>
        </w:r>
      </w:del>
      <w:ins w:id="506" w:author="Jacques DAVID" w:date="2023-08-27T10:00:00Z">
        <w:r w:rsidR="008A2CBF">
          <w:t>. Toutes ces mesures ont été faite par analyse d</w:t>
        </w:r>
      </w:ins>
      <w:ins w:id="507" w:author="Jacques DAVID" w:date="2023-08-27T10:01:00Z">
        <w:r w:rsidR="008A2CBF">
          <w:t>’image</w:t>
        </w:r>
      </w:ins>
      <w:r w:rsidR="00DA59CE">
        <w:t>.</w:t>
      </w:r>
    </w:p>
    <w:p w14:paraId="24F7113A" w14:textId="77777777" w:rsidR="001E07CB" w:rsidRPr="001E07CB" w:rsidRDefault="001E07CB" w:rsidP="001E07CB"/>
    <w:p w14:paraId="1DD219A6" w14:textId="38D18A7B" w:rsidR="008A2CBF" w:rsidRDefault="008A2CBF" w:rsidP="001E07CB">
      <w:pPr>
        <w:rPr>
          <w:ins w:id="508" w:author="Jacques DAVID" w:date="2023-08-27T10:01:00Z"/>
        </w:rPr>
      </w:pPr>
      <w:ins w:id="509" w:author="Jacques DAVID" w:date="2023-08-27T10:01:00Z">
        <w:r>
          <w:t xml:space="preserve">Effet </w:t>
        </w:r>
        <w:r w:rsidRPr="008A2CBF">
          <w:rPr>
            <w:i/>
            <w:rPrChange w:id="510" w:author="Jacques DAVID" w:date="2023-08-27T10:01:00Z">
              <w:rPr/>
            </w:rPrChange>
          </w:rPr>
          <w:t>a posteriori</w:t>
        </w:r>
        <w:r>
          <w:t xml:space="preserve"> de la </w:t>
        </w:r>
        <w:proofErr w:type="spellStart"/>
        <w:r>
          <w:t>seléction</w:t>
        </w:r>
        <w:proofErr w:type="spellEnd"/>
      </w:ins>
    </w:p>
    <w:p w14:paraId="59BA68B9" w14:textId="07168492" w:rsidR="008A2CBF" w:rsidRPr="008A2CBF" w:rsidRDefault="008A2CBF" w:rsidP="001E07CB">
      <w:pPr>
        <w:rPr>
          <w:ins w:id="511" w:author="Jacques DAVID" w:date="2023-08-27T10:01:00Z"/>
          <w:b/>
          <w:rPrChange w:id="512" w:author="Jacques DAVID" w:date="2023-08-27T10:01:00Z">
            <w:rPr>
              <w:ins w:id="513" w:author="Jacques DAVID" w:date="2023-08-27T10:01:00Z"/>
            </w:rPr>
          </w:rPrChange>
        </w:rPr>
      </w:pPr>
      <w:ins w:id="514" w:author="Jacques DAVID" w:date="2023-08-27T10:01:00Z">
        <w:r w:rsidRPr="008A2CBF">
          <w:rPr>
            <w:b/>
            <w:rPrChange w:id="515" w:author="Jacques DAVID" w:date="2023-08-27T10:01:00Z">
              <w:rPr/>
            </w:rPrChange>
          </w:rPr>
          <w:t xml:space="preserve">Tu devrais regrouper par manip </w:t>
        </w:r>
      </w:ins>
    </w:p>
    <w:p w14:paraId="3BEF3208" w14:textId="1F704B62" w:rsidR="001E07CB" w:rsidRDefault="009B5FEC" w:rsidP="001E07CB">
      <w:r>
        <w:lastRenderedPageBreak/>
        <w:t xml:space="preserve">Pour les parcelles au champ, les deux rangs centraux de chaque parcelle </w:t>
      </w:r>
      <w:ins w:id="516" w:author="Jacques DAVID" w:date="2023-08-27T10:01:00Z">
        <w:r w:rsidR="008A2CBF">
          <w:t xml:space="preserve">de 6 </w:t>
        </w:r>
      </w:ins>
      <w:ins w:id="517" w:author="Jacques DAVID" w:date="2023-08-27T10:02:00Z">
        <w:r w:rsidR="008A2CBF">
          <w:t xml:space="preserve">rangs </w:t>
        </w:r>
      </w:ins>
      <w:r>
        <w:t xml:space="preserve">ont été récoltés. </w:t>
      </w:r>
      <w:del w:id="518" w:author="Jacques DAVID" w:date="2023-08-27T10:02:00Z">
        <w:r w:rsidDel="008A2CBF">
          <w:delText>Pour chaque parcelle, parmi ces rangs ce</w:delText>
        </w:r>
        <w:r w:rsidR="005C284C" w:rsidDel="008A2CBF">
          <w:delText xml:space="preserve">ntraux, </w:delText>
        </w:r>
      </w:del>
      <w:ins w:id="519" w:author="Jacques DAVID" w:date="2023-08-27T10:02:00Z">
        <w:r w:rsidR="008A2CBF">
          <w:t xml:space="preserve">et </w:t>
        </w:r>
      </w:ins>
      <w:r w:rsidR="005C284C">
        <w:t xml:space="preserve">30 </w:t>
      </w:r>
      <w:del w:id="520" w:author="Jacques DAVID" w:date="2023-08-27T10:02:00Z">
        <w:r w:rsidR="005C284C" w:rsidDel="008A2CBF">
          <w:delText>brins</w:delText>
        </w:r>
        <w:r w:rsidR="000A7C60" w:rsidDel="008A2CBF">
          <w:delText xml:space="preserve"> </w:delText>
        </w:r>
      </w:del>
      <w:ins w:id="521" w:author="Jacques DAVID" w:date="2023-08-27T10:02:00Z">
        <w:r w:rsidR="008A2CBF">
          <w:t xml:space="preserve">tiges avec épi </w:t>
        </w:r>
      </w:ins>
      <w:del w:id="522" w:author="Jacques DAVID" w:date="2023-08-27T10:02:00Z">
        <w:r w:rsidR="000A7C60" w:rsidDel="008A2CBF">
          <w:delText>(donc 30 épis)</w:delText>
        </w:r>
      </w:del>
      <w:r w:rsidR="005C284C">
        <w:t xml:space="preserve"> ont été </w:t>
      </w:r>
      <w:del w:id="523" w:author="Jacques DAVID" w:date="2023-08-27T10:02:00Z">
        <w:r w:rsidR="005C284C" w:rsidDel="008A2CBF">
          <w:delText>choisi</w:delText>
        </w:r>
        <w:r w:rsidDel="008A2CBF">
          <w:delText xml:space="preserve">s </w:delText>
        </w:r>
      </w:del>
      <w:ins w:id="524" w:author="Jacques DAVID" w:date="2023-08-27T10:02:00Z">
        <w:r w:rsidR="008A2CBF">
          <w:t xml:space="preserve">échantillonnées </w:t>
        </w:r>
      </w:ins>
      <w:r>
        <w:t xml:space="preserve">au hasard </w:t>
      </w:r>
      <w:proofErr w:type="spellStart"/>
      <w:r>
        <w:t>et</w:t>
      </w:r>
      <w:del w:id="525" w:author="Jacques DAVID" w:date="2023-08-27T10:02:00Z">
        <w:r w:rsidDel="008A2CBF">
          <w:delText xml:space="preserve"> les mesures suivantes ont été effectuées :</w:delText>
        </w:r>
      </w:del>
      <w:ins w:id="526" w:author="Jacques DAVID" w:date="2023-08-27T10:02:00Z">
        <w:r w:rsidR="008A2CBF">
          <w:t>mesurées</w:t>
        </w:r>
        <w:proofErr w:type="spellEnd"/>
        <w:r w:rsidR="008A2CBF">
          <w:t xml:space="preserve"> pour </w:t>
        </w:r>
      </w:ins>
    </w:p>
    <w:p w14:paraId="63B7006D" w14:textId="0D56A6FD" w:rsidR="008A2CBF" w:rsidRDefault="009B5FEC" w:rsidP="008A2CBF">
      <w:pPr>
        <w:pStyle w:val="Paragraphedeliste"/>
        <w:numPr>
          <w:ilvl w:val="0"/>
          <w:numId w:val="13"/>
        </w:numPr>
        <w:rPr>
          <w:moveTo w:id="527" w:author="Jacques DAVID" w:date="2023-08-27T10:03:00Z"/>
        </w:rPr>
      </w:pPr>
      <w:r>
        <w:t>Hauteur du brin</w:t>
      </w:r>
      <w:ins w:id="528" w:author="Jacques DAVID" w:date="2023-08-27T10:03:00Z">
        <w:r w:rsidR="008A2CBF">
          <w:t xml:space="preserve"> épi compris</w:t>
        </w:r>
      </w:ins>
      <w:ins w:id="529" w:author="Jacques DAVID" w:date="2023-08-27T10:02:00Z">
        <w:r w:rsidR="008A2CBF">
          <w:t xml:space="preserve">, </w:t>
        </w:r>
      </w:ins>
      <w:moveToRangeStart w:id="530" w:author="Jacques DAVID" w:date="2023-08-27T10:03:00Z" w:name="move144023004"/>
      <w:moveTo w:id="531" w:author="Jacques DAVID" w:date="2023-08-27T10:03:00Z">
        <w:r w:rsidR="008A2CBF">
          <w:t>Nombre d’épillets</w:t>
        </w:r>
      </w:moveTo>
      <w:ins w:id="532" w:author="Jacques DAVID" w:date="2023-08-27T10:03:00Z">
        <w:r w:rsidR="008A2CBF">
          <w:t xml:space="preserve">, mets les </w:t>
        </w:r>
        <w:proofErr w:type="spellStart"/>
        <w:r w:rsidR="008A2CBF">
          <w:t>phenotypes</w:t>
        </w:r>
        <w:proofErr w:type="spellEnd"/>
        <w:r w:rsidR="008A2CBF">
          <w:t xml:space="preserve"> en liste et donne leur un acronyme de 3 lettres en </w:t>
        </w:r>
        <w:proofErr w:type="spellStart"/>
        <w:proofErr w:type="gramStart"/>
        <w:r w:rsidR="008A2CBF">
          <w:t>majscule</w:t>
        </w:r>
        <w:proofErr w:type="spellEnd"/>
        <w:r w:rsidR="008A2CBF">
          <w:t xml:space="preserve"> ,</w:t>
        </w:r>
        <w:proofErr w:type="gramEnd"/>
        <w:r w:rsidR="008A2CBF">
          <w:t xml:space="preserve"> fais le dès le paragraphe précédent</w:t>
        </w:r>
      </w:ins>
    </w:p>
    <w:moveToRangeEnd w:id="530"/>
    <w:p w14:paraId="29E8D42F" w14:textId="3742019B" w:rsidR="009B5FEC" w:rsidDel="008A2CBF" w:rsidRDefault="009B5FEC" w:rsidP="008A2CBF">
      <w:pPr>
        <w:pStyle w:val="Paragraphedeliste"/>
        <w:numPr>
          <w:ilvl w:val="0"/>
          <w:numId w:val="13"/>
        </w:numPr>
        <w:rPr>
          <w:del w:id="533" w:author="Jacques DAVID" w:date="2023-08-27T10:02:00Z"/>
        </w:rPr>
      </w:pPr>
    </w:p>
    <w:p w14:paraId="6E477B92" w14:textId="7C889655" w:rsidR="009B5FEC" w:rsidRPr="001E07CB" w:rsidRDefault="009B5FEC" w:rsidP="008A2CBF">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058A9DB9" w:rsidR="002E4258" w:rsidDel="008A2CBF" w:rsidRDefault="002E4258" w:rsidP="009B5FEC">
      <w:pPr>
        <w:pStyle w:val="Paragraphedeliste"/>
        <w:numPr>
          <w:ilvl w:val="0"/>
          <w:numId w:val="13"/>
        </w:numPr>
        <w:rPr>
          <w:moveFrom w:id="534" w:author="Jacques DAVID" w:date="2023-08-27T10:03:00Z"/>
        </w:rPr>
      </w:pPr>
      <w:moveFromRangeStart w:id="535" w:author="Jacques DAVID" w:date="2023-08-27T10:03:00Z" w:name="move144023004"/>
      <w:moveFrom w:id="536" w:author="Jacques DAVID" w:date="2023-08-27T10:03:00Z">
        <w:r w:rsidDel="008A2CBF">
          <w:t>Nombre d’épillets</w:t>
        </w:r>
      </w:moveFrom>
    </w:p>
    <w:moveFromRangeEnd w:id="535"/>
    <w:p w14:paraId="0F85AA62" w14:textId="1EFBA476" w:rsidR="000A7C60" w:rsidRDefault="000A7C60" w:rsidP="009B5FEC">
      <w:pPr>
        <w:pStyle w:val="Paragraphedeliste"/>
        <w:numPr>
          <w:ilvl w:val="0"/>
          <w:numId w:val="13"/>
        </w:numPr>
      </w:pPr>
      <w:r>
        <w:t>Taille individuelle de chaque grain</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commentRangeStart w:id="537"/>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commentRangeEnd w:id="537"/>
      <w:r w:rsidR="008A2CBF">
        <w:rPr>
          <w:rStyle w:val="Marquedecommentaire"/>
          <w:rFonts w:asciiTheme="minorHAnsi" w:eastAsiaTheme="minorHAnsi" w:hAnsiTheme="minorHAnsi" w:cstheme="minorBidi"/>
          <w:lang w:eastAsia="en-US"/>
        </w:rPr>
        <w:commentReference w:id="537"/>
      </w:r>
    </w:p>
    <w:p w14:paraId="625F2D74" w14:textId="77777777" w:rsidR="001E07CB" w:rsidRPr="001E07CB" w:rsidRDefault="001E07CB" w:rsidP="001E07CB">
      <w:pPr>
        <w:pStyle w:val="Titre2"/>
      </w:pPr>
      <w:bookmarkStart w:id="538" w:name="_Toc143697009"/>
      <w:r>
        <w:t>Analyses</w:t>
      </w:r>
      <w:bookmarkEnd w:id="538"/>
    </w:p>
    <w:p w14:paraId="785F9F18" w14:textId="37F75E75" w:rsidR="001E07CB" w:rsidRDefault="001E07CB" w:rsidP="001E07CB">
      <w:pPr>
        <w:pStyle w:val="Titre3"/>
      </w:pPr>
      <w:bookmarkStart w:id="539" w:name="_Toc143697010"/>
      <w:r w:rsidRPr="001E07CB">
        <w:t>Effet de la sélection sur la taille du grain</w:t>
      </w:r>
      <w:bookmarkEnd w:id="539"/>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6D522872" w:rsidR="005D03CC" w:rsidRPr="001E07CB" w:rsidRDefault="00DD4A12"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ins w:id="540" w:author="Jacques DAVID" w:date="2023-08-27T10:09:00Z">
                  <w:rPr>
                    <w:rFonts w:ascii="Cambria Math" w:hAnsi="Cambria Math"/>
                  </w:rPr>
                  <m:t>+colonne Z</m:t>
                </w:ins>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DD4A12"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DD4A12"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DD4A12"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DD4A12"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00EF795D" w:rsidR="005D03CC" w:rsidRDefault="005D03CC" w:rsidP="005D03CC">
      <w:pPr>
        <w:rPr>
          <w:ins w:id="541" w:author="Jacques DAVID" w:date="2023-08-27T10:07:00Z"/>
        </w:rPr>
      </w:pPr>
    </w:p>
    <w:p w14:paraId="7E0F9F4D" w14:textId="533220AD" w:rsidR="00B11E40" w:rsidRDefault="00B11E40" w:rsidP="005D03CC">
      <w:pPr>
        <w:rPr>
          <w:ins w:id="542" w:author="Jacques DAVID" w:date="2023-08-27T10:07:00Z"/>
        </w:rPr>
      </w:pPr>
      <w:ins w:id="543" w:author="Jacques DAVID" w:date="2023-08-27T10:07:00Z">
        <w:r>
          <w:t>L’</w:t>
        </w:r>
        <w:proofErr w:type="spellStart"/>
        <w:r>
          <w:t>hsitoire</w:t>
        </w:r>
        <w:proofErr w:type="spellEnd"/>
        <w:r>
          <w:t xml:space="preserve"> des </w:t>
        </w:r>
        <w:proofErr w:type="gramStart"/>
        <w:r>
          <w:t xml:space="preserve">passages </w:t>
        </w:r>
      </w:ins>
      <w:ins w:id="544" w:author="Jacques DAVID" w:date="2023-08-27T10:08:00Z">
        <w:r w:rsidR="00D23E69">
          <w:t xml:space="preserve"> n’</w:t>
        </w:r>
      </w:ins>
      <w:ins w:id="545" w:author="Jacques DAVID" w:date="2023-08-27T10:07:00Z">
        <w:r>
          <w:t>est</w:t>
        </w:r>
        <w:proofErr w:type="gramEnd"/>
        <w:r>
          <w:t xml:space="preserve"> </w:t>
        </w:r>
      </w:ins>
      <w:ins w:id="546" w:author="Jacques DAVID" w:date="2023-08-27T10:08:00Z">
        <w:r w:rsidR="00D23E69">
          <w:t xml:space="preserve">pas mentionnée </w:t>
        </w:r>
      </w:ins>
      <w:ins w:id="547" w:author="Jacques DAVID" w:date="2023-08-27T10:07:00Z">
        <w:r w:rsidR="00D23E69">
          <w:t xml:space="preserve">dans les </w:t>
        </w:r>
        <w:r>
          <w:t>méthodes</w:t>
        </w:r>
      </w:ins>
    </w:p>
    <w:p w14:paraId="38FB41D0" w14:textId="77777777" w:rsidR="00B11E40" w:rsidRDefault="00B11E40" w:rsidP="005D03CC">
      <w:commentRangeStart w:id="548"/>
    </w:p>
    <w:p w14:paraId="742C1690" w14:textId="773ABA6A"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w:t>
      </w:r>
      <w:r w:rsidR="00372DC3">
        <w:t xml:space="preserve">donc </w:t>
      </w:r>
      <w:r>
        <w:t xml:space="preserve">un </w:t>
      </w:r>
      <w:r w:rsidR="00372DC3">
        <w:t xml:space="preserve">effet </w:t>
      </w:r>
      <w:r>
        <w:t>spatial. Le modèle a été choisi par sélection de modèle à partir d’un modèle complet contenant aussi l’effet planche</w:t>
      </w:r>
      <w:commentRangeEnd w:id="548"/>
      <w:r w:rsidR="00D23E69">
        <w:rPr>
          <w:rStyle w:val="Marquedecommentaire"/>
          <w:rFonts w:asciiTheme="minorHAnsi" w:eastAsiaTheme="minorHAnsi" w:hAnsiTheme="minorHAnsi" w:cstheme="minorBidi"/>
          <w:lang w:eastAsia="en-US"/>
        </w:rPr>
        <w:commentReference w:id="548"/>
      </w:r>
      <w:r>
        <w:t xml:space="preserve">. </w:t>
      </w:r>
      <w:commentRangeStart w:id="549"/>
      <w:r>
        <w:t xml:space="preserve">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ins w:id="550" w:author="Jacques DAVID" w:date="2023-08-27T10:09:00Z">
        <w:r w:rsidR="00D23E69">
          <w:t xml:space="preserve"> </w:t>
        </w:r>
      </w:ins>
      <w:commentRangeEnd w:id="549"/>
      <w:ins w:id="551" w:author="Jacques DAVID" w:date="2023-08-27T10:10:00Z">
        <w:r w:rsidR="00D23E69">
          <w:rPr>
            <w:rStyle w:val="Marquedecommentaire"/>
            <w:rFonts w:asciiTheme="minorHAnsi" w:eastAsiaTheme="minorHAnsi" w:hAnsiTheme="minorHAnsi" w:cstheme="minorBidi"/>
            <w:lang w:eastAsia="en-US"/>
          </w:rPr>
          <w:commentReference w:id="549"/>
        </w:r>
      </w:ins>
      <w:ins w:id="552" w:author="Jacques DAVID" w:date="2023-08-27T10:09:00Z">
        <w:r w:rsidR="00D23E69">
          <w:t xml:space="preserve">Tu donneras les résultats </w:t>
        </w:r>
      </w:ins>
    </w:p>
    <w:p w14:paraId="5A6A7E35" w14:textId="77777777" w:rsidR="005D03CC" w:rsidRPr="001E07CB" w:rsidRDefault="005D03CC" w:rsidP="005D03CC"/>
    <w:p w14:paraId="5A7358D3" w14:textId="758A1B1F" w:rsidR="001E0AC5" w:rsidRDefault="00D23E69" w:rsidP="005D03CC">
      <w:pPr>
        <w:rPr>
          <w:ins w:id="553" w:author="Jacques DAVID" w:date="2023-08-27T10:12:00Z"/>
        </w:rPr>
      </w:pPr>
      <w:ins w:id="554" w:author="Jacques DAVID" w:date="2023-08-27T10:12:00Z">
        <w:r>
          <w:t xml:space="preserve">L’efficacité de la sélection </w:t>
        </w:r>
      </w:ins>
      <w:del w:id="555" w:author="Jacques DAVID" w:date="2023-08-27T10:12:00Z">
        <w:r w:rsidR="005D03CC" w:rsidRPr="001E07CB" w:rsidDel="00D23E69">
          <w:delText xml:space="preserve">Dans ce modèle, on </w:delText>
        </w:r>
      </w:del>
      <w:ins w:id="556" w:author="Jacques DAVID" w:date="2023-08-27T10:12:00Z">
        <w:r>
          <w:t xml:space="preserve">sera </w:t>
        </w:r>
      </w:ins>
      <w:proofErr w:type="spellStart"/>
      <w:r w:rsidR="005D03CC" w:rsidRPr="001E07CB">
        <w:t>estime</w:t>
      </w:r>
      <w:ins w:id="557" w:author="Jacques DAVID" w:date="2023-08-27T10:13:00Z">
        <w:r>
          <w:t>e</w:t>
        </w:r>
        <w:proofErr w:type="spellEnd"/>
        <w:r>
          <w:t xml:space="preserve"> </w:t>
        </w:r>
      </w:ins>
      <w:del w:id="558" w:author="Jacques DAVID" w:date="2023-08-27T10:13:00Z">
        <w:r w:rsidR="005D03CC" w:rsidRPr="001E07CB" w:rsidDel="00D23E69">
          <w:delText xml:space="preserve"> le progrès grâce aux </w:delText>
        </w:r>
      </w:del>
      <w:proofErr w:type="spellStart"/>
      <w:ins w:id="559" w:author="Jacques DAVID" w:date="2023-08-27T10:13:00Z">
        <w:r>
          <w:t>avecles</w:t>
        </w:r>
        <w:proofErr w:type="spellEnd"/>
        <w:r>
          <w:t xml:space="preserve"> </w:t>
        </w:r>
      </w:ins>
      <w:r w:rsidR="005D03CC">
        <w:t>coefficients</w:t>
      </w:r>
      <w:r w:rsidR="005D03CC" w:rsidRPr="001E07CB">
        <w:t xml:space="preserve"> </w:t>
      </w:r>
      <w:del w:id="560" w:author="Jacques DAVID" w:date="2023-08-27T10:13:00Z">
        <w:r w:rsidR="005D03CC" w:rsidRPr="001E07CB" w:rsidDel="00D23E69">
          <w:delText xml:space="preserve">des </w:delText>
        </w:r>
      </w:del>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en choisissant la modalité "témoin" comme référence</w:t>
      </w:r>
      <w:r w:rsidR="005D03CC">
        <w:t xml:space="preserve">. </w:t>
      </w:r>
      <w:commentRangeStart w:id="561"/>
      <w:r w:rsidR="00D72D02">
        <w:t>Pour tous les traits,</w:t>
      </w:r>
      <w:del w:id="562" w:author="Jacques DAVID" w:date="2023-08-27T10:13:00Z">
        <w:r w:rsidR="00D72D02" w:rsidDel="00D23E69">
          <w:delText xml:space="preserve"> sauf la taille individuelle des grains</w:delText>
        </w:r>
      </w:del>
      <w:r w:rsidR="00D72D02">
        <w:t>, l</w:t>
      </w:r>
      <w:r w:rsidR="001E0AC5">
        <w:t>es progrès estimés seront exprimés en pourcentage de la variance calculée dans la population non sélectionnée.</w:t>
      </w:r>
      <w:r w:rsidR="00D72D02">
        <w:t xml:space="preserve"> </w:t>
      </w:r>
      <w:ins w:id="563" w:author="Jacques DAVID" w:date="2023-08-27T10:12:00Z">
        <w:r>
          <w:t>(</w:t>
        </w:r>
        <w:proofErr w:type="gramStart"/>
        <w:r>
          <w:t>pourquoi</w:t>
        </w:r>
        <w:proofErr w:type="gramEnd"/>
        <w:r>
          <w:t xml:space="preserve"> pas en </w:t>
        </w:r>
        <w:proofErr w:type="spellStart"/>
        <w:r>
          <w:t>ecart</w:t>
        </w:r>
        <w:proofErr w:type="spellEnd"/>
        <w:r>
          <w:t xml:space="preserve"> type ? </w:t>
        </w:r>
      </w:ins>
      <w:ins w:id="564" w:author="Jacques DAVID" w:date="2023-08-27T10:25:00Z">
        <w:r w:rsidR="008062E1">
          <w:t xml:space="preserve">R i = </w:t>
        </w:r>
      </w:ins>
      <w:ins w:id="565" w:author="Jacques DAVID" w:date="2023-08-27T10:14:00Z">
        <w:r>
          <w:t xml:space="preserve">(Ti – </w:t>
        </w:r>
        <w:proofErr w:type="spellStart"/>
        <w:r>
          <w:t>Tref</w:t>
        </w:r>
        <w:proofErr w:type="spellEnd"/>
        <w:r>
          <w:t xml:space="preserve"> ) / </w:t>
        </w:r>
      </w:ins>
      <w:ins w:id="566" w:author="Jacques DAVID" w:date="2023-08-27T10:24:00Z">
        <w:r w:rsidR="008062E1">
          <w:t xml:space="preserve">σ </w:t>
        </w:r>
      </w:ins>
      <w:ins w:id="567" w:author="Jacques DAVID" w:date="2023-08-27T10:14:00Z">
        <w:r>
          <w:t>(</w:t>
        </w:r>
        <w:commentRangeStart w:id="568"/>
        <w:proofErr w:type="spellStart"/>
        <w:r>
          <w:t>Tref</w:t>
        </w:r>
      </w:ins>
      <w:commentRangeEnd w:id="568"/>
      <w:proofErr w:type="spellEnd"/>
      <w:ins w:id="569" w:author="Jacques DAVID" w:date="2023-08-27T10:16:00Z">
        <w:r w:rsidR="00210130">
          <w:rPr>
            <w:rStyle w:val="Marquedecommentaire"/>
            <w:rFonts w:asciiTheme="minorHAnsi" w:eastAsiaTheme="minorHAnsi" w:hAnsiTheme="minorHAnsi" w:cstheme="minorBidi"/>
            <w:lang w:eastAsia="en-US"/>
          </w:rPr>
          <w:commentReference w:id="568"/>
        </w:r>
      </w:ins>
      <w:ins w:id="570" w:author="Jacques DAVID" w:date="2023-08-27T10:14:00Z">
        <w:r>
          <w:t xml:space="preserve"> ? ) </w:t>
        </w:r>
        <w:commentRangeEnd w:id="561"/>
        <w:r>
          <w:rPr>
            <w:rStyle w:val="Marquedecommentaire"/>
            <w:rFonts w:asciiTheme="minorHAnsi" w:eastAsiaTheme="minorHAnsi" w:hAnsiTheme="minorHAnsi" w:cstheme="minorBidi"/>
            <w:lang w:eastAsia="en-US"/>
          </w:rPr>
          <w:commentReference w:id="561"/>
        </w:r>
      </w:ins>
    </w:p>
    <w:p w14:paraId="493D4F12" w14:textId="77777777" w:rsidR="00D23E69" w:rsidRDefault="00D23E69" w:rsidP="005D03CC"/>
    <w:p w14:paraId="73DDB85A" w14:textId="073A47F7" w:rsidR="008062E1" w:rsidRDefault="00D72D02" w:rsidP="008062E1">
      <w:pPr>
        <w:rPr>
          <w:ins w:id="571" w:author="Jacques DAVID" w:date="2023-08-27T10:22:00Z"/>
        </w:rPr>
      </w:pPr>
      <w:del w:id="572" w:author="Jacques DAVID" w:date="2023-08-27T10:15:00Z">
        <w:r w:rsidDel="00210130">
          <w:delText xml:space="preserve">Une partie des </w:delText>
        </w:r>
      </w:del>
      <w:ins w:id="573" w:author="Jacques DAVID" w:date="2023-08-27T10:15:00Z">
        <w:r w:rsidR="00210130">
          <w:t xml:space="preserve">Tous non ? les </w:t>
        </w:r>
      </w:ins>
      <w:r>
        <w:t xml:space="preserve">grains semés ont été </w:t>
      </w:r>
      <w:del w:id="574" w:author="Jacques DAVID" w:date="2023-08-27T10:15:00Z">
        <w:r w:rsidDel="00210130">
          <w:delText>mesurés à l’Optomachine</w:delText>
        </w:r>
      </w:del>
      <w:ins w:id="575" w:author="Jacques DAVID" w:date="2023-08-27T10:15:00Z">
        <w:r w:rsidR="00210130">
          <w:t xml:space="preserve">scannés </w:t>
        </w:r>
      </w:ins>
      <w:del w:id="576" w:author="Jacques DAVID" w:date="2023-08-27T10:15:00Z">
        <w:r w:rsidDel="00210130">
          <w:delText xml:space="preserve"> </w:delText>
        </w:r>
      </w:del>
      <w:r>
        <w:t xml:space="preserve">avant le semis </w:t>
      </w:r>
      <w:commentRangeStart w:id="577"/>
      <w:r>
        <w:t>pour</w:t>
      </w:r>
      <w:commentRangeEnd w:id="577"/>
      <w:r w:rsidR="00210130">
        <w:rPr>
          <w:rStyle w:val="Marquedecommentaire"/>
          <w:rFonts w:asciiTheme="minorHAnsi" w:eastAsiaTheme="minorHAnsi" w:hAnsiTheme="minorHAnsi" w:cstheme="minorBidi"/>
          <w:lang w:eastAsia="en-US"/>
        </w:rPr>
        <w:commentReference w:id="577"/>
      </w:r>
      <w:r>
        <w:t xml:space="preserve"> chaque modalité. On a donc accès à la </w:t>
      </w:r>
      <w:ins w:id="578" w:author="Jacques DAVID" w:date="2023-08-27T10:15:00Z">
        <w:r w:rsidR="00210130">
          <w:t xml:space="preserve">moyenne et à la </w:t>
        </w:r>
      </w:ins>
      <w:del w:id="579" w:author="Jacques DAVID" w:date="2023-08-27T10:15:00Z">
        <w:r w:rsidDel="00210130">
          <w:delText>v</w:delText>
        </w:r>
      </w:del>
      <w:proofErr w:type="spellStart"/>
      <w:r>
        <w:t>ariance</w:t>
      </w:r>
      <w:proofErr w:type="spellEnd"/>
      <w:r>
        <w:t xml:space="preserve"> de la taille </w:t>
      </w:r>
      <w:ins w:id="580" w:author="Jacques DAVID" w:date="2023-08-27T10:20:00Z">
        <w:r w:rsidR="008062E1">
          <w:t xml:space="preserve">individuelles </w:t>
        </w:r>
      </w:ins>
      <w:r>
        <w:t xml:space="preserve">des grains </w:t>
      </w:r>
      <w:del w:id="581" w:author="Jacques DAVID" w:date="2023-08-27T10:21:00Z">
        <w:r w:rsidDel="008062E1">
          <w:delText>individuels de la population dans laquelle la sélection a été exercée</w:delText>
        </w:r>
      </w:del>
      <w:ins w:id="582" w:author="Jacques DAVID" w:date="2023-08-27T10:21:00Z">
        <w:r w:rsidR="008062E1">
          <w:t>semés selon toutes les modalités de sélection</w:t>
        </w:r>
      </w:ins>
      <w:r>
        <w:t>.</w:t>
      </w:r>
      <w:ins w:id="583" w:author="Jacques DAVID" w:date="2023-08-27T10:21:00Z">
        <w:r w:rsidR="008062E1">
          <w:t xml:space="preserve"> La différentielle de sél</w:t>
        </w:r>
      </w:ins>
      <w:ins w:id="584" w:author="Jacques DAVID" w:date="2023-08-27T10:25:00Z">
        <w:r w:rsidR="008062E1">
          <w:t>e</w:t>
        </w:r>
      </w:ins>
      <w:ins w:id="585" w:author="Jacques DAVID" w:date="2023-08-27T10:21:00Z">
        <w:r w:rsidR="008062E1">
          <w:t xml:space="preserve">ction </w:t>
        </w:r>
      </w:ins>
      <w:ins w:id="586" w:author="Jacques DAVID" w:date="2023-08-27T10:25:00Z">
        <w:r w:rsidR="008062E1">
          <w:t xml:space="preserve">dans la génération initiale (Go) </w:t>
        </w:r>
      </w:ins>
      <w:ins w:id="587" w:author="Jacques DAVID" w:date="2023-08-27T10:21:00Z">
        <w:r w:rsidR="008062E1">
          <w:t xml:space="preserve">est donc facilement obtenue par la différence standardisée de chaque lot à la </w:t>
        </w:r>
      </w:ins>
      <w:ins w:id="588" w:author="Jacques DAVID" w:date="2023-08-27T10:25:00Z">
        <w:r w:rsidR="008062E1">
          <w:t>référence</w:t>
        </w:r>
      </w:ins>
      <w:ins w:id="589" w:author="Jacques DAVID" w:date="2023-08-27T10:21:00Z">
        <w:r w:rsidR="008062E1">
          <w:t xml:space="preserve"> non triée.</w:t>
        </w:r>
      </w:ins>
      <w:ins w:id="590" w:author="Jacques DAVID" w:date="2023-08-27T10:22:00Z">
        <w:r w:rsidR="008062E1">
          <w:t xml:space="preserve"> </w:t>
        </w:r>
      </w:ins>
      <w:ins w:id="591" w:author="Jacques DAVID" w:date="2023-08-27T10:25:00Z">
        <w:r w:rsidR="008062E1">
          <w:t xml:space="preserve">Si = </w:t>
        </w:r>
      </w:ins>
      <w:ins w:id="592" w:author="Jacques DAVID" w:date="2023-08-27T10:22:00Z">
        <w:r w:rsidR="008062E1">
          <w:t>(</w:t>
        </w:r>
      </w:ins>
      <w:ins w:id="593" w:author="Jacques DAVID" w:date="2023-08-27T10:23:00Z">
        <w:r w:rsidR="008062E1">
          <w:t xml:space="preserve">T Go, </w:t>
        </w:r>
      </w:ins>
      <w:ins w:id="594" w:author="Jacques DAVID" w:date="2023-08-27T10:22:00Z">
        <w:r w:rsidR="008062E1">
          <w:t xml:space="preserve">i – </w:t>
        </w:r>
      </w:ins>
      <w:ins w:id="595" w:author="Jacques DAVID" w:date="2023-08-27T10:23:00Z">
        <w:r w:rsidR="008062E1">
          <w:t>T Go,</w:t>
        </w:r>
      </w:ins>
      <w:ins w:id="596" w:author="Jacques DAVID" w:date="2023-08-27T10:22:00Z">
        <w:r w:rsidR="008062E1">
          <w:t xml:space="preserve">ref ) / </w:t>
        </w:r>
      </w:ins>
      <w:ins w:id="597" w:author="Jacques DAVID" w:date="2023-08-27T10:24:00Z">
        <w:r w:rsidR="008062E1">
          <w:t>σ</w:t>
        </w:r>
      </w:ins>
      <w:ins w:id="598" w:author="Jacques DAVID" w:date="2023-08-27T10:22:00Z">
        <w:r w:rsidR="008062E1">
          <w:t xml:space="preserve"> (</w:t>
        </w:r>
        <w:commentRangeStart w:id="599"/>
        <w:proofErr w:type="spellStart"/>
        <w:r w:rsidR="008062E1">
          <w:t>T</w:t>
        </w:r>
      </w:ins>
      <w:ins w:id="600" w:author="Jacques DAVID" w:date="2023-08-27T10:23:00Z">
        <w:r w:rsidR="008062E1">
          <w:t>Go</w:t>
        </w:r>
        <w:proofErr w:type="spellEnd"/>
        <w:r w:rsidR="008062E1">
          <w:t xml:space="preserve">, </w:t>
        </w:r>
      </w:ins>
      <w:proofErr w:type="spellStart"/>
      <w:ins w:id="601" w:author="Jacques DAVID" w:date="2023-08-27T10:22:00Z">
        <w:r w:rsidR="008062E1">
          <w:t>ref</w:t>
        </w:r>
        <w:commentRangeEnd w:id="599"/>
        <w:proofErr w:type="spellEnd"/>
        <w:r w:rsidR="008062E1">
          <w:rPr>
            <w:rStyle w:val="Marquedecommentaire"/>
            <w:rFonts w:asciiTheme="minorHAnsi" w:eastAsiaTheme="minorHAnsi" w:hAnsiTheme="minorHAnsi" w:cstheme="minorBidi"/>
            <w:lang w:eastAsia="en-US"/>
          </w:rPr>
          <w:commentReference w:id="599"/>
        </w:r>
        <w:r w:rsidR="008062E1">
          <w:t xml:space="preserve"> ? ) </w:t>
        </w:r>
        <w:r w:rsidR="008062E1">
          <w:rPr>
            <w:rStyle w:val="Marquedecommentaire"/>
            <w:rFonts w:asciiTheme="minorHAnsi" w:eastAsiaTheme="minorHAnsi" w:hAnsiTheme="minorHAnsi" w:cstheme="minorBidi"/>
            <w:lang w:eastAsia="en-US"/>
          </w:rPr>
          <w:commentReference w:id="602"/>
        </w:r>
      </w:ins>
    </w:p>
    <w:p w14:paraId="409C29AC" w14:textId="5C356E52" w:rsidR="008062E1" w:rsidRDefault="008062E1" w:rsidP="005D03CC">
      <w:pPr>
        <w:rPr>
          <w:ins w:id="603" w:author="Jacques DAVID" w:date="2023-08-27T10:22:00Z"/>
        </w:rPr>
      </w:pPr>
    </w:p>
    <w:p w14:paraId="59596123" w14:textId="0453E0BC" w:rsidR="00D72D02" w:rsidDel="008062E1" w:rsidRDefault="00D72D02" w:rsidP="005D03CC">
      <w:pPr>
        <w:rPr>
          <w:del w:id="604" w:author="Jacques DAVID" w:date="2023-08-27T10:25:00Z"/>
        </w:rPr>
      </w:pPr>
      <w:del w:id="605" w:author="Jacques DAVID" w:date="2023-08-27T10:25:00Z">
        <w:r w:rsidDel="008062E1">
          <w:delText xml:space="preserve"> Le progrès pour la taille des grains individuels sera donc exprimé en pourcentage </w:delText>
        </w:r>
        <w:commentRangeStart w:id="606"/>
        <w:r w:rsidDel="008062E1">
          <w:delText xml:space="preserve">de la variance </w:delText>
        </w:r>
        <w:commentRangeEnd w:id="606"/>
        <w:r w:rsidR="00210130" w:rsidDel="008062E1">
          <w:rPr>
            <w:rStyle w:val="Marquedecommentaire"/>
            <w:rFonts w:asciiTheme="minorHAnsi" w:eastAsiaTheme="minorHAnsi" w:hAnsiTheme="minorHAnsi" w:cstheme="minorBidi"/>
            <w:lang w:eastAsia="en-US"/>
          </w:rPr>
          <w:commentReference w:id="606"/>
        </w:r>
        <w:r w:rsidDel="008062E1">
          <w:delText xml:space="preserve">du trait dans cette population. </w:delText>
        </w:r>
      </w:del>
    </w:p>
    <w:p w14:paraId="0BB39666" w14:textId="77777777" w:rsidR="008062E1" w:rsidRDefault="005D03CC" w:rsidP="005D03CC">
      <w:pPr>
        <w:rPr>
          <w:ins w:id="607" w:author="Jacques DAVID" w:date="2023-08-27T10:26:00Z"/>
        </w:rPr>
      </w:pPr>
      <w:r w:rsidRPr="001E07CB">
        <w:t xml:space="preserve">L’héritabilité réalisée </w:t>
      </w:r>
      <w:r w:rsidR="001C4331">
        <w:t xml:space="preserve">de la taille des grains individuels </w:t>
      </w:r>
      <w:r w:rsidRPr="001E07CB">
        <w:t>a été calculée pour ce dispositif en divisant le progrès mesuré</w:t>
      </w:r>
      <w:ins w:id="608" w:author="Jacques DAVID" w:date="2023-08-27T10:26:00Z">
        <w:r w:rsidR="008062E1">
          <w:t xml:space="preserve"> Ri</w:t>
        </w:r>
      </w:ins>
      <w:r w:rsidRPr="001E07CB">
        <w:t xml:space="preserve"> par </w:t>
      </w:r>
      <w:commentRangeStart w:id="609"/>
      <w:r w:rsidRPr="001E07CB">
        <w:t xml:space="preserve">le différentiel </w:t>
      </w:r>
      <w:commentRangeEnd w:id="609"/>
      <w:r w:rsidR="00210130">
        <w:rPr>
          <w:rStyle w:val="Marquedecommentaire"/>
          <w:rFonts w:asciiTheme="minorHAnsi" w:eastAsiaTheme="minorHAnsi" w:hAnsiTheme="minorHAnsi" w:cstheme="minorBidi"/>
          <w:lang w:eastAsia="en-US"/>
        </w:rPr>
        <w:commentReference w:id="609"/>
      </w:r>
      <w:r w:rsidRPr="001E07CB">
        <w:t>de sélection</w:t>
      </w:r>
      <w:ins w:id="610" w:author="Jacques DAVID" w:date="2023-08-27T10:26:00Z">
        <w:r w:rsidR="008062E1">
          <w:t xml:space="preserve"> Si</w:t>
        </w:r>
      </w:ins>
      <w:r w:rsidRPr="001E07CB">
        <w:t xml:space="preserve">. </w:t>
      </w:r>
      <w:ins w:id="611" w:author="Jacques DAVID" w:date="2023-08-27T10:26:00Z">
        <w:r w:rsidR="008062E1">
          <w:t xml:space="preserve"> H² =</w:t>
        </w:r>
      </w:ins>
    </w:p>
    <w:p w14:paraId="1E0374E8" w14:textId="77777777" w:rsidR="00633A18" w:rsidRDefault="00633A18" w:rsidP="005D03CC">
      <w:pPr>
        <w:rPr>
          <w:ins w:id="612" w:author="Jacques DAVID" w:date="2023-08-27T10:27:00Z"/>
        </w:rPr>
      </w:pPr>
    </w:p>
    <w:p w14:paraId="3A1CB260" w14:textId="4A782DD7" w:rsidR="008062E1" w:rsidRDefault="008062E1" w:rsidP="005D03CC">
      <w:pPr>
        <w:rPr>
          <w:ins w:id="613" w:author="Jacques DAVID" w:date="2023-08-27T10:27:00Z"/>
        </w:rPr>
      </w:pPr>
      <w:ins w:id="614" w:author="Jacques DAVID" w:date="2023-08-27T10:26:00Z">
        <w:r w:rsidRPr="00633A18">
          <w:rPr>
            <w:highlight w:val="yellow"/>
            <w:rPrChange w:id="615" w:author="Jacques DAVID" w:date="2023-08-27T10:27:00Z">
              <w:rPr/>
            </w:rPrChange>
          </w:rPr>
          <w:t xml:space="preserve">Pour plus de </w:t>
        </w:r>
        <w:proofErr w:type="spellStart"/>
        <w:r w:rsidRPr="00633A18">
          <w:rPr>
            <w:highlight w:val="yellow"/>
            <w:rPrChange w:id="616" w:author="Jacques DAVID" w:date="2023-08-27T10:27:00Z">
              <w:rPr/>
            </w:rPrChange>
          </w:rPr>
          <w:t>précisoin</w:t>
        </w:r>
        <w:proofErr w:type="spellEnd"/>
        <w:r w:rsidRPr="00633A18">
          <w:rPr>
            <w:highlight w:val="yellow"/>
            <w:rPrChange w:id="617" w:author="Jacques DAVID" w:date="2023-08-27T10:27:00Z">
              <w:rPr/>
            </w:rPrChange>
          </w:rPr>
          <w:t xml:space="preserve"> on a </w:t>
        </w:r>
        <w:proofErr w:type="spellStart"/>
        <w:r w:rsidRPr="00633A18">
          <w:rPr>
            <w:highlight w:val="yellow"/>
            <w:rPrChange w:id="618" w:author="Jacques DAVID" w:date="2023-08-27T10:27:00Z">
              <w:rPr/>
            </w:rPrChange>
          </w:rPr>
          <w:t>RG</w:t>
        </w:r>
      </w:ins>
      <w:ins w:id="619" w:author="Jacques DAVID" w:date="2023-08-27T10:27:00Z">
        <w:r w:rsidRPr="00633A18">
          <w:rPr>
            <w:highlight w:val="yellow"/>
            <w:rPrChange w:id="620" w:author="Jacques DAVID" w:date="2023-08-27T10:27:00Z">
              <w:rPr/>
            </w:rPrChange>
          </w:rPr>
          <w:t>ros</w:t>
        </w:r>
      </w:ins>
      <w:proofErr w:type="spellEnd"/>
      <w:ins w:id="621" w:author="Jacques DAVID" w:date="2023-08-27T10:26:00Z">
        <w:r w:rsidRPr="00633A18">
          <w:rPr>
            <w:highlight w:val="yellow"/>
            <w:rPrChange w:id="622" w:author="Jacques DAVID" w:date="2023-08-27T10:27:00Z">
              <w:rPr/>
            </w:rPrChange>
          </w:rPr>
          <w:t xml:space="preserve"> -  </w:t>
        </w:r>
        <w:proofErr w:type="spellStart"/>
        <w:r w:rsidRPr="00633A18">
          <w:rPr>
            <w:highlight w:val="yellow"/>
            <w:rPrChange w:id="623" w:author="Jacques DAVID" w:date="2023-08-27T10:27:00Z">
              <w:rPr/>
            </w:rPrChange>
          </w:rPr>
          <w:t>RPetit</w:t>
        </w:r>
        <w:proofErr w:type="spellEnd"/>
        <w:r w:rsidRPr="00633A18">
          <w:rPr>
            <w:highlight w:val="yellow"/>
            <w:rPrChange w:id="624" w:author="Jacques DAVID" w:date="2023-08-27T10:27:00Z">
              <w:rPr/>
            </w:rPrChange>
          </w:rPr>
          <w:t xml:space="preserve"> </w:t>
        </w:r>
      </w:ins>
      <w:proofErr w:type="gramStart"/>
      <w:ins w:id="625" w:author="Jacques DAVID" w:date="2023-08-27T10:27:00Z">
        <w:r w:rsidRPr="00633A18">
          <w:rPr>
            <w:highlight w:val="yellow"/>
            <w:rPrChange w:id="626" w:author="Jacques DAVID" w:date="2023-08-27T10:27:00Z">
              <w:rPr/>
            </w:rPrChange>
          </w:rPr>
          <w:t>=  H</w:t>
        </w:r>
        <w:proofErr w:type="gramEnd"/>
        <w:r w:rsidRPr="00633A18">
          <w:rPr>
            <w:highlight w:val="yellow"/>
            <w:rPrChange w:id="627" w:author="Jacques DAVID" w:date="2023-08-27T10:27:00Z">
              <w:rPr/>
            </w:rPrChange>
          </w:rPr>
          <w:t>² (</w:t>
        </w:r>
        <w:proofErr w:type="spellStart"/>
        <w:r w:rsidRPr="00633A18">
          <w:rPr>
            <w:highlight w:val="yellow"/>
            <w:rPrChange w:id="628" w:author="Jacques DAVID" w:date="2023-08-27T10:27:00Z">
              <w:rPr/>
            </w:rPrChange>
          </w:rPr>
          <w:t>SGros</w:t>
        </w:r>
        <w:proofErr w:type="spellEnd"/>
        <w:r w:rsidRPr="00633A18">
          <w:rPr>
            <w:highlight w:val="yellow"/>
            <w:rPrChange w:id="629" w:author="Jacques DAVID" w:date="2023-08-27T10:27:00Z">
              <w:rPr/>
            </w:rPrChange>
          </w:rPr>
          <w:t xml:space="preserve"> – </w:t>
        </w:r>
        <w:proofErr w:type="spellStart"/>
        <w:r w:rsidRPr="00633A18">
          <w:rPr>
            <w:highlight w:val="yellow"/>
            <w:rPrChange w:id="630" w:author="Jacques DAVID" w:date="2023-08-27T10:27:00Z">
              <w:rPr/>
            </w:rPrChange>
          </w:rPr>
          <w:t>Spetit</w:t>
        </w:r>
        <w:proofErr w:type="spellEnd"/>
        <w:r w:rsidRPr="00633A18">
          <w:rPr>
            <w:highlight w:val="yellow"/>
            <w:rPrChange w:id="631" w:author="Jacques DAVID" w:date="2023-08-27T10:27:00Z">
              <w:rPr/>
            </w:rPrChange>
          </w:rPr>
          <w:t>)</w:t>
        </w:r>
        <w:r w:rsidR="00633A18">
          <w:t> ???</w:t>
        </w:r>
      </w:ins>
    </w:p>
    <w:p w14:paraId="6AFFB04F" w14:textId="77777777" w:rsidR="00633A18" w:rsidRDefault="00633A18" w:rsidP="005D03CC">
      <w:pPr>
        <w:rPr>
          <w:ins w:id="632" w:author="Jacques DAVID" w:date="2023-08-27T10:26:00Z"/>
        </w:rPr>
      </w:pPr>
    </w:p>
    <w:p w14:paraId="299EF225" w14:textId="440CCCE1" w:rsidR="005D03CC" w:rsidRPr="001E07CB" w:rsidRDefault="005D03CC" w:rsidP="005D03CC">
      <w:commentRangeStart w:id="633"/>
      <w:r>
        <w:t xml:space="preserve">Pour accéder au différentiel de sélection, </w:t>
      </w:r>
      <w:r w:rsidR="00842CAB">
        <w:t xml:space="preserve">les données Optomachine des grains semés ont été utilisées. Ces données donnent accès à </w:t>
      </w:r>
      <w:r>
        <w:t xml:space="preserve">la taille moyenne des grains pour chaque modalité et le différentiel se </w:t>
      </w:r>
      <w:r>
        <w:lastRenderedPageBreak/>
        <w:t xml:space="preserve">calcul comme la différence entre la taille moyenne des grains </w:t>
      </w:r>
      <w:r w:rsidR="001C4331">
        <w:t>tamisés</w:t>
      </w:r>
      <w:r>
        <w:t xml:space="preserve"> et la taille moyenne des grains non </w:t>
      </w:r>
      <w:r w:rsidR="001C4331">
        <w:t>tamisés</w:t>
      </w:r>
      <w:r>
        <w:t xml:space="preserve">. On a donc pu calculer un différentiel de sélection pour chaque modalité de sélection. </w:t>
      </w:r>
      <w:commentRangeEnd w:id="633"/>
      <w:r w:rsidR="0078557E">
        <w:rPr>
          <w:rStyle w:val="Marquedecommentaire"/>
          <w:rFonts w:asciiTheme="minorHAnsi" w:eastAsiaTheme="minorHAnsi" w:hAnsiTheme="minorHAnsi" w:cstheme="minorBidi"/>
          <w:lang w:eastAsia="en-US"/>
        </w:rPr>
        <w:commentReference w:id="633"/>
      </w:r>
    </w:p>
    <w:p w14:paraId="27EF7DC8" w14:textId="77777777" w:rsidR="005D03CC" w:rsidRPr="005D03CC" w:rsidRDefault="005D03CC" w:rsidP="005D03CC">
      <w:pPr>
        <w:pStyle w:val="Corpsdetexte"/>
      </w:pPr>
    </w:p>
    <w:p w14:paraId="7C704DA6" w14:textId="7EA3A618" w:rsidR="00633A18" w:rsidRDefault="00633A18" w:rsidP="001E07CB">
      <w:pPr>
        <w:rPr>
          <w:ins w:id="634" w:author="Jacques DAVID" w:date="2023-08-27T10:28:00Z"/>
        </w:rPr>
      </w:pPr>
      <w:ins w:id="635" w:author="Jacques DAVID" w:date="2023-08-27T10:28:00Z">
        <w:r>
          <w:t xml:space="preserve">Simulations de sélection </w:t>
        </w:r>
        <w:r w:rsidRPr="00633A18">
          <w:rPr>
            <w:i/>
            <w:rPrChange w:id="636" w:author="Jacques DAVID" w:date="2023-08-27T10:28:00Z">
              <w:rPr/>
            </w:rPrChange>
          </w:rPr>
          <w:t>a priori</w:t>
        </w:r>
      </w:ins>
    </w:p>
    <w:p w14:paraId="79D55611" w14:textId="1A9445A9" w:rsidR="001E07CB" w:rsidRDefault="006D22BC" w:rsidP="001E07CB">
      <w:r w:rsidRPr="00633A18">
        <w:rPr>
          <w:highlight w:val="yellow"/>
          <w:rPrChange w:id="637" w:author="Jacques DAVID" w:date="2023-08-27T10:28:00Z">
            <w:rPr/>
          </w:rPrChange>
        </w:rPr>
        <w:t xml:space="preserve">Avec les données des </w:t>
      </w:r>
      <w:commentRangeStart w:id="638"/>
      <w:r w:rsidRPr="00633A18">
        <w:rPr>
          <w:highlight w:val="yellow"/>
          <w:rPrChange w:id="639" w:author="Jacques DAVID" w:date="2023-08-27T10:28:00Z">
            <w:rPr/>
          </w:rPrChange>
        </w:rPr>
        <w:t>bacs</w:t>
      </w:r>
      <w:commentRangeEnd w:id="638"/>
      <w:r w:rsidR="00633A18">
        <w:rPr>
          <w:rStyle w:val="Marquedecommentaire"/>
          <w:rFonts w:asciiTheme="minorHAnsi" w:eastAsiaTheme="minorHAnsi" w:hAnsiTheme="minorHAnsi" w:cstheme="minorBidi"/>
          <w:lang w:eastAsia="en-US"/>
        </w:rPr>
        <w:commentReference w:id="638"/>
      </w:r>
      <w:r>
        <w:t xml:space="preserve">, la sélection a été simulée en ne prenant en compte que les données issues des grains du premier semis, </w:t>
      </w:r>
      <w:ins w:id="640" w:author="Jacques DAVID" w:date="2023-08-27T10:29:00Z">
        <w:r w:rsidR="00633A18">
          <w:t xml:space="preserve">pour éviter des possibles interactions </w:t>
        </w:r>
        <w:proofErr w:type="spellStart"/>
        <w:r w:rsidR="00633A18">
          <w:t>Genotype</w:t>
        </w:r>
        <w:proofErr w:type="spellEnd"/>
        <w:r w:rsidR="00633A18">
          <w:t xml:space="preserve"> x date de </w:t>
        </w:r>
        <w:proofErr w:type="spellStart"/>
        <w:r w:rsidR="00633A18">
          <w:t>semis</w:t>
        </w:r>
      </w:ins>
      <w:del w:id="641" w:author="Jacques DAVID" w:date="2023-08-27T10:29:00Z">
        <w:r w:rsidDel="00633A18">
          <w:delText xml:space="preserve">car la date semis a eu un effet très fort sur les phénotypes des plantes. </w:delText>
        </w:r>
      </w:del>
      <w:commentRangeStart w:id="642"/>
      <w:r w:rsidR="008C1272">
        <w:t>Ces</w:t>
      </w:r>
      <w:proofErr w:type="spellEnd"/>
      <w:r w:rsidR="008C1272">
        <w:t xml:space="preserve"> données ont donc </w:t>
      </w:r>
      <w:proofErr w:type="spellStart"/>
      <w:r w:rsidR="008C1272">
        <w:t>consitué</w:t>
      </w:r>
      <w:proofErr w:type="spellEnd"/>
      <w:r w:rsidR="00EC4CD4">
        <w:t xml:space="preserve"> une population non sélectionnée de </w:t>
      </w:r>
      <w:r w:rsidR="00F9365E">
        <w:t>859</w:t>
      </w:r>
      <w:r w:rsidR="00EC4CD4" w:rsidRPr="00F9365E">
        <w:t xml:space="preserve"> individus</w:t>
      </w:r>
      <w:r w:rsidR="0074700F" w:rsidRPr="00F9365E">
        <w:t xml:space="preserve"> issus de 177 génotypes</w:t>
      </w:r>
      <w:r w:rsidR="00EC4CD4">
        <w:t xml:space="preserve">. </w:t>
      </w:r>
      <w:commentRangeEnd w:id="642"/>
      <w:r w:rsidR="00633A18">
        <w:rPr>
          <w:rStyle w:val="Marquedecommentaire"/>
          <w:rFonts w:asciiTheme="minorHAnsi" w:eastAsiaTheme="minorHAnsi" w:hAnsiTheme="minorHAnsi" w:cstheme="minorBidi"/>
          <w:lang w:eastAsia="en-US"/>
        </w:rPr>
        <w:commentReference w:id="642"/>
      </w:r>
      <w:r w:rsidR="00D37396">
        <w:t>Nous avons simulé la sélection sur grain et la sélection sur</w:t>
      </w:r>
      <w:ins w:id="643" w:author="Jacques DAVID" w:date="2023-08-27T10:30:00Z">
        <w:r w:rsidR="00633A18">
          <w:t xml:space="preserve"> la valeur </w:t>
        </w:r>
        <w:proofErr w:type="spellStart"/>
        <w:r w:rsidR="00633A18">
          <w:t>mpyenne</w:t>
        </w:r>
        <w:proofErr w:type="spellEnd"/>
        <w:r w:rsidR="00633A18">
          <w:t xml:space="preserve"> par</w:t>
        </w:r>
      </w:ins>
      <w:r w:rsidR="00D37396">
        <w:t xml:space="preserve"> épi, pour </w:t>
      </w:r>
      <w:del w:id="644" w:author="Jacques DAVID" w:date="2023-08-27T10:30:00Z">
        <w:r w:rsidR="00D37396" w:rsidDel="00633A18">
          <w:delText xml:space="preserve">voir </w:delText>
        </w:r>
      </w:del>
      <w:ins w:id="645" w:author="Jacques DAVID" w:date="2023-08-27T10:30:00Z">
        <w:r w:rsidR="00633A18">
          <w:t xml:space="preserve">tester l’efficacité </w:t>
        </w:r>
      </w:ins>
      <w:del w:id="646" w:author="Jacques DAVID" w:date="2023-08-27T10:30:00Z">
        <w:r w:rsidR="00D37396" w:rsidDel="00633A18">
          <w:delText xml:space="preserve">d’une part si </w:delText>
        </w:r>
      </w:del>
      <w:ins w:id="647" w:author="Jacques DAVID" w:date="2023-08-27T10:30:00Z">
        <w:r w:rsidR="00633A18">
          <w:t>de ces</w:t>
        </w:r>
      </w:ins>
      <w:ins w:id="648" w:author="Jacques DAVID" w:date="2023-08-27T10:31:00Z">
        <w:r w:rsidR="00633A18">
          <w:t xml:space="preserve"> </w:t>
        </w:r>
        <w:proofErr w:type="spellStart"/>
        <w:r w:rsidR="00633A18">
          <w:t>méhodes</w:t>
        </w:r>
      </w:ins>
      <w:proofErr w:type="spellEnd"/>
      <w:ins w:id="649" w:author="Jacques DAVID" w:date="2023-08-27T10:30:00Z">
        <w:r w:rsidR="00633A18">
          <w:t xml:space="preserve"> </w:t>
        </w:r>
      </w:ins>
      <w:del w:id="650" w:author="Jacques DAVID" w:date="2023-08-27T10:31:00Z">
        <w:r w:rsidR="00D37396" w:rsidDel="00633A18">
          <w:delText xml:space="preserve">la </w:delText>
        </w:r>
      </w:del>
      <w:r w:rsidR="00D37396">
        <w:t>sélection</w:t>
      </w:r>
      <w:del w:id="651" w:author="Jacques DAVID" w:date="2023-08-27T10:31:00Z">
        <w:r w:rsidR="00D37396" w:rsidDel="00633A18">
          <w:delText xml:space="preserve"> a un effet</w:delText>
        </w:r>
      </w:del>
      <w:r w:rsidR="00D37396">
        <w:t xml:space="preserve">, et d’autre part pour </w:t>
      </w:r>
      <w:ins w:id="652" w:author="Jacques DAVID" w:date="2023-08-27T10:31:00Z">
        <w:r w:rsidR="00633A18">
          <w:t xml:space="preserve">les </w:t>
        </w:r>
      </w:ins>
      <w:r w:rsidR="00D37396">
        <w:t>comparer</w:t>
      </w:r>
      <w:del w:id="653" w:author="Jacques DAVID" w:date="2023-08-27T10:31:00Z">
        <w:r w:rsidR="00D37396" w:rsidDel="00633A18">
          <w:delText xml:space="preserve"> les deux méthodes de sélection</w:delText>
        </w:r>
      </w:del>
      <w:commentRangeStart w:id="654"/>
      <w:r w:rsidR="00D37396">
        <w:t xml:space="preserve">.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un nouveau tableau de donnée</w:t>
      </w:r>
      <w:ins w:id="655" w:author="Jacques DAVID" w:date="2023-08-27T10:31:00Z">
        <w:r w:rsidR="00633A18">
          <w:t>s</w:t>
        </w:r>
      </w:ins>
      <w:r w:rsidR="00656112">
        <w:t xml:space="preserv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commentRangeEnd w:id="654"/>
      <w:r w:rsidR="00633A18">
        <w:rPr>
          <w:rStyle w:val="Marquedecommentaire"/>
          <w:rFonts w:asciiTheme="minorHAnsi" w:eastAsiaTheme="minorHAnsi" w:hAnsiTheme="minorHAnsi" w:cstheme="minorBidi"/>
          <w:lang w:eastAsia="en-US"/>
        </w:rPr>
        <w:commentReference w:id="654"/>
      </w:r>
      <w:r w:rsidR="0099418B">
        <w:t>.</w:t>
      </w:r>
    </w:p>
    <w:p w14:paraId="434A99B1" w14:textId="1CDE739D" w:rsidR="00656112" w:rsidRDefault="00656112" w:rsidP="001E07CB">
      <w:r>
        <w:t xml:space="preserve">Pour simuler la sélection sur épi, les moyennes </w:t>
      </w:r>
      <w:del w:id="656" w:author="Jacques DAVID" w:date="2023-08-27T10:36:00Z">
        <w:r w:rsidDel="00633A18">
          <w:delText xml:space="preserve">des lots constitués avant le semis (cf partie dispositif expérimental) </w:delText>
        </w:r>
      </w:del>
      <w:r>
        <w:t>ont été calculées</w:t>
      </w:r>
      <w:del w:id="657" w:author="Jacques DAVID" w:date="2023-08-27T10:36:00Z">
        <w:r w:rsidDel="00633A18">
          <w:delText xml:space="preserve"> génotype</w:delText>
        </w:r>
      </w:del>
      <w:r>
        <w:t xml:space="preserve"> par génotype. </w:t>
      </w:r>
      <w:r w:rsidR="00836CCB">
        <w:t>Nous avons</w:t>
      </w:r>
      <w:r w:rsidR="003757D0">
        <w:t xml:space="preserve"> considéré qu’un </w:t>
      </w:r>
      <w:ins w:id="658" w:author="Jacques DAVID" w:date="2023-08-27T10:37:00Z">
        <w:r w:rsidR="00633A18">
          <w:t xml:space="preserve">tel </w:t>
        </w:r>
      </w:ins>
      <w:r w:rsidR="003757D0">
        <w:t xml:space="preserve">lot </w:t>
      </w:r>
      <w:ins w:id="659" w:author="Jacques DAVID" w:date="2023-08-27T10:37:00Z">
        <w:r w:rsidR="00633A18">
          <w:t xml:space="preserve">de 12 graines s’approchait </w:t>
        </w:r>
      </w:ins>
      <w:del w:id="660" w:author="Jacques DAVID" w:date="2023-08-27T10:37:00Z">
        <w:r w:rsidR="003757D0" w:rsidDel="00633A18">
          <w:delText xml:space="preserve">correspondait </w:delText>
        </w:r>
      </w:del>
      <w:r w:rsidR="003757D0">
        <w:t xml:space="preserve">à </w:t>
      </w:r>
      <w:del w:id="661" w:author="Jacques DAVID" w:date="2023-08-27T10:37:00Z">
        <w:r w:rsidR="003757D0" w:rsidDel="00633A18">
          <w:delText xml:space="preserve">un </w:delText>
        </w:r>
      </w:del>
      <w:ins w:id="662" w:author="Jacques DAVID" w:date="2023-08-27T10:37:00Z">
        <w:r w:rsidR="00633A18">
          <w:t xml:space="preserve">la descendance d’un </w:t>
        </w:r>
      </w:ins>
      <w:r w:rsidR="003757D0">
        <w:t>épi</w:t>
      </w:r>
      <w:ins w:id="663" w:author="Jacques DAVID" w:date="2023-08-27T10:37:00Z">
        <w:r w:rsidR="00633A18">
          <w:t xml:space="preserve"> bien que ces lots soient issus d’une récolte de ligne complète de plusieurs plantes</w:t>
        </w:r>
      </w:ins>
      <w:del w:id="664" w:author="Jacques DAVID" w:date="2023-08-27T10:37:00Z">
        <w:r w:rsidR="003757D0" w:rsidDel="00633A18">
          <w:delText>, et que l’on avait un épi par génotype</w:delText>
        </w:r>
      </w:del>
      <w:r w:rsidR="003757D0">
        <w:t xml:space="preserve">. </w:t>
      </w:r>
      <w:commentRangeStart w:id="665"/>
      <w:r>
        <w:t>Puis</w:t>
      </w:r>
      <w:commentRangeEnd w:id="665"/>
      <w:r w:rsidR="00774DD6">
        <w:rPr>
          <w:rStyle w:val="Marquedecommentaire"/>
          <w:rFonts w:asciiTheme="minorHAnsi" w:eastAsiaTheme="minorHAnsi" w:hAnsiTheme="minorHAnsi" w:cstheme="minorBidi"/>
          <w:lang w:eastAsia="en-US"/>
        </w:rPr>
        <w:commentReference w:id="665"/>
      </w:r>
      <w:r>
        <w:t xml:space="preserve">, </w:t>
      </w:r>
      <w:r w:rsidR="00107A68" w:rsidRPr="00774DD6">
        <w:rPr>
          <w:highlight w:val="yellow"/>
          <w:rPrChange w:id="666" w:author="Jacques DAVID" w:date="2023-08-27T10:42:00Z">
            <w:rPr/>
          </w:rPrChange>
        </w:rPr>
        <w:t xml:space="preserve">un nombre NEO de ces génotypes a été choisi aléatoirement pour constituer </w:t>
      </w:r>
      <w:r w:rsidR="000232B8" w:rsidRPr="00774DD6">
        <w:rPr>
          <w:highlight w:val="yellow"/>
          <w:rPrChange w:id="667" w:author="Jacques DAVID" w:date="2023-08-27T10:42:00Z">
            <w:rPr/>
          </w:rPrChange>
        </w:rPr>
        <w:t xml:space="preserve">l’équivalent de </w:t>
      </w:r>
      <w:r w:rsidR="00107A68" w:rsidRPr="00774DD6">
        <w:rPr>
          <w:highlight w:val="yellow"/>
          <w:rPrChange w:id="668" w:author="Jacques DAVID" w:date="2023-08-27T10:42:00Z">
            <w:rPr/>
          </w:rPrChange>
        </w:rPr>
        <w:t>la population d’épi</w:t>
      </w:r>
      <w:r w:rsidRPr="00774DD6">
        <w:rPr>
          <w:highlight w:val="yellow"/>
          <w:rPrChange w:id="669" w:author="Jacques DAVID" w:date="2023-08-27T10:42:00Z">
            <w:rPr/>
          </w:rPrChange>
        </w:rPr>
        <w:t xml:space="preserve"> </w:t>
      </w:r>
      <w:r w:rsidR="00107A68" w:rsidRPr="00774DD6">
        <w:rPr>
          <w:highlight w:val="yellow"/>
          <w:rPrChange w:id="670" w:author="Jacques DAVID" w:date="2023-08-27T10:42:00Z">
            <w:rPr/>
          </w:rPrChange>
        </w:rPr>
        <w:t xml:space="preserve">observée dans laquelle s’opère la sélection (cela permet de simuler le fait qu’on ne peut pas observer tous les épis d’une parcelle en conditions réelles, </w:t>
      </w:r>
      <w:proofErr w:type="spellStart"/>
      <w:r w:rsidR="00107A68" w:rsidRPr="00774DD6">
        <w:rPr>
          <w:highlight w:val="yellow"/>
          <w:rPrChange w:id="671" w:author="Jacques DAVID" w:date="2023-08-27T10:42:00Z">
            <w:rPr/>
          </w:rPrChange>
        </w:rPr>
        <w:t>cf</w:t>
      </w:r>
      <w:proofErr w:type="spellEnd"/>
      <w:r w:rsidR="00107A68" w:rsidRPr="00774DD6">
        <w:rPr>
          <w:highlight w:val="yellow"/>
          <w:rPrChange w:id="672" w:author="Jacques DAVID" w:date="2023-08-27T10:42:00Z">
            <w:rPr/>
          </w:rPrChange>
        </w:rPr>
        <w:t xml:space="preserve"> partie question posée). Un </w:t>
      </w:r>
      <w:r w:rsidRPr="00774DD6">
        <w:rPr>
          <w:highlight w:val="yellow"/>
          <w:rPrChange w:id="673" w:author="Jacques DAVID" w:date="2023-08-27T10:42:00Z">
            <w:rPr/>
          </w:rPrChange>
        </w:rPr>
        <w:t>nouveau tableau de données a été constitué, ne contenant que les données des génotypes ayant les plus gros grains en moyenne</w:t>
      </w:r>
      <w:r w:rsidR="00107A68" w:rsidRPr="00774DD6">
        <w:rPr>
          <w:highlight w:val="yellow"/>
          <w:rPrChange w:id="674" w:author="Jacques DAVID" w:date="2023-08-27T10:42:00Z">
            <w:rPr/>
          </w:rPrChange>
        </w:rPr>
        <w:t xml:space="preserve"> parmi les </w:t>
      </w:r>
      <w:r w:rsidR="00836CCB" w:rsidRPr="00774DD6">
        <w:rPr>
          <w:highlight w:val="yellow"/>
          <w:rPrChange w:id="675" w:author="Jacques DAVID" w:date="2023-08-27T10:42:00Z">
            <w:rPr/>
          </w:rPrChange>
        </w:rPr>
        <w:t>lots</w:t>
      </w:r>
      <w:r w:rsidR="00107A68" w:rsidRPr="00774DD6">
        <w:rPr>
          <w:highlight w:val="yellow"/>
          <w:rPrChange w:id="676" w:author="Jacques DAVID" w:date="2023-08-27T10:42:00Z">
            <w:rPr/>
          </w:rPrChange>
        </w:rPr>
        <w:t xml:space="preserve"> observés</w:t>
      </w:r>
      <w:r w:rsidRPr="00774DD6">
        <w:rPr>
          <w:highlight w:val="yellow"/>
          <w:rPrChange w:id="677" w:author="Jacques DAVID" w:date="2023-08-27T10:42:00Z">
            <w:rPr/>
          </w:rPrChange>
        </w:rPr>
        <w:t xml:space="preserve">, de sorte à ce qu’il y ait assez de génotypes pour avoir </w:t>
      </w:r>
      <w:proofErr w:type="spellStart"/>
      <w:r w:rsidRPr="00774DD6">
        <w:rPr>
          <w:highlight w:val="yellow"/>
          <w:rPrChange w:id="678" w:author="Jacques DAVID" w:date="2023-08-27T10:42:00Z">
            <w:rPr/>
          </w:rPrChange>
        </w:rPr>
        <w:t>nsel</w:t>
      </w:r>
      <w:proofErr w:type="spellEnd"/>
      <w:r w:rsidRPr="00774DD6">
        <w:rPr>
          <w:highlight w:val="yellow"/>
          <w:rPrChange w:id="679" w:author="Jacques DAVID" w:date="2023-08-27T10:42:00Z">
            <w:rPr/>
          </w:rPrChange>
        </w:rPr>
        <w:t xml:space="preserve"> grains</w:t>
      </w:r>
      <w:r>
        <w:t>.</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DD4A12"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DD4A12"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B3DF236" w:rsidR="00996AD6" w:rsidRPr="00251864" w:rsidRDefault="00996AD6" w:rsidP="00251864">
      <w:pPr>
        <w:pStyle w:val="Paragraphedeliste"/>
        <w:numPr>
          <w:ilvl w:val="0"/>
          <w:numId w:val="12"/>
        </w:numPr>
      </w:pPr>
      <m:oMath>
        <m:r>
          <w:rPr>
            <w:rFonts w:ascii="Cambria Math" w:hAnsi="Cambria Math"/>
          </w:rPr>
          <m:t>µ</m:t>
        </m:r>
      </m:oMath>
      <w:r>
        <w:t xml:space="preserve"> la moyenne pour le bac </w:t>
      </w:r>
      <w:commentRangeStart w:id="680"/>
      <w:r>
        <w:t xml:space="preserve">1 </w:t>
      </w:r>
      <w:del w:id="681" w:author="Jacques DAVID" w:date="2023-08-27T10:43:00Z">
        <w:r w:rsidDel="00774DD6">
          <w:delText xml:space="preserve">et </w:delText>
        </w:r>
      </w:del>
      <w:ins w:id="682" w:author="Jacques DAVID" w:date="2023-08-27T10:43:00Z">
        <w:r w:rsidR="00774DD6">
          <w:t xml:space="preserve">de </w:t>
        </w:r>
        <w:commentRangeEnd w:id="680"/>
        <w:r w:rsidR="00774DD6">
          <w:rPr>
            <w:rStyle w:val="Marquedecommentaire"/>
            <w:rFonts w:asciiTheme="minorHAnsi" w:eastAsiaTheme="minorHAnsi" w:hAnsiTheme="minorHAnsi" w:cstheme="minorBidi"/>
            <w:lang w:eastAsia="en-US"/>
          </w:rPr>
          <w:commentReference w:id="680"/>
        </w:r>
      </w:ins>
      <w:r>
        <w:t>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DD4A12"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427A3E93" w:rsidR="00FC0BF0" w:rsidRDefault="00E176BC" w:rsidP="00E176BC">
      <w:r>
        <w:lastRenderedPageBreak/>
        <w:t>L</w:t>
      </w:r>
      <w:r w:rsidR="00996AD6">
        <w:t xml:space="preserve">es progrès effectués sont les coefficients estimés pour la variable SELECTION, et leur significativité a été testée par des tests de </w:t>
      </w:r>
      <w:proofErr w:type="spellStart"/>
      <w:r w:rsidR="00996AD6">
        <w:t>Student</w:t>
      </w:r>
      <w:proofErr w:type="spellEnd"/>
      <w:del w:id="683" w:author="Jacques DAVID" w:date="2023-08-27T10:44:00Z">
        <w:r w:rsidR="00211EF1" w:rsidDel="00774DD6">
          <w:delText xml:space="preserve"> </w:delText>
        </w:r>
      </w:del>
      <w:r w:rsidR="00211EF1">
        <w:t>(après vérification des hypothèses de validité du test</w:t>
      </w:r>
      <w:del w:id="684" w:author="Jacques DAVID" w:date="2023-08-27T10:44:00Z">
        <w:r w:rsidR="00211EF1" w:rsidDel="00774DD6">
          <w:delText>)</w:delText>
        </w:r>
      </w:del>
      <w:r w:rsidR="00996AD6">
        <w:t>.</w:t>
      </w:r>
      <w:r w:rsidR="00C26254">
        <w:t xml:space="preserve"> Ces</w:t>
      </w:r>
      <w:r w:rsidR="00AE1E47">
        <w:t xml:space="preserve"> simulation</w:t>
      </w:r>
      <w:r w:rsidR="00C26254">
        <w:t>s</w:t>
      </w:r>
      <w:r w:rsidR="008D4901">
        <w:t xml:space="preserve"> ont</w:t>
      </w:r>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w:t>
      </w:r>
      <w:del w:id="685" w:author="Jacques DAVID" w:date="2023-08-27T10:45:00Z">
        <w:r w:rsidR="00EC4CD4" w:rsidDel="00774DD6">
          <w:delText xml:space="preserve">lots </w:delText>
        </w:r>
      </w:del>
      <w:proofErr w:type="spellStart"/>
      <w:ins w:id="686" w:author="Jacques DAVID" w:date="2023-08-27T10:45:00Z">
        <w:r w:rsidR="00774DD6">
          <w:t>genotypes</w:t>
        </w:r>
        <w:proofErr w:type="spellEnd"/>
        <w:r w:rsidR="00774DD6">
          <w:t xml:space="preserve"> </w:t>
        </w:r>
      </w:ins>
      <w:r w:rsidR="00EC4CD4">
        <w:t>total utilisé dans la population non sélectionnée.</w:t>
      </w:r>
      <w:r w:rsidR="00AE1E47">
        <w:t xml:space="preserve"> Comme le hasard intervient dans le choix de la population d’épi</w:t>
      </w:r>
      <w:ins w:id="687" w:author="Jacques DAVID" w:date="2023-08-27T10:45:00Z">
        <w:r w:rsidR="00774DD6">
          <w:t>s</w:t>
        </w:r>
      </w:ins>
      <w:r w:rsidR="00AE1E47">
        <w:t xml:space="preserve"> observé</w:t>
      </w:r>
      <w:ins w:id="688" w:author="Jacques DAVID" w:date="2023-08-27T10:45:00Z">
        <w:r w:rsidR="00774DD6">
          <w:t>s</w:t>
        </w:r>
      </w:ins>
      <w:r w:rsidR="00AE1E47">
        <w:t xml:space="preserve">,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w:t>
      </w:r>
      <w:r w:rsidR="008E674A">
        <w:t>sélection</w:t>
      </w:r>
      <w:r w:rsidR="00866802">
        <w:t xml:space="preserve"> a été </w:t>
      </w:r>
      <w:r w:rsidR="00C26254">
        <w:t>estimé</w:t>
      </w:r>
      <w:r w:rsidR="00866802">
        <w:t xml:space="preserve"> </w:t>
      </w:r>
      <w:r w:rsidR="008E674A">
        <w:t xml:space="preserve">de cette façon </w:t>
      </w:r>
      <w:r w:rsidR="00866802">
        <w:t>pour tous les traits mesurés</w:t>
      </w:r>
      <w:r w:rsidR="0033241A">
        <w:t xml:space="preserve"> </w:t>
      </w:r>
      <w:r w:rsidR="00470954">
        <w:t>sauf la taille individuelle des grains (une autre méthode légèrement différente a été utilisée pour ce trait)</w:t>
      </w:r>
      <w:r w:rsidR="00F42B28">
        <w:t>.</w:t>
      </w:r>
      <w:r w:rsidR="00D17068">
        <w:t xml:space="preserve"> </w:t>
      </w:r>
      <w:r w:rsidR="00262DAC">
        <w:t xml:space="preserve"> Ci-dessous un schéma explicatif :</w:t>
      </w:r>
    </w:p>
    <w:p w14:paraId="0D334D3A" w14:textId="26C8BC96" w:rsidR="00FC0BF0" w:rsidRPr="00FC0BF0" w:rsidRDefault="00FC0BF0" w:rsidP="00E176BC">
      <w:r>
        <w:rPr>
          <w:noProof/>
        </w:rPr>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7261F170" w:rsidR="006D22BC" w:rsidRDefault="006D22BC" w:rsidP="001E07CB"/>
    <w:p w14:paraId="327840B0" w14:textId="2B7F3C54" w:rsidR="00470954" w:rsidRDefault="00082C58" w:rsidP="001E07CB">
      <w:pPr>
        <w:rPr>
          <w:ins w:id="689" w:author="Jacques DAVID" w:date="2023-08-27T10:49:00Z"/>
        </w:rPr>
      </w:pPr>
      <w:r w:rsidRPr="0069355D">
        <w:rPr>
          <w:highlight w:val="yellow"/>
          <w:rPrChange w:id="690" w:author="Jacques DAVID" w:date="2023-08-27T10:49:00Z">
            <w:rPr/>
          </w:rPrChange>
        </w:rPr>
        <w:t>Pour la taille individuelle des grains, le progrès ne peut pas être estimé de la même manière car les données des bacs ne contiennent que des moyennes de taille de grain par épi</w:t>
      </w:r>
      <w:r w:rsidR="00401381" w:rsidRPr="0069355D">
        <w:rPr>
          <w:highlight w:val="yellow"/>
          <w:rPrChange w:id="691" w:author="Jacques DAVID" w:date="2023-08-27T10:49:00Z">
            <w:rPr/>
          </w:rPrChange>
        </w:rPr>
        <w:t xml:space="preserve"> et pas des données sur les grains individuels</w:t>
      </w:r>
      <w:r w:rsidR="00BD6305" w:rsidRPr="0069355D">
        <w:rPr>
          <w:highlight w:val="yellow"/>
          <w:rPrChange w:id="692" w:author="Jacques DAVID" w:date="2023-08-27T10:49:00Z">
            <w:rPr/>
          </w:rPrChange>
        </w:rPr>
        <w:t xml:space="preserve">. </w:t>
      </w:r>
      <w:r w:rsidRPr="0069355D">
        <w:rPr>
          <w:highlight w:val="yellow"/>
          <w:rPrChange w:id="693" w:author="Jacques DAVID" w:date="2023-08-27T10:49:00Z">
            <w:rPr/>
          </w:rPrChange>
        </w:rPr>
        <w:t>Les mesures de</w:t>
      </w:r>
      <w:r w:rsidR="00BD6305" w:rsidRPr="0069355D">
        <w:rPr>
          <w:highlight w:val="yellow"/>
          <w:rPrChange w:id="694" w:author="Jacques DAVID" w:date="2023-08-27T10:49:00Z">
            <w:rPr/>
          </w:rPrChange>
        </w:rPr>
        <w:t xml:space="preserve"> taille des grains individuels</w:t>
      </w:r>
      <w:r w:rsidRPr="0069355D">
        <w:rPr>
          <w:highlight w:val="yellow"/>
          <w:rPrChange w:id="695" w:author="Jacques DAVID" w:date="2023-08-27T10:49:00Z">
            <w:rPr/>
          </w:rPrChange>
        </w:rPr>
        <w:t xml:space="preserve"> étaient tout de même disponible</w:t>
      </w:r>
      <w:ins w:id="696" w:author="Jacques DAVID" w:date="2023-08-27T10:46:00Z">
        <w:r w:rsidR="00774DD6" w:rsidRPr="0069355D">
          <w:rPr>
            <w:highlight w:val="yellow"/>
            <w:rPrChange w:id="697" w:author="Jacques DAVID" w:date="2023-08-27T10:49:00Z">
              <w:rPr/>
            </w:rPrChange>
          </w:rPr>
          <w:t>s</w:t>
        </w:r>
      </w:ins>
      <w:r w:rsidRPr="0069355D">
        <w:rPr>
          <w:highlight w:val="yellow"/>
          <w:rPrChange w:id="698" w:author="Jacques DAVID" w:date="2023-08-27T10:49:00Z">
            <w:rPr/>
          </w:rPrChange>
        </w:rPr>
        <w:t xml:space="preserve"> car les grains de chaque épi ont été mesurés individuellement par Optomachine</w:t>
      </w:r>
      <w:r w:rsidR="00BD6305" w:rsidRPr="0069355D">
        <w:rPr>
          <w:highlight w:val="yellow"/>
          <w:rPrChange w:id="699" w:author="Jacques DAVID" w:date="2023-08-27T10:49:00Z">
            <w:rPr/>
          </w:rPrChange>
        </w:rPr>
        <w:t>.</w:t>
      </w:r>
      <w:commentRangeStart w:id="700"/>
      <w:r w:rsidR="00BD6305" w:rsidRPr="0069355D">
        <w:rPr>
          <w:highlight w:val="yellow"/>
          <w:rPrChange w:id="701" w:author="Jacques DAVID" w:date="2023-08-27T10:49:00Z">
            <w:rPr/>
          </w:rPrChange>
        </w:rPr>
        <w:t xml:space="preserve"> Pour être le plus proche </w:t>
      </w:r>
      <w:r w:rsidR="00BD6305" w:rsidRPr="0069355D">
        <w:rPr>
          <w:highlight w:val="yellow"/>
          <w:rPrChange w:id="702" w:author="Jacques DAVID" w:date="2023-08-27T10:49:00Z">
            <w:rPr/>
          </w:rPrChange>
        </w:rPr>
        <w:lastRenderedPageBreak/>
        <w:t xml:space="preserve">possible de la situation décrite </w:t>
      </w:r>
      <w:commentRangeStart w:id="703"/>
      <w:r w:rsidR="00BD6305" w:rsidRPr="0069355D">
        <w:rPr>
          <w:highlight w:val="yellow"/>
          <w:rPrChange w:id="704" w:author="Jacques DAVID" w:date="2023-08-27T10:49:00Z">
            <w:rPr/>
          </w:rPrChange>
        </w:rPr>
        <w:t>dans la partie question posée</w:t>
      </w:r>
      <w:commentRangeEnd w:id="703"/>
      <w:r w:rsidR="00774DD6" w:rsidRPr="0069355D">
        <w:rPr>
          <w:rStyle w:val="Marquedecommentaire"/>
          <w:rFonts w:asciiTheme="minorHAnsi" w:eastAsiaTheme="minorHAnsi" w:hAnsiTheme="minorHAnsi" w:cstheme="minorBidi"/>
          <w:highlight w:val="yellow"/>
          <w:lang w:eastAsia="en-US"/>
          <w:rPrChange w:id="705" w:author="Jacques DAVID" w:date="2023-08-27T10:49:00Z">
            <w:rPr>
              <w:rStyle w:val="Marquedecommentaire"/>
              <w:rFonts w:asciiTheme="minorHAnsi" w:eastAsiaTheme="minorHAnsi" w:hAnsiTheme="minorHAnsi" w:cstheme="minorBidi"/>
              <w:lang w:eastAsia="en-US"/>
            </w:rPr>
          </w:rPrChange>
        </w:rPr>
        <w:commentReference w:id="703"/>
      </w:r>
      <w:r w:rsidR="00BD6305" w:rsidRPr="0069355D">
        <w:rPr>
          <w:highlight w:val="yellow"/>
          <w:rPrChange w:id="706" w:author="Jacques DAVID" w:date="2023-08-27T10:49:00Z">
            <w:rPr/>
          </w:rPrChange>
        </w:rPr>
        <w:t xml:space="preserve">, le progrès sur grain individuel doit être calculé par rapport aux mesures de grains individuels dans la population non sélectionnée, et le progrès sur épi doit être mesuré par rapport aux mesures de moyenne des épis dans la population non sélectionnée. </w:t>
      </w:r>
      <w:r w:rsidR="00FA72F5" w:rsidRPr="0069355D">
        <w:rPr>
          <w:highlight w:val="yellow"/>
          <w:rPrChange w:id="707" w:author="Jacques DAVID" w:date="2023-08-27T10:49:00Z">
            <w:rPr/>
          </w:rPrChange>
        </w:rPr>
        <w:t>Pour ce faire, une démarche similaire a été utilisée avec ces différences :</w:t>
      </w:r>
      <w:commentRangeEnd w:id="700"/>
      <w:r w:rsidR="00774DD6" w:rsidRPr="0069355D">
        <w:rPr>
          <w:rStyle w:val="Marquedecommentaire"/>
          <w:rFonts w:asciiTheme="minorHAnsi" w:eastAsiaTheme="minorHAnsi" w:hAnsiTheme="minorHAnsi" w:cstheme="minorBidi"/>
          <w:highlight w:val="yellow"/>
          <w:lang w:eastAsia="en-US"/>
          <w:rPrChange w:id="708" w:author="Jacques DAVID" w:date="2023-08-27T10:49:00Z">
            <w:rPr>
              <w:rStyle w:val="Marquedecommentaire"/>
              <w:rFonts w:asciiTheme="minorHAnsi" w:eastAsiaTheme="minorHAnsi" w:hAnsiTheme="minorHAnsi" w:cstheme="minorBidi"/>
              <w:lang w:eastAsia="en-US"/>
            </w:rPr>
          </w:rPrChange>
        </w:rPr>
        <w:commentReference w:id="700"/>
      </w:r>
    </w:p>
    <w:p w14:paraId="7671536F" w14:textId="77777777" w:rsidR="0069355D" w:rsidRDefault="0069355D" w:rsidP="001E07CB">
      <w:pPr>
        <w:rPr>
          <w:ins w:id="709" w:author="Jacques DAVID" w:date="2023-08-27T10:49:00Z"/>
        </w:rPr>
      </w:pPr>
    </w:p>
    <w:p w14:paraId="4B3A29FF" w14:textId="1AB6EB65" w:rsidR="0069355D" w:rsidRDefault="0069355D" w:rsidP="001E07CB">
      <w:pPr>
        <w:rPr>
          <w:ins w:id="710" w:author="Jacques DAVID" w:date="2023-08-27T10:49:00Z"/>
        </w:rPr>
      </w:pPr>
      <w:ins w:id="711" w:author="Jacques DAVID" w:date="2023-08-27T10:49:00Z">
        <w:r>
          <w:t xml:space="preserve">Est-ce qu’on peut vire tout ce paragraphe ? </w:t>
        </w:r>
      </w:ins>
    </w:p>
    <w:p w14:paraId="6DCEF27A" w14:textId="77777777" w:rsidR="0069355D" w:rsidRDefault="0069355D" w:rsidP="001E07CB"/>
    <w:p w14:paraId="2C4449D2" w14:textId="4A4A2439" w:rsidR="003F6607" w:rsidRDefault="0069355D" w:rsidP="001E07CB">
      <w:ins w:id="712" w:author="Jacques DAVID" w:date="2023-08-27T10:50:00Z">
        <w:r>
          <w:t xml:space="preserve">Pour la </w:t>
        </w:r>
        <w:commentRangeStart w:id="713"/>
        <w:r>
          <w:t xml:space="preserve">taille individuelle des grains </w:t>
        </w:r>
        <w:commentRangeEnd w:id="713"/>
        <w:r>
          <w:rPr>
            <w:rStyle w:val="Marquedecommentaire"/>
            <w:rFonts w:asciiTheme="minorHAnsi" w:eastAsiaTheme="minorHAnsi" w:hAnsiTheme="minorHAnsi" w:cstheme="minorBidi"/>
            <w:lang w:eastAsia="en-US"/>
          </w:rPr>
          <w:commentReference w:id="713"/>
        </w:r>
      </w:ins>
      <w:r w:rsidR="00FA72F5">
        <w:t xml:space="preserve">L’estimation des progrès sur grain et sur épis ont été faites </w:t>
      </w:r>
      <w:del w:id="714" w:author="Jacques DAVID" w:date="2023-08-27T10:49:00Z">
        <w:r w:rsidR="00FA72F5" w:rsidDel="0069355D">
          <w:delText>avec le même modèle mais séparément.</w:delText>
        </w:r>
      </w:del>
      <w:ins w:id="715" w:author="Jacques DAVID" w:date="2023-08-27T10:49:00Z">
        <w:r>
          <w:t>de la manière suivante</w:t>
        </w:r>
      </w:ins>
      <w:r w:rsidR="00FA72F5">
        <w:t xml:space="preserve"> Pour la sélection sur grain, les données de la population non sélectionnée étaient les données acquises par Optomachine après la récolte des bacs. Les données</w:t>
      </w:r>
      <w:r w:rsidR="003F6607">
        <w:t xml:space="preserve"> de la population sélectionnée étaient un sous ensemble de ces données Optomachine des bacs ne contenant que les individus qui auraient été sélectionnés. </w:t>
      </w:r>
    </w:p>
    <w:p w14:paraId="53B819A3" w14:textId="7E90B709" w:rsidR="00FB1500" w:rsidRDefault="00FB1500" w:rsidP="001E07CB">
      <w:r>
        <w:t xml:space="preserve">L’estimation du progrès avec la sélection sur épi s’est faite de la même manière que pour les autres traits car les données des bacs contiennent bien des moyennes de taille de grain par épi. </w:t>
      </w:r>
      <w:r w:rsidR="005713AD">
        <w:t>Ci-dessous un schéma explicatif :</w:t>
      </w:r>
    </w:p>
    <w:p w14:paraId="37D28E64" w14:textId="46C1A130" w:rsidR="005713AD" w:rsidRDefault="00262DAC" w:rsidP="001E07CB">
      <w:r>
        <w:rPr>
          <w:noProof/>
        </w:rPr>
        <w:drawing>
          <wp:inline distT="0" distB="0" distL="0" distR="0" wp14:anchorId="0D517F5D" wp14:editId="4E7A7828">
            <wp:extent cx="5760720" cy="3816985"/>
            <wp:effectExtent l="19050" t="19050" r="1143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éma in silico i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816985"/>
                    </a:xfrm>
                    <a:prstGeom prst="rect">
                      <a:avLst/>
                    </a:prstGeom>
                    <a:ln>
                      <a:solidFill>
                        <a:schemeClr val="tx1"/>
                      </a:solidFill>
                    </a:ln>
                  </pic:spPr>
                </pic:pic>
              </a:graphicData>
            </a:graphic>
          </wp:inline>
        </w:drawing>
      </w:r>
    </w:p>
    <w:p w14:paraId="504211FD" w14:textId="42EFEE79" w:rsidR="001E07CB" w:rsidRPr="001E07CB" w:rsidRDefault="001E07CB" w:rsidP="001E07CB"/>
    <w:p w14:paraId="11B906B5" w14:textId="6B753D17" w:rsidR="001E07CB" w:rsidRPr="001E07CB" w:rsidRDefault="001E07CB" w:rsidP="00400410">
      <w:pPr>
        <w:pStyle w:val="Titre3"/>
      </w:pPr>
      <w:bookmarkStart w:id="716" w:name="_Toc143697011"/>
      <w:r w:rsidRPr="001E07CB">
        <w:t>Comparaison</w:t>
      </w:r>
      <w:ins w:id="717" w:author="Jacques DAVID" w:date="2023-08-27T10:59:00Z">
        <w:r w:rsidR="002E0C19">
          <w:t xml:space="preserve"> théorique</w:t>
        </w:r>
      </w:ins>
      <w:r w:rsidRPr="001E07CB">
        <w:t xml:space="preserve"> de la sélection sur grain et de la sélection sur épi</w:t>
      </w:r>
      <w:bookmarkEnd w:id="716"/>
    </w:p>
    <w:p w14:paraId="02430189" w14:textId="7AC4E439" w:rsidR="001E07CB" w:rsidRPr="001E07CB" w:rsidDel="002E0C19" w:rsidRDefault="0010130A" w:rsidP="002C401C">
      <w:pPr>
        <w:rPr>
          <w:del w:id="718" w:author="Jacques DAVID" w:date="2023-08-27T10:59:00Z"/>
        </w:rPr>
      </w:pPr>
      <w:del w:id="719" w:author="Jacques DAVID" w:date="2023-08-27T10:59:00Z">
        <w:r w:rsidDel="002E0C19">
          <w:delText>Pour répondre à cette question, une approche analytique a été utilisée. Cette approche suit la logique du raisonnement effectué dans la partie "Question posée".</w:delText>
        </w:r>
      </w:del>
    </w:p>
    <w:p w14:paraId="5F9E8596" w14:textId="1B1C1F08" w:rsidR="001E07CB" w:rsidRPr="001E07CB" w:rsidRDefault="001E07CB" w:rsidP="001E07CB">
      <w:del w:id="720" w:author="Jacques DAVID" w:date="2023-08-27T10:59:00Z">
        <w:r w:rsidRPr="001E07CB" w:rsidDel="002E0C19">
          <w:lastRenderedPageBreak/>
          <w:delText>On considère</w:delText>
        </w:r>
      </w:del>
      <w:ins w:id="721" w:author="Jacques DAVID" w:date="2023-08-27T10:59:00Z">
        <w:r w:rsidR="002E0C19">
          <w:t>Considérons</w:t>
        </w:r>
      </w:ins>
      <w:r w:rsidRPr="001E07CB">
        <w:t xml:space="preserve"> une parcelle où la sélection sur grain est appliquée et une parcelle</w:t>
      </w:r>
      <w:ins w:id="722" w:author="Jacques DAVID" w:date="2023-08-27T10:59:00Z">
        <w:r w:rsidR="002E0C19">
          <w:t xml:space="preserve"> identique</w:t>
        </w:r>
      </w:ins>
      <w:r w:rsidRPr="001E07CB">
        <w:t xml:space="preserv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 xml:space="preserve">sont deux paramètres du modèle. On fixe un nombre de grains à sélectionner pour </w:t>
      </w:r>
      <w:del w:id="723" w:author="Jacques DAVID" w:date="2023-08-27T11:00:00Z">
        <w:r w:rsidRPr="001E07CB" w:rsidDel="002E0C19">
          <w:delText xml:space="preserve">planter </w:delText>
        </w:r>
      </w:del>
      <w:ins w:id="724" w:author="Jacques DAVID" w:date="2023-08-27T11:00:00Z">
        <w:r w:rsidR="002E0C19">
          <w:t>semer</w:t>
        </w:r>
        <w:r w:rsidR="002E0C19" w:rsidRPr="001E07CB">
          <w:t xml:space="preserve"> </w:t>
        </w:r>
      </w:ins>
      <w:r w:rsidRPr="001E07CB">
        <w:t>la génération suivante</w:t>
      </w:r>
      <w:r w:rsidR="00F35BE3">
        <w:t xml:space="preserve"> (</w:t>
      </w:r>
      <w:proofErr w:type="spellStart"/>
      <w:r w:rsidR="00F35BE3">
        <w:t>nsel</w:t>
      </w:r>
      <w:proofErr w:type="spellEnd"/>
      <w:r w:rsidR="00F35BE3">
        <w:t>)</w:t>
      </w:r>
      <w:r w:rsidRPr="001E07CB">
        <w:t>, le même pour la sélection sur épi et la sélection sur grain. Le modèle</w:t>
      </w:r>
      <w:ins w:id="725" w:author="Jacques DAVID" w:date="2023-08-27T11:00:00Z">
        <w:r w:rsidR="002E0C19">
          <w:t xml:space="preserve"> a comme paramètres supplémentaires </w:t>
        </w:r>
      </w:ins>
      <w:r w:rsidRPr="001E07CB">
        <w:t xml:space="preserve"> </w:t>
      </w:r>
      <w:del w:id="726" w:author="Jacques DAVID" w:date="2023-08-27T11:00:00Z">
        <w:r w:rsidRPr="001E07CB" w:rsidDel="002E0C19">
          <w:delText xml:space="preserve">prend aussi en compte </w:delText>
        </w:r>
      </w:del>
      <w:r w:rsidRPr="001E07CB">
        <w:t>le nombre de grains par épi</w:t>
      </w:r>
      <w:r w:rsidR="002C2DFA">
        <w:t xml:space="preserve"> (NGE)</w:t>
      </w:r>
      <w:r w:rsidRPr="001E07CB">
        <w:t>, la variance génétique du trait ainsi que la variance environnementale liée à l’hétérogénéité de la parcelle</w:t>
      </w:r>
      <w:ins w:id="727" w:author="Jacques DAVID" w:date="2023-08-27T11:00:00Z">
        <w:r w:rsidR="002E0C19">
          <w:t xml:space="preserve">  (</w:t>
        </w:r>
        <w:proofErr w:type="spellStart"/>
        <w:r w:rsidR="002E0C19">
          <w:t>acronym</w:t>
        </w:r>
        <w:proofErr w:type="spellEnd"/>
        <w:r w:rsidR="002E0C19">
          <w:t>)</w:t>
        </w:r>
      </w:ins>
      <w:r w:rsidRPr="001E07CB">
        <w:t>, la variance inter épi au sein d’une même plante</w:t>
      </w:r>
      <w:ins w:id="728" w:author="Jacques DAVID" w:date="2023-08-27T11:01:00Z">
        <w:r w:rsidR="002E0C19">
          <w:t xml:space="preserve"> (idem)</w:t>
        </w:r>
      </w:ins>
      <w:r w:rsidRPr="001E07CB">
        <w:t>, et la variance intra épi</w:t>
      </w:r>
      <w:ins w:id="729" w:author="Jacques DAVID" w:date="2023-08-27T11:01:00Z">
        <w:r w:rsidR="002E0C19">
          <w:t xml:space="preserve"> (idem)</w:t>
        </w:r>
      </w:ins>
      <w:r w:rsidRPr="001E07CB">
        <w:t xml:space="preserve">. Pour comparer l’effet des </w:t>
      </w:r>
      <w:del w:id="730" w:author="Jacques DAVID" w:date="2023-08-27T11:01:00Z">
        <w:r w:rsidRPr="001E07CB" w:rsidDel="002E0C19">
          <w:delText xml:space="preserve">différentes </w:delText>
        </w:r>
      </w:del>
      <w:ins w:id="731" w:author="Jacques DAVID" w:date="2023-08-27T11:01:00Z">
        <w:r w:rsidR="002E0C19">
          <w:t>deux</w:t>
        </w:r>
        <w:r w:rsidR="002E0C19" w:rsidRPr="001E07CB">
          <w:t xml:space="preserve"> </w:t>
        </w:r>
      </w:ins>
      <w:r w:rsidRPr="001E07CB">
        <w:t xml:space="preserve">sélections, on </w:t>
      </w:r>
      <w:del w:id="732" w:author="Jacques DAVID" w:date="2023-08-27T11:03:00Z">
        <w:r w:rsidRPr="001E07CB" w:rsidDel="009E69EE">
          <w:delText>calcule</w:delText>
        </w:r>
      </w:del>
      <w:ins w:id="733" w:author="Jacques DAVID" w:date="2023-08-27T11:03:00Z">
        <w:r w:rsidR="009E69EE">
          <w:t>obtient</w:t>
        </w:r>
      </w:ins>
      <w:del w:id="734" w:author="Jacques DAVID" w:date="2023-08-27T11:03:00Z">
        <w:r w:rsidRPr="001E07CB" w:rsidDel="009E69EE">
          <w:delText xml:space="preserve"> </w:delText>
        </w:r>
      </w:del>
      <w:ins w:id="735" w:author="Jacques DAVID" w:date="2023-08-27T11:03:00Z">
        <w:r w:rsidR="009E69EE" w:rsidRPr="001E07CB">
          <w:t xml:space="preserve"> </w:t>
        </w:r>
      </w:ins>
      <w:r w:rsidRPr="001E07CB">
        <w:t xml:space="preserve">le rapport entre le progrès effectué avec la sélection sur épi </w:t>
      </w:r>
      <w:proofErr w:type="spellStart"/>
      <w:ins w:id="736" w:author="Jacques DAVID" w:date="2023-08-27T11:01:00Z">
        <w:r w:rsidR="002E0C19">
          <w:t>Repi</w:t>
        </w:r>
        <w:proofErr w:type="spellEnd"/>
        <w:r w:rsidR="002E0C19">
          <w:t xml:space="preserve"> </w:t>
        </w:r>
      </w:ins>
      <w:r w:rsidRPr="001E07CB">
        <w:t xml:space="preserve">et le progrès effectué avec la sélection sur grain </w:t>
      </w:r>
      <w:proofErr w:type="spellStart"/>
      <w:ins w:id="737" w:author="Jacques DAVID" w:date="2023-08-27T11:01:00Z">
        <w:r w:rsidR="002E0C19">
          <w:t>Rgrain</w:t>
        </w:r>
        <w:proofErr w:type="spellEnd"/>
        <w:r w:rsidR="002E0C19">
          <w:t xml:space="preserve"> </w:t>
        </w:r>
      </w:ins>
      <w:r w:rsidRPr="001E07CB">
        <w:t>avec la formule suivante (détail des calculs en annexe</w:t>
      </w:r>
      <w:ins w:id="738" w:author="Jacques DAVID" w:date="2023-08-27T11:01:00Z">
        <w:r w:rsidR="002E0C19">
          <w:t xml:space="preserve"> x</w:t>
        </w:r>
      </w:ins>
      <w:r w:rsidRPr="001E07CB">
        <w:t>) :</w:t>
      </w:r>
    </w:p>
    <w:p w14:paraId="5F77BAC3" w14:textId="77777777" w:rsidR="001E07CB" w:rsidRPr="001E07CB" w:rsidRDefault="001E07CB" w:rsidP="001E07CB"/>
    <w:commentRangeStart w:id="739"/>
    <w:p w14:paraId="0F44B192" w14:textId="4C77CC29" w:rsidR="001E07CB" w:rsidRPr="00A463AC" w:rsidRDefault="00DD4A12"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w:commentRangeEnd w:id="739"/>
          <m:r>
            <m:rPr>
              <m:sty m:val="p"/>
            </m:rPr>
            <w:rPr>
              <w:rStyle w:val="Marquedecommentaire"/>
              <w:rFonts w:asciiTheme="minorHAnsi" w:eastAsiaTheme="minorHAnsi" w:hAnsiTheme="minorHAnsi" w:cstheme="minorBidi"/>
              <w:lang w:eastAsia="en-US"/>
            </w:rPr>
            <w:commentReference w:id="739"/>
          </m: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7E7B725A" w:rsidR="001E07CB" w:rsidRDefault="001E07CB" w:rsidP="001E07CB">
      <w:pPr>
        <w:rPr>
          <w:ins w:id="740" w:author="Jacques DAVID" w:date="2023-08-27T11:02:00Z"/>
        </w:rPr>
      </w:pPr>
    </w:p>
    <w:p w14:paraId="60DEEDDD" w14:textId="6DF9BC3F" w:rsidR="002E0C19" w:rsidRDefault="002E0C19" w:rsidP="001E07CB">
      <w:ins w:id="741" w:author="Jacques DAVID" w:date="2023-08-27T11:02:00Z">
        <w:r>
          <w:t xml:space="preserve">Regroupe tout sans sauter de ligne, tu vas gagner de la </w:t>
        </w:r>
        <w:proofErr w:type="spellStart"/>
        <w:r>
          <w:t>plance</w:t>
        </w:r>
      </w:ins>
      <w:proofErr w:type="spellEnd"/>
    </w:p>
    <w:p w14:paraId="76E62AB4" w14:textId="2667740D" w:rsidR="00795BD2" w:rsidRDefault="00795BD2" w:rsidP="001E07CB">
      <w:pPr>
        <w:rPr>
          <w:ins w:id="742" w:author="Jacques DAVID" w:date="2023-08-27T11:05:00Z"/>
        </w:rPr>
      </w:pPr>
      <w:ins w:id="743" w:author="Jacques DAVID" w:date="2023-08-27T11:05:00Z">
        <w:r>
          <w:t xml:space="preserve"> </w:t>
        </w:r>
        <w:proofErr w:type="spellStart"/>
        <w:r>
          <w:t>Ceq</w:t>
        </w:r>
        <w:proofErr w:type="spellEnd"/>
        <w:r>
          <w:t xml:space="preserve"> </w:t>
        </w:r>
        <w:proofErr w:type="spellStart"/>
        <w:r>
          <w:t>ui</w:t>
        </w:r>
        <w:proofErr w:type="spellEnd"/>
        <w:r>
          <w:t xml:space="preserve"> est important c’est la gamme de valeurs que tu vas explorer</w:t>
        </w:r>
      </w:ins>
    </w:p>
    <w:p w14:paraId="47E84535" w14:textId="77777777" w:rsidR="00795BD2" w:rsidRDefault="00795BD2" w:rsidP="001E07CB">
      <w:pPr>
        <w:rPr>
          <w:ins w:id="744" w:author="Jacques DAVID" w:date="2023-08-27T11:06:00Z"/>
        </w:rPr>
      </w:pPr>
    </w:p>
    <w:p w14:paraId="69DBDEBA" w14:textId="73776EF3" w:rsidR="00795BD2" w:rsidRDefault="00795BD2" w:rsidP="001E07CB">
      <w:proofErr w:type="gramStart"/>
      <w:ins w:id="745" w:author="Jacques DAVID" w:date="2023-08-27T11:05:00Z">
        <w:r>
          <w:t>validation</w:t>
        </w:r>
      </w:ins>
      <w:proofErr w:type="gramEnd"/>
    </w:p>
    <w:p w14:paraId="4769DCBC" w14:textId="74EB29BE" w:rsidR="003B1B98" w:rsidRDefault="0010130A" w:rsidP="001E07CB">
      <w:pPr>
        <w:rPr>
          <w:ins w:id="746" w:author="Jacques DAVID" w:date="2023-08-27T11:10:00Z"/>
        </w:rPr>
      </w:pPr>
      <w:commentRangeStart w:id="747"/>
      <w:r>
        <w:t xml:space="preserve">Pour vérifier la capacité prédictive de cette équation, les </w:t>
      </w:r>
      <w:r w:rsidR="00580EA1">
        <w:t xml:space="preserve">progrès estimés par sélection </w:t>
      </w:r>
      <w:r w:rsidR="00580EA1">
        <w:rPr>
          <w:i/>
        </w:rPr>
        <w:t xml:space="preserve">in </w:t>
      </w:r>
      <w:r w:rsidR="00580EA1" w:rsidRPr="00580EA1">
        <w:rPr>
          <w:i/>
        </w:rPr>
        <w:t>silico</w:t>
      </w:r>
      <w:r w:rsidR="00580EA1">
        <w:rPr>
          <w:i/>
        </w:rPr>
        <w:t xml:space="preserve"> </w:t>
      </w:r>
      <w:r w:rsidR="00580EA1" w:rsidRPr="00580EA1">
        <w:t>pour</w:t>
      </w:r>
      <w:r w:rsidR="00C67587">
        <w:t xml:space="preserve"> la taille des grains </w:t>
      </w:r>
      <w:r w:rsidR="00D66B0D">
        <w:t xml:space="preserve">individuels </w:t>
      </w:r>
      <w:r w:rsidR="00F6510A">
        <w:t xml:space="preserve">et </w:t>
      </w:r>
      <w:r w:rsidR="00580EA1">
        <w:t>les résultats des</w:t>
      </w:r>
      <w:r w:rsidR="00F6510A">
        <w:t xml:space="preserve"> calculs théoriques </w:t>
      </w:r>
      <w:r>
        <w:t xml:space="preserve">ont été confrontés pour des </w:t>
      </w:r>
      <w:r w:rsidR="003B1B98">
        <w:t xml:space="preserve">valeurs de </w:t>
      </w:r>
      <w:r w:rsidR="003B1B98">
        <w:lastRenderedPageBreak/>
        <w:t xml:space="preserve">paramètres communes : </w:t>
      </w:r>
      <w:commentRangeEnd w:id="747"/>
      <w:r w:rsidR="009E69EE">
        <w:rPr>
          <w:rStyle w:val="Marquedecommentaire"/>
          <w:rFonts w:asciiTheme="minorHAnsi" w:eastAsiaTheme="minorHAnsi" w:hAnsiTheme="minorHAnsi" w:cstheme="minorBidi"/>
          <w:lang w:eastAsia="en-US"/>
        </w:rPr>
        <w:commentReference w:id="747"/>
      </w:r>
    </w:p>
    <w:p w14:paraId="7CAD4186" w14:textId="4E63989D" w:rsidR="00DC34A7" w:rsidRDefault="00DC34A7" w:rsidP="001E07CB">
      <w:ins w:id="748" w:author="Jacques DAVID" w:date="2023-08-27T11:10:00Z">
        <w:r>
          <w:t xml:space="preserve">Validation sur données </w:t>
        </w:r>
        <w:proofErr w:type="spellStart"/>
        <w:r>
          <w:t>expérmentales</w:t>
        </w:r>
        <w:proofErr w:type="spellEnd"/>
        <w:r>
          <w:t xml:space="preserve"> </w:t>
        </w:r>
      </w:ins>
    </w:p>
    <w:p w14:paraId="5CB2F5BB" w14:textId="7D65A6A2" w:rsidR="003B1B98" w:rsidRPr="00C10273" w:rsidRDefault="00795BD2" w:rsidP="001E07CB">
      <w:ins w:id="749" w:author="Jacques DAVID" w:date="2023-08-27T11:06:00Z">
        <w:r>
          <w:t xml:space="preserve">Pour valider sur </w:t>
        </w:r>
        <w:proofErr w:type="spellStart"/>
        <w:r>
          <w:t>nosn</w:t>
        </w:r>
        <w:proofErr w:type="spellEnd"/>
        <w:r>
          <w:t xml:space="preserve"> données réelles, </w:t>
        </w:r>
      </w:ins>
      <w:r w:rsidR="003B1B98">
        <w:t xml:space="preserve">NGO </w:t>
      </w:r>
      <w:del w:id="750" w:author="Jacques DAVID" w:date="2023-08-27T11:06:00Z">
        <w:r w:rsidR="003B1B98" w:rsidDel="00795BD2">
          <w:delText xml:space="preserve">est le nombre de grains présent dans la population </w:delText>
        </w:r>
        <w:r w:rsidR="00C10273" w:rsidDel="00795BD2">
          <w:delText xml:space="preserve">soumise à la sélection </w:delText>
        </w:r>
        <w:r w:rsidR="00C10273" w:rsidDel="00795BD2">
          <w:rPr>
            <w:i/>
          </w:rPr>
          <w:delText xml:space="preserve">in silico </w:delText>
        </w:r>
        <w:r w:rsidR="003B1B98" w:rsidDel="00795BD2">
          <w:delText>(</w:delText>
        </w:r>
      </w:del>
      <w:r w:rsidR="003B1B98" w:rsidRPr="00F9365E">
        <w:t>NGO</w:t>
      </w:r>
      <w:r w:rsidR="00F9365E" w:rsidRPr="00F9365E">
        <w:t>=859</w:t>
      </w:r>
      <w:r w:rsidR="003B1B98">
        <w:t>)</w:t>
      </w:r>
      <w:r w:rsidR="00C10273">
        <w:t>.</w:t>
      </w:r>
      <w:r w:rsidR="00E85157">
        <w:t xml:space="preserve"> </w:t>
      </w:r>
      <w:r w:rsidR="003B1B98">
        <w:t xml:space="preserve">NGE </w:t>
      </w:r>
      <w:del w:id="751" w:author="Jacques DAVID" w:date="2023-08-27T11:06:00Z">
        <w:r w:rsidR="003B1B98" w:rsidDel="00795BD2">
          <w:delText xml:space="preserve">correspond au taux de multiplication d’un épi. Dans la population utilisée pour la sélection </w:delText>
        </w:r>
        <w:r w:rsidR="003B1B98" w:rsidDel="00795BD2">
          <w:rPr>
            <w:i/>
          </w:rPr>
          <w:delText>in silico</w:delText>
        </w:r>
        <w:r w:rsidR="003B1B98" w:rsidDel="00795BD2">
          <w:delText xml:space="preserve">, le nombre moyen de grains de chaque génotype planté est de 5. Nous avons donc pris </w:delText>
        </w:r>
      </w:del>
      <w:r w:rsidR="003B1B98">
        <w:t>NGE=5</w:t>
      </w:r>
      <w:del w:id="752" w:author="Jacques DAVID" w:date="2023-08-27T11:07:00Z">
        <w:r w:rsidR="003B1B98" w:rsidDel="00795BD2">
          <w:delText xml:space="preserve"> dans les calculs</w:delText>
        </w:r>
      </w:del>
      <w:r w:rsidR="003B1B98">
        <w:t>.</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21935976" w14:textId="77777777" w:rsidR="00795BD2" w:rsidRDefault="00795BD2" w:rsidP="001E07CB">
      <w:pPr>
        <w:rPr>
          <w:ins w:id="753" w:author="Jacques DAVID" w:date="2023-08-27T11:07:00Z"/>
        </w:rPr>
      </w:pPr>
    </w:p>
    <w:p w14:paraId="2AD9CE0E" w14:textId="3FE03EFD" w:rsidR="00795BD2" w:rsidRPr="00DC34A7" w:rsidRDefault="00795BD2" w:rsidP="001E07CB">
      <w:pPr>
        <w:rPr>
          <w:ins w:id="754" w:author="Jacques DAVID" w:date="2023-08-27T11:07:00Z"/>
          <w:highlight w:val="yellow"/>
          <w:rPrChange w:id="755" w:author="Jacques DAVID" w:date="2023-08-27T11:10:00Z">
            <w:rPr>
              <w:ins w:id="756" w:author="Jacques DAVID" w:date="2023-08-27T11:07:00Z"/>
            </w:rPr>
          </w:rPrChange>
        </w:rPr>
      </w:pPr>
      <w:ins w:id="757" w:author="Jacques DAVID" w:date="2023-08-27T11:07:00Z">
        <w:r w:rsidRPr="00DC34A7">
          <w:rPr>
            <w:highlight w:val="yellow"/>
            <w:rPrChange w:id="758" w:author="Jacques DAVID" w:date="2023-08-27T11:10:00Z">
              <w:rPr/>
            </w:rPrChange>
          </w:rPr>
          <w:t xml:space="preserve">Déplacer dans la partie de bacs </w:t>
        </w:r>
      </w:ins>
    </w:p>
    <w:p w14:paraId="6A923685" w14:textId="5FE47550" w:rsidR="0010130A" w:rsidRPr="00DC34A7" w:rsidRDefault="003B1B98" w:rsidP="001E07CB">
      <w:pPr>
        <w:rPr>
          <w:highlight w:val="yellow"/>
          <w:rPrChange w:id="759" w:author="Jacques DAVID" w:date="2023-08-27T11:10:00Z">
            <w:rPr/>
          </w:rPrChange>
        </w:rPr>
      </w:pPr>
      <w:del w:id="760" w:author="Jacques DAVID" w:date="2023-08-27T11:07:00Z">
        <w:r w:rsidRPr="00DC34A7" w:rsidDel="00795BD2">
          <w:rPr>
            <w:highlight w:val="yellow"/>
            <w:rPrChange w:id="761" w:author="Jacques DAVID" w:date="2023-08-27T11:10:00Z">
              <w:rPr/>
            </w:rPrChange>
          </w:rPr>
          <w:delText>I</w:delText>
        </w:r>
        <w:r w:rsidR="0010130A" w:rsidRPr="00DC34A7" w:rsidDel="00795BD2">
          <w:rPr>
            <w:highlight w:val="yellow"/>
            <w:rPrChange w:id="762" w:author="Jacques DAVID" w:date="2023-08-27T11:10:00Z">
              <w:rPr/>
            </w:rPrChange>
          </w:rPr>
          <w:delText xml:space="preserve">l a </w:delText>
        </w:r>
        <w:r w:rsidRPr="00DC34A7" w:rsidDel="00795BD2">
          <w:rPr>
            <w:highlight w:val="yellow"/>
            <w:rPrChange w:id="763" w:author="Jacques DAVID" w:date="2023-08-27T11:10:00Z">
              <w:rPr/>
            </w:rPrChange>
          </w:rPr>
          <w:delText xml:space="preserve">ensuite </w:delText>
        </w:r>
        <w:r w:rsidR="0010130A" w:rsidRPr="00DC34A7" w:rsidDel="00795BD2">
          <w:rPr>
            <w:highlight w:val="yellow"/>
            <w:rPrChange w:id="764" w:author="Jacques DAVID" w:date="2023-08-27T11:10:00Z">
              <w:rPr/>
            </w:rPrChange>
          </w:rPr>
          <w:delText>fallu estimer l</w:delText>
        </w:r>
      </w:del>
      <w:r w:rsidR="0010130A" w:rsidRPr="00DC34A7">
        <w:rPr>
          <w:highlight w:val="yellow"/>
          <w:rPrChange w:id="765" w:author="Jacques DAVID" w:date="2023-08-27T11:10:00Z">
            <w:rPr/>
          </w:rPrChange>
        </w:rPr>
        <w:t>es composantes de la variance dans les bacs</w:t>
      </w:r>
      <w:r w:rsidR="005B1F16" w:rsidRPr="00DC34A7">
        <w:rPr>
          <w:highlight w:val="yellow"/>
          <w:rPrChange w:id="766" w:author="Jacques DAVID" w:date="2023-08-27T11:10:00Z">
            <w:rPr/>
          </w:rPrChange>
        </w:rPr>
        <w:t xml:space="preserve"> pour la taille des grains</w:t>
      </w:r>
      <w:ins w:id="767" w:author="Jacques DAVID" w:date="2023-08-27T11:07:00Z">
        <w:r w:rsidR="00795BD2" w:rsidRPr="00DC34A7">
          <w:rPr>
            <w:highlight w:val="yellow"/>
            <w:rPrChange w:id="768" w:author="Jacques DAVID" w:date="2023-08-27T11:10:00Z">
              <w:rPr/>
            </w:rPrChange>
          </w:rPr>
          <w:t xml:space="preserve"> sont basées sur </w:t>
        </w:r>
      </w:ins>
      <w:del w:id="769" w:author="Jacques DAVID" w:date="2023-08-27T11:07:00Z">
        <w:r w:rsidR="0010130A" w:rsidRPr="00DC34A7" w:rsidDel="00795BD2">
          <w:rPr>
            <w:highlight w:val="yellow"/>
            <w:rPrChange w:id="770" w:author="Jacques DAVID" w:date="2023-08-27T11:10:00Z">
              <w:rPr/>
            </w:rPrChange>
          </w:rPr>
          <w:delText xml:space="preserve">. En utilisant </w:delText>
        </w:r>
      </w:del>
      <w:r w:rsidR="0010130A" w:rsidRPr="00DC34A7">
        <w:rPr>
          <w:highlight w:val="yellow"/>
          <w:rPrChange w:id="771" w:author="Jacques DAVID" w:date="2023-08-27T11:10:00Z">
            <w:rPr/>
          </w:rPrChange>
        </w:rPr>
        <w:t>les données des plantes pour lesquelles deux épis ont été mesurées</w:t>
      </w:r>
      <w:ins w:id="772" w:author="Jacques DAVID" w:date="2023-08-27T11:08:00Z">
        <w:r w:rsidR="00795BD2" w:rsidRPr="00DC34A7">
          <w:rPr>
            <w:highlight w:val="yellow"/>
            <w:rPrChange w:id="773" w:author="Jacques DAVID" w:date="2023-08-27T11:10:00Z">
              <w:rPr/>
            </w:rPrChange>
          </w:rPr>
          <w:t xml:space="preserve">. </w:t>
        </w:r>
      </w:ins>
      <w:del w:id="774" w:author="Jacques DAVID" w:date="2023-08-27T11:08:00Z">
        <w:r w:rsidR="0010130A" w:rsidRPr="00DC34A7" w:rsidDel="00795BD2">
          <w:rPr>
            <w:highlight w:val="yellow"/>
            <w:rPrChange w:id="775" w:author="Jacques DAVID" w:date="2023-08-27T11:10:00Z">
              <w:rPr/>
            </w:rPrChange>
          </w:rPr>
          <w:delText xml:space="preserve">, les </w:delText>
        </w:r>
      </w:del>
      <w:ins w:id="776" w:author="Jacques DAVID" w:date="2023-08-27T11:08:00Z">
        <w:r w:rsidR="00795BD2" w:rsidRPr="00DC34A7">
          <w:rPr>
            <w:highlight w:val="yellow"/>
            <w:rPrChange w:id="777" w:author="Jacques DAVID" w:date="2023-08-27T11:10:00Z">
              <w:rPr/>
            </w:rPrChange>
          </w:rPr>
          <w:t xml:space="preserve">Les </w:t>
        </w:r>
      </w:ins>
      <w:r w:rsidR="0010130A" w:rsidRPr="00DC34A7">
        <w:rPr>
          <w:highlight w:val="yellow"/>
          <w:rPrChange w:id="778" w:author="Jacques DAVID" w:date="2023-08-27T11:10:00Z">
            <w:rPr/>
          </w:rPrChange>
        </w:rPr>
        <w:t xml:space="preserve">variances ont été estimées avec le modèle suivant : </w:t>
      </w:r>
    </w:p>
    <w:p w14:paraId="52322DB0" w14:textId="7A95072E" w:rsidR="0010130A" w:rsidRPr="00DC34A7" w:rsidRDefault="00DD4A12" w:rsidP="001E07CB">
      <w:pPr>
        <w:rPr>
          <w:highlight w:val="yellow"/>
          <w:rPrChange w:id="779" w:author="Jacques DAVID" w:date="2023-08-27T11:10:00Z">
            <w:rPr/>
          </w:rPrChange>
        </w:rPr>
      </w:pPr>
      <m:oMathPara>
        <m:oMath>
          <m:sSub>
            <m:sSubPr>
              <m:ctrlPr>
                <w:rPr>
                  <w:rFonts w:ascii="Cambria Math" w:hAnsi="Cambria Math"/>
                  <w:i/>
                  <w:highlight w:val="yellow"/>
                </w:rPr>
              </m:ctrlPr>
            </m:sSubPr>
            <m:e>
              <m:r>
                <w:rPr>
                  <w:rFonts w:ascii="Cambria Math" w:hAnsi="Cambria Math"/>
                  <w:highlight w:val="yellow"/>
                  <w:rPrChange w:id="780" w:author="Jacques DAVID" w:date="2023-08-27T11:10:00Z">
                    <w:rPr>
                      <w:rFonts w:ascii="Cambria Math" w:hAnsi="Cambria Math"/>
                    </w:rPr>
                  </w:rPrChange>
                </w:rPr>
                <m:t>Y</m:t>
              </m:r>
            </m:e>
            <m:sub>
              <m:r>
                <w:rPr>
                  <w:rFonts w:ascii="Cambria Math" w:hAnsi="Cambria Math"/>
                  <w:highlight w:val="yellow"/>
                  <w:rPrChange w:id="781" w:author="Jacques DAVID" w:date="2023-08-27T11:10:00Z">
                    <w:rPr>
                      <w:rFonts w:ascii="Cambria Math" w:hAnsi="Cambria Math"/>
                    </w:rPr>
                  </w:rPrChange>
                </w:rPr>
                <m:t>ijkl</m:t>
              </m:r>
            </m:sub>
          </m:sSub>
          <m:r>
            <w:rPr>
              <w:rFonts w:ascii="Cambria Math" w:hAnsi="Cambria Math"/>
              <w:highlight w:val="yellow"/>
              <w:rPrChange w:id="782" w:author="Jacques DAVID" w:date="2023-08-27T11:10:00Z">
                <w:rPr>
                  <w:rFonts w:ascii="Cambria Math" w:hAnsi="Cambria Math"/>
                </w:rPr>
              </w:rPrChange>
            </w:rPr>
            <m:t>=</m:t>
          </m:r>
          <m:sSub>
            <m:sSubPr>
              <m:ctrlPr>
                <w:rPr>
                  <w:rFonts w:ascii="Cambria Math" w:hAnsi="Cambria Math"/>
                  <w:i/>
                  <w:highlight w:val="yellow"/>
                </w:rPr>
              </m:ctrlPr>
            </m:sSubPr>
            <m:e>
              <m:r>
                <w:rPr>
                  <w:rFonts w:ascii="Cambria Math" w:hAnsi="Cambria Math"/>
                  <w:highlight w:val="yellow"/>
                  <w:rPrChange w:id="783" w:author="Jacques DAVID" w:date="2023-08-27T11:10:00Z">
                    <w:rPr>
                      <w:rFonts w:ascii="Cambria Math" w:hAnsi="Cambria Math"/>
                    </w:rPr>
                  </w:rPrChange>
                </w:rPr>
                <m:t>µ+G</m:t>
              </m:r>
            </m:e>
            <m:sub>
              <m:r>
                <w:rPr>
                  <w:rFonts w:ascii="Cambria Math" w:hAnsi="Cambria Math"/>
                  <w:highlight w:val="yellow"/>
                  <w:rPrChange w:id="784" w:author="Jacques DAVID" w:date="2023-08-27T11:10:00Z">
                    <w:rPr>
                      <w:rFonts w:ascii="Cambria Math" w:hAnsi="Cambria Math"/>
                    </w:rPr>
                  </w:rPrChange>
                </w:rPr>
                <m:t>i</m:t>
              </m:r>
            </m:sub>
          </m:sSub>
          <m:r>
            <w:rPr>
              <w:rFonts w:ascii="Cambria Math" w:hAnsi="Cambria Math"/>
              <w:highlight w:val="yellow"/>
              <w:rPrChange w:id="785" w:author="Jacques DAVID" w:date="2023-08-27T11:10:00Z">
                <w:rPr>
                  <w:rFonts w:ascii="Cambria Math" w:hAnsi="Cambria Math"/>
                </w:rPr>
              </w:rPrChange>
            </w:rPr>
            <m:t>+in</m:t>
          </m:r>
          <m:sSub>
            <m:sSubPr>
              <m:ctrlPr>
                <w:rPr>
                  <w:rFonts w:ascii="Cambria Math" w:hAnsi="Cambria Math"/>
                  <w:i/>
                  <w:highlight w:val="yellow"/>
                </w:rPr>
              </m:ctrlPr>
            </m:sSubPr>
            <m:e>
              <m:r>
                <w:rPr>
                  <w:rFonts w:ascii="Cambria Math" w:hAnsi="Cambria Math"/>
                  <w:highlight w:val="yellow"/>
                  <w:rPrChange w:id="786" w:author="Jacques DAVID" w:date="2023-08-27T11:10:00Z">
                    <w:rPr>
                      <w:rFonts w:ascii="Cambria Math" w:hAnsi="Cambria Math"/>
                    </w:rPr>
                  </w:rPrChange>
                </w:rPr>
                <m:t>d</m:t>
              </m:r>
            </m:e>
            <m:sub>
              <m:r>
                <w:rPr>
                  <w:rFonts w:ascii="Cambria Math" w:hAnsi="Cambria Math"/>
                  <w:highlight w:val="yellow"/>
                  <w:rPrChange w:id="787" w:author="Jacques DAVID" w:date="2023-08-27T11:10:00Z">
                    <w:rPr>
                      <w:rFonts w:ascii="Cambria Math" w:hAnsi="Cambria Math"/>
                    </w:rPr>
                  </w:rPrChange>
                </w:rPr>
                <m:t>i</m:t>
              </m:r>
              <m:d>
                <m:dPr>
                  <m:ctrlPr>
                    <w:rPr>
                      <w:rFonts w:ascii="Cambria Math" w:hAnsi="Cambria Math"/>
                      <w:i/>
                      <w:highlight w:val="yellow"/>
                    </w:rPr>
                  </m:ctrlPr>
                </m:dPr>
                <m:e>
                  <m:r>
                    <w:rPr>
                      <w:rFonts w:ascii="Cambria Math" w:hAnsi="Cambria Math"/>
                      <w:highlight w:val="yellow"/>
                      <w:rPrChange w:id="788" w:author="Jacques DAVID" w:date="2023-08-27T11:10:00Z">
                        <w:rPr>
                          <w:rFonts w:ascii="Cambria Math" w:hAnsi="Cambria Math"/>
                        </w:rPr>
                      </w:rPrChange>
                    </w:rPr>
                    <m:t>j</m:t>
                  </m:r>
                </m:e>
              </m:d>
            </m:sub>
          </m:sSub>
          <m:r>
            <w:rPr>
              <w:rFonts w:ascii="Cambria Math" w:hAnsi="Cambria Math"/>
              <w:highlight w:val="yellow"/>
              <w:rPrChange w:id="789" w:author="Jacques DAVID" w:date="2023-08-27T11:10:00Z">
                <w:rPr>
                  <w:rFonts w:ascii="Cambria Math" w:hAnsi="Cambria Math"/>
                </w:rPr>
              </w:rPrChange>
            </w:rPr>
            <m:t>+ep</m:t>
          </m:r>
          <m:sSub>
            <m:sSubPr>
              <m:ctrlPr>
                <w:rPr>
                  <w:rFonts w:ascii="Cambria Math" w:hAnsi="Cambria Math"/>
                  <w:i/>
                  <w:highlight w:val="yellow"/>
                </w:rPr>
              </m:ctrlPr>
            </m:sSubPr>
            <m:e>
              <m:r>
                <w:rPr>
                  <w:rFonts w:ascii="Cambria Math" w:hAnsi="Cambria Math"/>
                  <w:highlight w:val="yellow"/>
                  <w:rPrChange w:id="790" w:author="Jacques DAVID" w:date="2023-08-27T11:10:00Z">
                    <w:rPr>
                      <w:rFonts w:ascii="Cambria Math" w:hAnsi="Cambria Math"/>
                    </w:rPr>
                  </w:rPrChange>
                </w:rPr>
                <m:t>i</m:t>
              </m:r>
            </m:e>
            <m:sub>
              <m:r>
                <w:rPr>
                  <w:rFonts w:ascii="Cambria Math" w:hAnsi="Cambria Math"/>
                  <w:highlight w:val="yellow"/>
                  <w:rPrChange w:id="791" w:author="Jacques DAVID" w:date="2023-08-27T11:10:00Z">
                    <w:rPr>
                      <w:rFonts w:ascii="Cambria Math" w:hAnsi="Cambria Math"/>
                    </w:rPr>
                  </w:rPrChange>
                </w:rPr>
                <m:t>ij</m:t>
              </m:r>
              <m:d>
                <m:dPr>
                  <m:ctrlPr>
                    <w:rPr>
                      <w:rFonts w:ascii="Cambria Math" w:hAnsi="Cambria Math"/>
                      <w:i/>
                      <w:highlight w:val="yellow"/>
                    </w:rPr>
                  </m:ctrlPr>
                </m:dPr>
                <m:e>
                  <m:r>
                    <w:rPr>
                      <w:rFonts w:ascii="Cambria Math" w:hAnsi="Cambria Math"/>
                      <w:highlight w:val="yellow"/>
                      <w:rPrChange w:id="792" w:author="Jacques DAVID" w:date="2023-08-27T11:10:00Z">
                        <w:rPr>
                          <w:rFonts w:ascii="Cambria Math" w:hAnsi="Cambria Math"/>
                        </w:rPr>
                      </w:rPrChange>
                    </w:rPr>
                    <m:t>k</m:t>
                  </m:r>
                </m:e>
              </m:d>
            </m:sub>
          </m:sSub>
          <m:r>
            <w:rPr>
              <w:rFonts w:ascii="Cambria Math" w:hAnsi="Cambria Math"/>
              <w:highlight w:val="yellow"/>
              <w:rPrChange w:id="793" w:author="Jacques DAVID" w:date="2023-08-27T11:10:00Z">
                <w:rPr>
                  <w:rFonts w:ascii="Cambria Math" w:hAnsi="Cambria Math"/>
                </w:rPr>
              </w:rPrChange>
            </w:rPr>
            <m:t>+</m:t>
          </m:r>
          <m:sSub>
            <m:sSubPr>
              <m:ctrlPr>
                <w:rPr>
                  <w:rFonts w:ascii="Cambria Math" w:hAnsi="Cambria Math"/>
                  <w:i/>
                  <w:highlight w:val="yellow"/>
                </w:rPr>
              </m:ctrlPr>
            </m:sSubPr>
            <m:e>
              <m:r>
                <w:rPr>
                  <w:rFonts w:ascii="Cambria Math" w:hAnsi="Cambria Math"/>
                  <w:highlight w:val="yellow"/>
                  <w:rPrChange w:id="794" w:author="Jacques DAVID" w:date="2023-08-27T11:10:00Z">
                    <w:rPr>
                      <w:rFonts w:ascii="Cambria Math" w:hAnsi="Cambria Math"/>
                    </w:rPr>
                  </w:rPrChange>
                </w:rPr>
                <m:t>ϵ</m:t>
              </m:r>
            </m:e>
            <m:sub>
              <m:r>
                <w:rPr>
                  <w:rFonts w:ascii="Cambria Math" w:hAnsi="Cambria Math"/>
                  <w:highlight w:val="yellow"/>
                  <w:rPrChange w:id="795" w:author="Jacques DAVID" w:date="2023-08-27T11:10:00Z">
                    <w:rPr>
                      <w:rFonts w:ascii="Cambria Math" w:hAnsi="Cambria Math"/>
                    </w:rPr>
                  </w:rPrChange>
                </w:rPr>
                <m:t>ijkl</m:t>
              </m:r>
            </m:sub>
          </m:sSub>
        </m:oMath>
      </m:oMathPara>
    </w:p>
    <w:p w14:paraId="488585BE" w14:textId="08FB8BBC" w:rsidR="0010130A" w:rsidRPr="00DC34A7" w:rsidRDefault="0010130A" w:rsidP="001E07CB">
      <w:pPr>
        <w:rPr>
          <w:highlight w:val="yellow"/>
          <w:rPrChange w:id="796" w:author="Jacques DAVID" w:date="2023-08-27T11:10:00Z">
            <w:rPr/>
          </w:rPrChange>
        </w:rPr>
      </w:pPr>
    </w:p>
    <w:p w14:paraId="352C570E" w14:textId="581F92B6" w:rsidR="0010130A" w:rsidRPr="00DC34A7" w:rsidRDefault="0010130A" w:rsidP="001E07CB">
      <w:pPr>
        <w:rPr>
          <w:highlight w:val="yellow"/>
          <w:rPrChange w:id="797" w:author="Jacques DAVID" w:date="2023-08-27T11:10:00Z">
            <w:rPr/>
          </w:rPrChange>
        </w:rPr>
      </w:pPr>
      <w:r w:rsidRPr="00DC34A7">
        <w:rPr>
          <w:highlight w:val="yellow"/>
          <w:rPrChange w:id="798" w:author="Jacques DAVID" w:date="2023-08-27T11:10:00Z">
            <w:rPr/>
          </w:rPrChange>
        </w:rPr>
        <w:t xml:space="preserve">Avec : </w:t>
      </w:r>
      <w:proofErr w:type="gramStart"/>
      <w:ins w:id="799" w:author="Jacques DAVID" w:date="2023-08-27T11:08:00Z">
        <w:r w:rsidR="00795BD2" w:rsidRPr="00DC34A7">
          <w:rPr>
            <w:highlight w:val="yellow"/>
            <w:rPrChange w:id="800" w:author="Jacques DAVID" w:date="2023-08-27T11:10:00Z">
              <w:rPr/>
            </w:rPrChange>
          </w:rPr>
          <w:t>y a pas</w:t>
        </w:r>
        <w:proofErr w:type="gramEnd"/>
        <w:r w:rsidR="00795BD2" w:rsidRPr="00DC34A7">
          <w:rPr>
            <w:highlight w:val="yellow"/>
            <w:rPrChange w:id="801" w:author="Jacques DAVID" w:date="2023-08-27T11:10:00Z">
              <w:rPr/>
            </w:rPrChange>
          </w:rPr>
          <w:t xml:space="preserve"> le bac ? </w:t>
        </w:r>
      </w:ins>
    </w:p>
    <w:p w14:paraId="359FA818" w14:textId="6164132D" w:rsidR="0010130A" w:rsidRPr="00DC34A7" w:rsidRDefault="00DD4A12" w:rsidP="001E07CB">
      <w:pPr>
        <w:rPr>
          <w:highlight w:val="yellow"/>
          <w:rPrChange w:id="802" w:author="Jacques DAVID" w:date="2023-08-27T11:10:00Z">
            <w:rPr/>
          </w:rPrChange>
        </w:rPr>
      </w:pPr>
      <m:oMath>
        <m:sSub>
          <m:sSubPr>
            <m:ctrlPr>
              <w:rPr>
                <w:rFonts w:ascii="Cambria Math" w:hAnsi="Cambria Math"/>
                <w:i/>
                <w:highlight w:val="yellow"/>
              </w:rPr>
            </m:ctrlPr>
          </m:sSubPr>
          <m:e>
            <m:r>
              <w:rPr>
                <w:rFonts w:ascii="Cambria Math" w:hAnsi="Cambria Math"/>
                <w:highlight w:val="yellow"/>
                <w:rPrChange w:id="803" w:author="Jacques DAVID" w:date="2023-08-27T11:10:00Z">
                  <w:rPr>
                    <w:rFonts w:ascii="Cambria Math" w:hAnsi="Cambria Math"/>
                  </w:rPr>
                </w:rPrChange>
              </w:rPr>
              <m:t>Y</m:t>
            </m:r>
          </m:e>
          <m:sub>
            <m:r>
              <w:rPr>
                <w:rFonts w:ascii="Cambria Math" w:hAnsi="Cambria Math"/>
                <w:highlight w:val="yellow"/>
                <w:rPrChange w:id="804" w:author="Jacques DAVID" w:date="2023-08-27T11:10:00Z">
                  <w:rPr>
                    <w:rFonts w:ascii="Cambria Math" w:hAnsi="Cambria Math"/>
                  </w:rPr>
                </w:rPrChange>
              </w:rPr>
              <m:t>ijkl</m:t>
            </m:r>
          </m:sub>
        </m:sSub>
      </m:oMath>
      <w:r w:rsidR="0010130A" w:rsidRPr="00DC34A7">
        <w:rPr>
          <w:highlight w:val="yellow"/>
          <w:rPrChange w:id="805" w:author="Jacques DAVID" w:date="2023-08-27T11:10:00Z">
            <w:rPr/>
          </w:rPrChange>
        </w:rPr>
        <w:t xml:space="preserve"> </w:t>
      </w:r>
      <w:proofErr w:type="gramStart"/>
      <w:r w:rsidR="00BF0715" w:rsidRPr="00DC34A7">
        <w:rPr>
          <w:highlight w:val="yellow"/>
          <w:rPrChange w:id="806" w:author="Jacques DAVID" w:date="2023-08-27T11:10:00Z">
            <w:rPr/>
          </w:rPrChange>
        </w:rPr>
        <w:t>la</w:t>
      </w:r>
      <w:proofErr w:type="gramEnd"/>
      <w:r w:rsidR="00BF0715" w:rsidRPr="00DC34A7">
        <w:rPr>
          <w:highlight w:val="yellow"/>
          <w:rPrChange w:id="807" w:author="Jacques DAVID" w:date="2023-08-27T11:10:00Z">
            <w:rPr/>
          </w:rPrChange>
        </w:rPr>
        <w:t xml:space="preserve"> taille</w:t>
      </w:r>
      <w:r w:rsidR="0010130A" w:rsidRPr="00DC34A7">
        <w:rPr>
          <w:highlight w:val="yellow"/>
          <w:rPrChange w:id="808" w:author="Jacques DAVID" w:date="2023-08-27T11:10:00Z">
            <w:rPr/>
          </w:rPrChange>
        </w:rPr>
        <w:t xml:space="preserve"> du grain l de l’épi k de l’individu j de génotype i</w:t>
      </w:r>
    </w:p>
    <w:p w14:paraId="6FCD5B3B" w14:textId="7B1152C8" w:rsidR="00527FDA" w:rsidRPr="00DC34A7" w:rsidRDefault="00527FDA" w:rsidP="001E07CB">
      <w:pPr>
        <w:rPr>
          <w:highlight w:val="yellow"/>
          <w:rPrChange w:id="809" w:author="Jacques DAVID" w:date="2023-08-27T11:10:00Z">
            <w:rPr/>
          </w:rPrChange>
        </w:rPr>
      </w:pPr>
      <w:r w:rsidRPr="00DC34A7">
        <w:rPr>
          <w:highlight w:val="yellow"/>
          <w:rPrChange w:id="810" w:author="Jacques DAVID" w:date="2023-08-27T11:10:00Z">
            <w:rPr/>
          </w:rPrChange>
        </w:rPr>
        <w:t>µ la moyenne des observations</w:t>
      </w:r>
    </w:p>
    <w:p w14:paraId="4284F6BF" w14:textId="6136DB36" w:rsidR="0010130A" w:rsidRPr="00DC34A7" w:rsidRDefault="00DD4A12" w:rsidP="001E07CB">
      <w:pPr>
        <w:rPr>
          <w:highlight w:val="yellow"/>
          <w:rPrChange w:id="811" w:author="Jacques DAVID" w:date="2023-08-27T11:10:00Z">
            <w:rPr/>
          </w:rPrChange>
        </w:rPr>
      </w:pPr>
      <m:oMath>
        <m:sSub>
          <m:sSubPr>
            <m:ctrlPr>
              <w:rPr>
                <w:rFonts w:ascii="Cambria Math" w:hAnsi="Cambria Math"/>
                <w:i/>
                <w:highlight w:val="yellow"/>
              </w:rPr>
            </m:ctrlPr>
          </m:sSubPr>
          <m:e>
            <m:r>
              <w:rPr>
                <w:rFonts w:ascii="Cambria Math" w:hAnsi="Cambria Math"/>
                <w:highlight w:val="yellow"/>
                <w:rPrChange w:id="812" w:author="Jacques DAVID" w:date="2023-08-27T11:10:00Z">
                  <w:rPr>
                    <w:rFonts w:ascii="Cambria Math" w:hAnsi="Cambria Math"/>
                  </w:rPr>
                </w:rPrChange>
              </w:rPr>
              <m:t>G</m:t>
            </m:r>
          </m:e>
          <m:sub>
            <m:r>
              <w:rPr>
                <w:rFonts w:ascii="Cambria Math" w:hAnsi="Cambria Math"/>
                <w:highlight w:val="yellow"/>
                <w:rPrChange w:id="813" w:author="Jacques DAVID" w:date="2023-08-27T11:10:00Z">
                  <w:rPr>
                    <w:rFonts w:ascii="Cambria Math" w:hAnsi="Cambria Math"/>
                  </w:rPr>
                </w:rPrChange>
              </w:rPr>
              <m:t>i</m:t>
            </m:r>
          </m:sub>
        </m:sSub>
        <m:r>
          <w:rPr>
            <w:rFonts w:ascii="Cambria Math" w:hAnsi="Cambria Math"/>
            <w:highlight w:val="yellow"/>
            <w:rPrChange w:id="814" w:author="Jacques DAVID" w:date="2023-08-27T11:10:00Z">
              <w:rPr>
                <w:rFonts w:ascii="Cambria Math" w:hAnsi="Cambria Math"/>
              </w:rPr>
            </w:rPrChange>
          </w:rPr>
          <m:t xml:space="preserve"> ~ N(0,</m:t>
        </m:r>
        <m:sSub>
          <m:sSubPr>
            <m:ctrlPr>
              <w:rPr>
                <w:rFonts w:ascii="Cambria Math" w:hAnsi="Cambria Math"/>
                <w:i/>
                <w:highlight w:val="yellow"/>
              </w:rPr>
            </m:ctrlPr>
          </m:sSubPr>
          <m:e>
            <m:r>
              <w:rPr>
                <w:rFonts w:ascii="Cambria Math" w:hAnsi="Cambria Math"/>
                <w:highlight w:val="yellow"/>
                <w:rPrChange w:id="815" w:author="Jacques DAVID" w:date="2023-08-27T11:10:00Z">
                  <w:rPr>
                    <w:rFonts w:ascii="Cambria Math" w:hAnsi="Cambria Math"/>
                  </w:rPr>
                </w:rPrChange>
              </w:rPr>
              <m:t>σ</m:t>
            </m:r>
          </m:e>
          <m:sub>
            <m:r>
              <w:rPr>
                <w:rFonts w:ascii="Cambria Math" w:hAnsi="Cambria Math"/>
                <w:highlight w:val="yellow"/>
                <w:rPrChange w:id="816" w:author="Jacques DAVID" w:date="2023-08-27T11:10:00Z">
                  <w:rPr>
                    <w:rFonts w:ascii="Cambria Math" w:hAnsi="Cambria Math"/>
                  </w:rPr>
                </w:rPrChange>
              </w:rPr>
              <m:t>g</m:t>
            </m:r>
          </m:sub>
        </m:sSub>
        <m:r>
          <w:rPr>
            <w:rFonts w:ascii="Cambria Math" w:hAnsi="Cambria Math"/>
            <w:highlight w:val="yellow"/>
            <w:rPrChange w:id="817" w:author="Jacques DAVID" w:date="2023-08-27T11:10:00Z">
              <w:rPr>
                <w:rFonts w:ascii="Cambria Math" w:hAnsi="Cambria Math"/>
              </w:rPr>
            </w:rPrChange>
          </w:rPr>
          <m:t>)</m:t>
        </m:r>
      </m:oMath>
      <w:r w:rsidR="0010130A" w:rsidRPr="00DC34A7">
        <w:rPr>
          <w:highlight w:val="yellow"/>
          <w:rPrChange w:id="818" w:author="Jacques DAVID" w:date="2023-08-27T11:10:00Z">
            <w:rPr/>
          </w:rPrChange>
        </w:rPr>
        <w:t xml:space="preserve"> </w:t>
      </w:r>
      <w:proofErr w:type="gramStart"/>
      <w:r w:rsidR="0010130A" w:rsidRPr="00DC34A7">
        <w:rPr>
          <w:highlight w:val="yellow"/>
          <w:rPrChange w:id="819" w:author="Jacques DAVID" w:date="2023-08-27T11:10:00Z">
            <w:rPr/>
          </w:rPrChange>
        </w:rPr>
        <w:t>l’effet</w:t>
      </w:r>
      <w:proofErr w:type="gramEnd"/>
      <w:r w:rsidR="0010130A" w:rsidRPr="00DC34A7">
        <w:rPr>
          <w:highlight w:val="yellow"/>
          <w:rPrChange w:id="820" w:author="Jacques DAVID" w:date="2023-08-27T11:10:00Z">
            <w:rPr/>
          </w:rPrChange>
        </w:rPr>
        <w:t xml:space="preserve"> de génotype i</w:t>
      </w:r>
    </w:p>
    <w:p w14:paraId="10849823" w14:textId="429B4D19" w:rsidR="00CE0C01" w:rsidRPr="00DC34A7" w:rsidRDefault="00CE0C01" w:rsidP="001E07CB">
      <w:pPr>
        <w:rPr>
          <w:highlight w:val="yellow"/>
          <w:rPrChange w:id="821" w:author="Jacques DAVID" w:date="2023-08-27T11:10:00Z">
            <w:rPr/>
          </w:rPrChange>
        </w:rPr>
      </w:pPr>
      <m:oMath>
        <m:r>
          <w:rPr>
            <w:rFonts w:ascii="Cambria Math" w:hAnsi="Cambria Math"/>
            <w:highlight w:val="yellow"/>
            <w:rPrChange w:id="822" w:author="Jacques DAVID" w:date="2023-08-27T11:10:00Z">
              <w:rPr>
                <w:rFonts w:ascii="Cambria Math" w:hAnsi="Cambria Math"/>
              </w:rPr>
            </w:rPrChange>
          </w:rPr>
          <m:t>in</m:t>
        </m:r>
        <m:sSub>
          <m:sSubPr>
            <m:ctrlPr>
              <w:rPr>
                <w:rFonts w:ascii="Cambria Math" w:hAnsi="Cambria Math"/>
                <w:i/>
                <w:highlight w:val="yellow"/>
              </w:rPr>
            </m:ctrlPr>
          </m:sSubPr>
          <m:e>
            <m:r>
              <w:rPr>
                <w:rFonts w:ascii="Cambria Math" w:hAnsi="Cambria Math"/>
                <w:highlight w:val="yellow"/>
                <w:rPrChange w:id="823" w:author="Jacques DAVID" w:date="2023-08-27T11:10:00Z">
                  <w:rPr>
                    <w:rFonts w:ascii="Cambria Math" w:hAnsi="Cambria Math"/>
                  </w:rPr>
                </w:rPrChange>
              </w:rPr>
              <m:t>d</m:t>
            </m:r>
          </m:e>
          <m:sub>
            <m:r>
              <w:rPr>
                <w:rFonts w:ascii="Cambria Math" w:hAnsi="Cambria Math"/>
                <w:highlight w:val="yellow"/>
                <w:rPrChange w:id="824" w:author="Jacques DAVID" w:date="2023-08-27T11:10:00Z">
                  <w:rPr>
                    <w:rFonts w:ascii="Cambria Math" w:hAnsi="Cambria Math"/>
                  </w:rPr>
                </w:rPrChange>
              </w:rPr>
              <m:t>i</m:t>
            </m:r>
            <m:d>
              <m:dPr>
                <m:ctrlPr>
                  <w:rPr>
                    <w:rFonts w:ascii="Cambria Math" w:hAnsi="Cambria Math"/>
                    <w:i/>
                    <w:highlight w:val="yellow"/>
                  </w:rPr>
                </m:ctrlPr>
              </m:dPr>
              <m:e>
                <m:r>
                  <w:rPr>
                    <w:rFonts w:ascii="Cambria Math" w:hAnsi="Cambria Math"/>
                    <w:highlight w:val="yellow"/>
                    <w:rPrChange w:id="825" w:author="Jacques DAVID" w:date="2023-08-27T11:10:00Z">
                      <w:rPr>
                        <w:rFonts w:ascii="Cambria Math" w:hAnsi="Cambria Math"/>
                      </w:rPr>
                    </w:rPrChange>
                  </w:rPr>
                  <m:t>j</m:t>
                </m:r>
              </m:e>
            </m:d>
          </m:sub>
        </m:sSub>
        <m:r>
          <w:rPr>
            <w:rFonts w:ascii="Cambria Math" w:hAnsi="Cambria Math"/>
            <w:highlight w:val="yellow"/>
            <w:rPrChange w:id="826" w:author="Jacques DAVID" w:date="2023-08-27T11:10:00Z">
              <w:rPr>
                <w:rFonts w:ascii="Cambria Math" w:hAnsi="Cambria Math"/>
              </w:rPr>
            </w:rPrChange>
          </w:rPr>
          <m:t xml:space="preserve"> ~ N(0,</m:t>
        </m:r>
        <m:sSub>
          <m:sSubPr>
            <m:ctrlPr>
              <w:rPr>
                <w:rFonts w:ascii="Cambria Math" w:hAnsi="Cambria Math"/>
                <w:i/>
                <w:highlight w:val="yellow"/>
              </w:rPr>
            </m:ctrlPr>
          </m:sSubPr>
          <m:e>
            <m:r>
              <w:rPr>
                <w:rFonts w:ascii="Cambria Math" w:hAnsi="Cambria Math"/>
                <w:highlight w:val="yellow"/>
                <w:rPrChange w:id="827" w:author="Jacques DAVID" w:date="2023-08-27T11:10:00Z">
                  <w:rPr>
                    <w:rFonts w:ascii="Cambria Math" w:hAnsi="Cambria Math"/>
                  </w:rPr>
                </w:rPrChange>
              </w:rPr>
              <m:t>σ</m:t>
            </m:r>
          </m:e>
          <m:sub>
            <m:r>
              <w:rPr>
                <w:rFonts w:ascii="Cambria Math" w:hAnsi="Cambria Math"/>
                <w:highlight w:val="yellow"/>
                <w:rPrChange w:id="828" w:author="Jacques DAVID" w:date="2023-08-27T11:10:00Z">
                  <w:rPr>
                    <w:rFonts w:ascii="Cambria Math" w:hAnsi="Cambria Math"/>
                  </w:rPr>
                </w:rPrChange>
              </w:rPr>
              <m:t>gxe</m:t>
            </m:r>
          </m:sub>
        </m:sSub>
        <m:r>
          <w:rPr>
            <w:rFonts w:ascii="Cambria Math" w:hAnsi="Cambria Math"/>
            <w:highlight w:val="yellow"/>
            <w:rPrChange w:id="829" w:author="Jacques DAVID" w:date="2023-08-27T11:10:00Z">
              <w:rPr>
                <w:rFonts w:ascii="Cambria Math" w:hAnsi="Cambria Math"/>
              </w:rPr>
            </w:rPrChange>
          </w:rPr>
          <m:t>)</m:t>
        </m:r>
      </m:oMath>
      <w:r w:rsidRPr="00DC34A7">
        <w:rPr>
          <w:highlight w:val="yellow"/>
          <w:rPrChange w:id="830" w:author="Jacques DAVID" w:date="2023-08-27T11:10:00Z">
            <w:rPr/>
          </w:rPrChange>
        </w:rPr>
        <w:t xml:space="preserve"> </w:t>
      </w:r>
      <w:proofErr w:type="gramStart"/>
      <w:r w:rsidRPr="00DC34A7">
        <w:rPr>
          <w:highlight w:val="yellow"/>
          <w:rPrChange w:id="831" w:author="Jacques DAVID" w:date="2023-08-27T11:10:00Z">
            <w:rPr/>
          </w:rPrChange>
        </w:rPr>
        <w:t>l’effet</w:t>
      </w:r>
      <w:proofErr w:type="gramEnd"/>
      <w:r w:rsidRPr="00DC34A7">
        <w:rPr>
          <w:highlight w:val="yellow"/>
          <w:rPrChange w:id="832" w:author="Jacques DAVID" w:date="2023-08-27T11:10:00Z">
            <w:rPr/>
          </w:rPrChange>
        </w:rPr>
        <w:t xml:space="preserve"> de l’individu j pour un génotype i (donc l’effet de l’environnement car les individus de même génotype se trouvent dans des bacs différents</w:t>
      </w:r>
      <w:ins w:id="833" w:author="Jacques DAVID" w:date="2023-08-27T11:09:00Z">
        <w:r w:rsidR="00DC34A7" w:rsidRPr="00DC34A7">
          <w:rPr>
            <w:highlight w:val="yellow"/>
            <w:rPrChange w:id="834" w:author="Jacques DAVID" w:date="2023-08-27T11:10:00Z">
              <w:rPr/>
            </w:rPrChange>
          </w:rPr>
          <w:t xml:space="preserve"> (un peu </w:t>
        </w:r>
        <w:proofErr w:type="spellStart"/>
        <w:r w:rsidR="00DC34A7" w:rsidRPr="00DC34A7">
          <w:rPr>
            <w:highlight w:val="yellow"/>
            <w:rPrChange w:id="835" w:author="Jacques DAVID" w:date="2023-08-27T11:10:00Z">
              <w:rPr/>
            </w:rPrChange>
          </w:rPr>
          <w:t>confusif</w:t>
        </w:r>
        <w:proofErr w:type="spellEnd"/>
        <w:r w:rsidR="00DC34A7" w:rsidRPr="00DC34A7">
          <w:rPr>
            <w:highlight w:val="yellow"/>
            <w:rPrChange w:id="836" w:author="Jacques DAVID" w:date="2023-08-27T11:10:00Z">
              <w:rPr/>
            </w:rPrChange>
          </w:rPr>
          <w:t xml:space="preserve">.. ) </w:t>
        </w:r>
      </w:ins>
    </w:p>
    <w:p w14:paraId="0FDC2366" w14:textId="66039B0A" w:rsidR="0010130A" w:rsidRPr="00DC34A7" w:rsidRDefault="0010130A" w:rsidP="001E07CB">
      <w:pPr>
        <w:rPr>
          <w:highlight w:val="yellow"/>
          <w:rPrChange w:id="837" w:author="Jacques DAVID" w:date="2023-08-27T11:10:00Z">
            <w:rPr/>
          </w:rPrChange>
        </w:rPr>
      </w:pPr>
      <m:oMath>
        <m:r>
          <w:rPr>
            <w:rFonts w:ascii="Cambria Math" w:hAnsi="Cambria Math"/>
            <w:highlight w:val="yellow"/>
            <w:rPrChange w:id="838" w:author="Jacques DAVID" w:date="2023-08-27T11:10:00Z">
              <w:rPr>
                <w:rFonts w:ascii="Cambria Math" w:hAnsi="Cambria Math"/>
              </w:rPr>
            </w:rPrChange>
          </w:rPr>
          <m:t>ep</m:t>
        </m:r>
        <m:sSub>
          <m:sSubPr>
            <m:ctrlPr>
              <w:rPr>
                <w:rFonts w:ascii="Cambria Math" w:hAnsi="Cambria Math"/>
                <w:i/>
                <w:highlight w:val="yellow"/>
              </w:rPr>
            </m:ctrlPr>
          </m:sSubPr>
          <m:e>
            <m:r>
              <w:rPr>
                <w:rFonts w:ascii="Cambria Math" w:hAnsi="Cambria Math"/>
                <w:highlight w:val="yellow"/>
                <w:rPrChange w:id="839" w:author="Jacques DAVID" w:date="2023-08-27T11:10:00Z">
                  <w:rPr>
                    <w:rFonts w:ascii="Cambria Math" w:hAnsi="Cambria Math"/>
                  </w:rPr>
                </w:rPrChange>
              </w:rPr>
              <m:t>i</m:t>
            </m:r>
          </m:e>
          <m:sub>
            <m:r>
              <w:rPr>
                <w:rFonts w:ascii="Cambria Math" w:hAnsi="Cambria Math"/>
                <w:highlight w:val="yellow"/>
                <w:rPrChange w:id="840" w:author="Jacques DAVID" w:date="2023-08-27T11:10:00Z">
                  <w:rPr>
                    <w:rFonts w:ascii="Cambria Math" w:hAnsi="Cambria Math"/>
                  </w:rPr>
                </w:rPrChange>
              </w:rPr>
              <m:t>ij</m:t>
            </m:r>
            <m:d>
              <m:dPr>
                <m:ctrlPr>
                  <w:rPr>
                    <w:rFonts w:ascii="Cambria Math" w:hAnsi="Cambria Math"/>
                    <w:i/>
                    <w:highlight w:val="yellow"/>
                  </w:rPr>
                </m:ctrlPr>
              </m:dPr>
              <m:e>
                <m:r>
                  <w:rPr>
                    <w:rFonts w:ascii="Cambria Math" w:hAnsi="Cambria Math"/>
                    <w:highlight w:val="yellow"/>
                    <w:rPrChange w:id="841" w:author="Jacques DAVID" w:date="2023-08-27T11:10:00Z">
                      <w:rPr>
                        <w:rFonts w:ascii="Cambria Math" w:hAnsi="Cambria Math"/>
                      </w:rPr>
                    </w:rPrChange>
                  </w:rPr>
                  <m:t>k</m:t>
                </m:r>
              </m:e>
            </m:d>
          </m:sub>
        </m:sSub>
        <m:r>
          <w:rPr>
            <w:rFonts w:ascii="Cambria Math" w:hAnsi="Cambria Math"/>
            <w:highlight w:val="yellow"/>
            <w:rPrChange w:id="842" w:author="Jacques DAVID" w:date="2023-08-27T11:10:00Z">
              <w:rPr>
                <w:rFonts w:ascii="Cambria Math" w:hAnsi="Cambria Math"/>
              </w:rPr>
            </w:rPrChange>
          </w:rPr>
          <m:t xml:space="preserve"> ~ N(0,</m:t>
        </m:r>
        <m:sSub>
          <m:sSubPr>
            <m:ctrlPr>
              <w:rPr>
                <w:rFonts w:ascii="Cambria Math" w:hAnsi="Cambria Math"/>
                <w:i/>
                <w:highlight w:val="yellow"/>
              </w:rPr>
            </m:ctrlPr>
          </m:sSubPr>
          <m:e>
            <m:r>
              <w:rPr>
                <w:rFonts w:ascii="Cambria Math" w:hAnsi="Cambria Math"/>
                <w:highlight w:val="yellow"/>
                <w:rPrChange w:id="843" w:author="Jacques DAVID" w:date="2023-08-27T11:10:00Z">
                  <w:rPr>
                    <w:rFonts w:ascii="Cambria Math" w:hAnsi="Cambria Math"/>
                  </w:rPr>
                </w:rPrChange>
              </w:rPr>
              <m:t>σ</m:t>
            </m:r>
          </m:e>
          <m:sub>
            <m:r>
              <w:rPr>
                <w:rFonts w:ascii="Cambria Math" w:hAnsi="Cambria Math"/>
                <w:highlight w:val="yellow"/>
                <w:rPrChange w:id="844" w:author="Jacques DAVID" w:date="2023-08-27T11:10:00Z">
                  <w:rPr>
                    <w:rFonts w:ascii="Cambria Math" w:hAnsi="Cambria Math"/>
                  </w:rPr>
                </w:rPrChange>
              </w:rPr>
              <m:t>inter</m:t>
            </m:r>
          </m:sub>
        </m:sSub>
        <m:r>
          <w:rPr>
            <w:rFonts w:ascii="Cambria Math" w:hAnsi="Cambria Math"/>
            <w:highlight w:val="yellow"/>
            <w:rPrChange w:id="845" w:author="Jacques DAVID" w:date="2023-08-27T11:10:00Z">
              <w:rPr>
                <w:rFonts w:ascii="Cambria Math" w:hAnsi="Cambria Math"/>
              </w:rPr>
            </w:rPrChange>
          </w:rPr>
          <m:t>)</m:t>
        </m:r>
      </m:oMath>
      <w:r w:rsidR="00CE0C01" w:rsidRPr="00DC34A7">
        <w:rPr>
          <w:highlight w:val="yellow"/>
          <w:rPrChange w:id="846" w:author="Jacques DAVID" w:date="2023-08-27T11:10:00Z">
            <w:rPr/>
          </w:rPrChange>
        </w:rPr>
        <w:t xml:space="preserve"> </w:t>
      </w:r>
      <w:proofErr w:type="gramStart"/>
      <w:r w:rsidR="00CE0C01" w:rsidRPr="00DC34A7">
        <w:rPr>
          <w:highlight w:val="yellow"/>
          <w:rPrChange w:id="847" w:author="Jacques DAVID" w:date="2023-08-27T11:10:00Z">
            <w:rPr/>
          </w:rPrChange>
        </w:rPr>
        <w:t>l’effet</w:t>
      </w:r>
      <w:proofErr w:type="gramEnd"/>
      <w:r w:rsidR="00CE0C01" w:rsidRPr="00DC34A7">
        <w:rPr>
          <w:highlight w:val="yellow"/>
          <w:rPrChange w:id="848" w:author="Jacques DAVID" w:date="2023-08-27T11:10:00Z">
            <w:rPr/>
          </w:rPrChange>
        </w:rPr>
        <w:t xml:space="preserve"> de l’épi k pour l’individu j de génotype i</w:t>
      </w:r>
    </w:p>
    <w:p w14:paraId="335FCEC3" w14:textId="546FFAA1" w:rsidR="00CE0C01" w:rsidRDefault="00DD4A12" w:rsidP="001E07CB">
      <m:oMath>
        <m:sSub>
          <m:sSubPr>
            <m:ctrlPr>
              <w:rPr>
                <w:rFonts w:ascii="Cambria Math" w:hAnsi="Cambria Math"/>
                <w:i/>
                <w:highlight w:val="yellow"/>
              </w:rPr>
            </m:ctrlPr>
          </m:sSubPr>
          <m:e>
            <m:r>
              <w:rPr>
                <w:rFonts w:ascii="Cambria Math" w:hAnsi="Cambria Math"/>
                <w:highlight w:val="yellow"/>
                <w:rPrChange w:id="849" w:author="Jacques DAVID" w:date="2023-08-27T11:10:00Z">
                  <w:rPr>
                    <w:rFonts w:ascii="Cambria Math" w:hAnsi="Cambria Math"/>
                  </w:rPr>
                </w:rPrChange>
              </w:rPr>
              <m:t>ε</m:t>
            </m:r>
          </m:e>
          <m:sub>
            <m:r>
              <w:rPr>
                <w:rFonts w:ascii="Cambria Math" w:hAnsi="Cambria Math"/>
                <w:highlight w:val="yellow"/>
                <w:rPrChange w:id="850" w:author="Jacques DAVID" w:date="2023-08-27T11:10:00Z">
                  <w:rPr>
                    <w:rFonts w:ascii="Cambria Math" w:hAnsi="Cambria Math"/>
                  </w:rPr>
                </w:rPrChange>
              </w:rPr>
              <m:t>ijkl</m:t>
            </m:r>
          </m:sub>
        </m:sSub>
        <m:r>
          <w:rPr>
            <w:rFonts w:ascii="Cambria Math" w:hAnsi="Cambria Math"/>
            <w:highlight w:val="yellow"/>
            <w:rPrChange w:id="851" w:author="Jacques DAVID" w:date="2023-08-27T11:10:00Z">
              <w:rPr>
                <w:rFonts w:ascii="Cambria Math" w:hAnsi="Cambria Math"/>
              </w:rPr>
            </w:rPrChange>
          </w:rPr>
          <m:t xml:space="preserve"> ~ N(0,</m:t>
        </m:r>
        <m:sSub>
          <m:sSubPr>
            <m:ctrlPr>
              <w:rPr>
                <w:rFonts w:ascii="Cambria Math" w:hAnsi="Cambria Math"/>
                <w:i/>
                <w:highlight w:val="yellow"/>
              </w:rPr>
            </m:ctrlPr>
          </m:sSubPr>
          <m:e>
            <m:r>
              <w:rPr>
                <w:rFonts w:ascii="Cambria Math" w:hAnsi="Cambria Math"/>
                <w:highlight w:val="yellow"/>
                <w:rPrChange w:id="852" w:author="Jacques DAVID" w:date="2023-08-27T11:10:00Z">
                  <w:rPr>
                    <w:rFonts w:ascii="Cambria Math" w:hAnsi="Cambria Math"/>
                  </w:rPr>
                </w:rPrChange>
              </w:rPr>
              <m:t>σ</m:t>
            </m:r>
          </m:e>
          <m:sub>
            <m:r>
              <w:rPr>
                <w:rFonts w:ascii="Cambria Math" w:hAnsi="Cambria Math"/>
                <w:highlight w:val="yellow"/>
                <w:rPrChange w:id="853" w:author="Jacques DAVID" w:date="2023-08-27T11:10:00Z">
                  <w:rPr>
                    <w:rFonts w:ascii="Cambria Math" w:hAnsi="Cambria Math"/>
                  </w:rPr>
                </w:rPrChange>
              </w:rPr>
              <m:t>intra</m:t>
            </m:r>
          </m:sub>
        </m:sSub>
        <m:r>
          <w:rPr>
            <w:rFonts w:ascii="Cambria Math" w:hAnsi="Cambria Math"/>
            <w:highlight w:val="yellow"/>
            <w:rPrChange w:id="854" w:author="Jacques DAVID" w:date="2023-08-27T11:10:00Z">
              <w:rPr>
                <w:rFonts w:ascii="Cambria Math" w:hAnsi="Cambria Math"/>
              </w:rPr>
            </w:rPrChange>
          </w:rPr>
          <m:t>)</m:t>
        </m:r>
      </m:oMath>
      <w:r w:rsidR="00CE0C01" w:rsidRPr="00DC34A7">
        <w:rPr>
          <w:highlight w:val="yellow"/>
          <w:rPrChange w:id="855" w:author="Jacques DAVID" w:date="2023-08-27T11:10:00Z">
            <w:rPr/>
          </w:rPrChange>
        </w:rPr>
        <w:t xml:space="preserve"> </w:t>
      </w:r>
      <w:proofErr w:type="gramStart"/>
      <w:r w:rsidR="00CE0C01" w:rsidRPr="00DC34A7">
        <w:rPr>
          <w:highlight w:val="yellow"/>
          <w:rPrChange w:id="856" w:author="Jacques DAVID" w:date="2023-08-27T11:10:00Z">
            <w:rPr/>
          </w:rPrChange>
        </w:rPr>
        <w:t>la</w:t>
      </w:r>
      <w:proofErr w:type="gramEnd"/>
      <w:r w:rsidR="00CE0C01" w:rsidRPr="00DC34A7">
        <w:rPr>
          <w:highlight w:val="yellow"/>
          <w:rPrChange w:id="857" w:author="Jacques DAVID" w:date="2023-08-27T11:10:00Z">
            <w:rPr/>
          </w:rPrChange>
        </w:rPr>
        <w:t xml:space="preserve"> résiduelle qui contient la variance intra-épi</w:t>
      </w:r>
    </w:p>
    <w:p w14:paraId="66EEC31C" w14:textId="43A67EEF" w:rsidR="00187095" w:rsidRDefault="00187095" w:rsidP="001E07CB"/>
    <w:p w14:paraId="2155AE31" w14:textId="555327E0" w:rsidR="00DC34A7" w:rsidRDefault="00D979EE" w:rsidP="001E07CB">
      <w:pPr>
        <w:rPr>
          <w:ins w:id="858" w:author="Jacques DAVID" w:date="2023-08-27T11:15:00Z"/>
        </w:rPr>
      </w:pPr>
      <w:r>
        <w:t xml:space="preserve">Pour chaque jeu de paramètres pour laquelle la sélection </w:t>
      </w:r>
      <w:r>
        <w:rPr>
          <w:i/>
        </w:rPr>
        <w:t>in silico</w:t>
      </w:r>
      <w:r>
        <w:t xml:space="preserve"> a été réalisée, </w:t>
      </w:r>
      <w:del w:id="859" w:author="Jacques DAVID" w:date="2023-08-27T11:11:00Z">
        <w:r w:rsidDel="00DC34A7">
          <w:delText>un calcul analytique</w:delText>
        </w:r>
        <w:r w:rsidR="001C5309" w:rsidDel="00DC34A7">
          <w:delText xml:space="preserve"> correspondant</w:delText>
        </w:r>
        <w:r w:rsidDel="00DC34A7">
          <w:delText xml:space="preserve"> a </w:delText>
        </w:r>
        <w:r w:rsidR="001C5309" w:rsidDel="00DC34A7">
          <w:delText xml:space="preserve">donc </w:delText>
        </w:r>
        <w:r w:rsidDel="00DC34A7">
          <w:delText xml:space="preserve">été fait, et </w:delText>
        </w:r>
      </w:del>
      <w:r>
        <w:t xml:space="preserve">la corrélation </w:t>
      </w:r>
      <w:ins w:id="860" w:author="Jacques DAVID" w:date="2023-08-27T11:11:00Z">
        <w:r w:rsidR="00DC34A7">
          <w:t xml:space="preserve">de Pearson </w:t>
        </w:r>
      </w:ins>
      <w:r>
        <w:t xml:space="preserve">entre </w:t>
      </w:r>
      <w:r w:rsidR="001C5309">
        <w:t>les résultats théoriques et empiriques a été calculée</w:t>
      </w:r>
      <w:del w:id="861" w:author="Jacques DAVID" w:date="2023-08-27T11:11:00Z">
        <w:r w:rsidR="001C5309" w:rsidDel="00DC34A7">
          <w:delText xml:space="preserve"> (corrélation de Pearson)</w:delText>
        </w:r>
      </w:del>
      <w:r>
        <w:t>.</w:t>
      </w:r>
      <w:r w:rsidR="0050581C">
        <w:t xml:space="preserve"> </w:t>
      </w:r>
      <w:del w:id="862" w:author="Jacques DAVID" w:date="2023-08-27T11:14:00Z">
        <w:r w:rsidR="0050581C" w:rsidDel="00DC34A7">
          <w:delText xml:space="preserve">Comme 100 simulations de sélection ont été réalisées pour chaque combinaison de paramètres, </w:delText>
        </w:r>
      </w:del>
      <w:r w:rsidR="0050581C">
        <w:t>la moyenne des 100 répétitions</w:t>
      </w:r>
      <w:ins w:id="863" w:author="Jacques DAVID" w:date="2023-08-27T11:14:00Z">
        <w:r w:rsidR="00DC34A7" w:rsidRPr="00DC34A7">
          <w:t xml:space="preserve"> </w:t>
        </w:r>
        <w:r w:rsidR="00DC34A7">
          <w:t>réalisées pour chaque</w:t>
        </w:r>
      </w:ins>
      <w:ins w:id="864" w:author="Jacques DAVID" w:date="2023-08-27T11:15:00Z">
        <w:r w:rsidR="00DC34A7">
          <w:t xml:space="preserve"> sélection </w:t>
        </w:r>
        <w:r w:rsidR="00DC34A7" w:rsidRPr="00DC34A7">
          <w:rPr>
            <w:i/>
            <w:rPrChange w:id="865" w:author="Jacques DAVID" w:date="2023-08-27T11:15:00Z">
              <w:rPr/>
            </w:rPrChange>
          </w:rPr>
          <w:t>in silico</w:t>
        </w:r>
      </w:ins>
      <w:ins w:id="866" w:author="Jacques DAVID" w:date="2023-08-27T11:14:00Z">
        <w:r w:rsidR="00DC34A7">
          <w:t>,</w:t>
        </w:r>
      </w:ins>
      <w:r w:rsidR="0050581C">
        <w:t xml:space="preserve"> a été utilisée comme </w:t>
      </w:r>
      <w:r w:rsidR="00F12FAA">
        <w:t>la valeur expérimentale</w:t>
      </w:r>
      <w:r w:rsidR="0050581C">
        <w:t xml:space="preserve"> </w:t>
      </w:r>
      <w:del w:id="867" w:author="Jacques DAVID" w:date="2023-08-27T11:14:00Z">
        <w:r w:rsidR="0050581C" w:rsidDel="00DC34A7">
          <w:delText xml:space="preserve">pour </w:delText>
        </w:r>
      </w:del>
      <w:ins w:id="868" w:author="Jacques DAVID" w:date="2023-08-27T11:14:00Z">
        <w:r w:rsidR="00DC34A7">
          <w:t xml:space="preserve">à </w:t>
        </w:r>
      </w:ins>
      <w:r w:rsidR="0050581C">
        <w:t xml:space="preserve">comparer </w:t>
      </w:r>
      <w:ins w:id="869" w:author="Jacques DAVID" w:date="2023-08-27T11:15:00Z">
        <w:r w:rsidR="00DC34A7">
          <w:t>à l’attendu théorique</w:t>
        </w:r>
      </w:ins>
    </w:p>
    <w:p w14:paraId="656072FC" w14:textId="1BF17583" w:rsidR="003B1B98" w:rsidDel="00DC34A7" w:rsidRDefault="0050581C" w:rsidP="001E07CB">
      <w:pPr>
        <w:rPr>
          <w:del w:id="870" w:author="Jacques DAVID" w:date="2023-08-27T11:15:00Z"/>
        </w:rPr>
      </w:pPr>
      <w:del w:id="871" w:author="Jacques DAVID" w:date="2023-08-27T11:15:00Z">
        <w:r w:rsidDel="00DC34A7">
          <w:delText xml:space="preserve">les résultats des simulations aux calculs théoriques. </w:delText>
        </w:r>
      </w:del>
    </w:p>
    <w:p w14:paraId="3ABC4EB4" w14:textId="70A1194F" w:rsidR="00D979EE" w:rsidRDefault="00D979EE" w:rsidP="001E07CB"/>
    <w:p w14:paraId="72EE87BD" w14:textId="3815A315" w:rsidR="00DC34A7" w:rsidRDefault="00DC34A7" w:rsidP="001E07CB">
      <w:pPr>
        <w:rPr>
          <w:ins w:id="872" w:author="Jacques DAVID" w:date="2023-08-27T11:16:00Z"/>
        </w:rPr>
      </w:pPr>
      <w:proofErr w:type="spellStart"/>
      <w:ins w:id="873" w:author="Jacques DAVID" w:date="2023-08-27T11:16:00Z">
        <w:r>
          <w:t>Explotation</w:t>
        </w:r>
        <w:proofErr w:type="spellEnd"/>
        <w:r>
          <w:t xml:space="preserve"> de situation en condition paysannes</w:t>
        </w:r>
      </w:ins>
    </w:p>
    <w:p w14:paraId="6F54E049" w14:textId="48E9F292" w:rsidR="00D979EE" w:rsidRPr="00D979EE" w:rsidRDefault="00D979EE" w:rsidP="001E07CB">
      <w:del w:id="874" w:author="Jacques DAVID" w:date="2023-08-27T11:16:00Z">
        <w:r w:rsidDel="00DC34A7">
          <w:delText>Après cela, l</w:delText>
        </w:r>
      </w:del>
      <w:r>
        <w:t xml:space="preserve">’équation </w:t>
      </w:r>
      <w:del w:id="875" w:author="Jacques DAVID" w:date="2023-08-27T11:16:00Z">
        <w:r w:rsidDel="00DC34A7">
          <w:delText xml:space="preserve">a été utilisée </w:delText>
        </w:r>
      </w:del>
      <w:ins w:id="876" w:author="Jacques DAVID" w:date="2023-08-27T11:16:00Z">
        <w:r w:rsidR="00DC34A7">
          <w:t xml:space="preserve">a permis </w:t>
        </w:r>
      </w:ins>
      <w:del w:id="877" w:author="Jacques DAVID" w:date="2023-08-27T11:16:00Z">
        <w:r w:rsidDel="00DC34A7">
          <w:delText xml:space="preserve">avec des combinaisons de paramètres plus </w:delText>
        </w:r>
      </w:del>
      <w:ins w:id="878" w:author="Jacques DAVID" w:date="2023-08-27T11:16:00Z">
        <w:r w:rsidR="00DC34A7">
          <w:t>d’explorer</w:t>
        </w:r>
      </w:ins>
      <w:ins w:id="879" w:author="Jacques DAVID" w:date="2023-08-27T11:17:00Z">
        <w:r w:rsidR="00DC34A7">
          <w:t xml:space="preserve"> les domaines d’efficacité relative des deux méthodes de sélection</w:t>
        </w:r>
      </w:ins>
      <w:ins w:id="880" w:author="Jacques DAVID" w:date="2023-08-27T11:16:00Z">
        <w:r w:rsidR="00DC34A7">
          <w:t xml:space="preserve"> </w:t>
        </w:r>
      </w:ins>
      <w:del w:id="881" w:author="Jacques DAVID" w:date="2023-08-27T11:17:00Z">
        <w:r w:rsidDel="00DC34A7">
          <w:delText xml:space="preserve">réalistes pour pouvoir savoir sous quelles conditions un type de sélection </w:delText>
        </w:r>
        <w:r w:rsidR="00715C06" w:rsidDel="00DC34A7">
          <w:delText>serait</w:delText>
        </w:r>
        <w:r w:rsidDel="00DC34A7">
          <w:delText xml:space="preserve"> meilleure que l’autre. Pour cette exploration, n</w:delText>
        </w:r>
      </w:del>
      <w:ins w:id="882" w:author="Jacques DAVID" w:date="2023-08-27T11:17:00Z">
        <w:r w:rsidR="00DC34A7">
          <w:t>N</w:t>
        </w:r>
      </w:ins>
      <w:r>
        <w:t>ous avons fait</w:t>
      </w:r>
      <w:r w:rsidR="00765312">
        <w:t xml:space="preserve"> varier NEO de 500 à 5</w:t>
      </w:r>
      <w:r>
        <w:t xml:space="preserve">000, </w:t>
      </w:r>
      <w:proofErr w:type="spellStart"/>
      <w:r>
        <w:t>nsel</w:t>
      </w:r>
      <w:proofErr w:type="spellEnd"/>
      <w:r>
        <w:t xml:space="preserve"> de 10</w:t>
      </w:r>
      <w:r w:rsidR="00765312">
        <w:t>.</w:t>
      </w:r>
      <w:r>
        <w:t>0</w:t>
      </w:r>
      <w:r w:rsidR="00765312">
        <w:t>00</w:t>
      </w:r>
      <w:r w:rsidR="001E07EC">
        <w:t xml:space="preserve"> à 100.000, NGO de 10.000 à 5</w:t>
      </w:r>
      <w:r w:rsidR="0061784B">
        <w:t>.000.000, et NGE de 4</w:t>
      </w:r>
      <w:r>
        <w:t xml:space="preserve">0 à </w:t>
      </w:r>
      <w:r w:rsidR="0061784B">
        <w:t>8</w:t>
      </w:r>
      <w:r>
        <w:t xml:space="preserve">0. </w:t>
      </w:r>
      <w:r w:rsidR="009D2846">
        <w:lastRenderedPageBreak/>
        <w:t xml:space="preserve">Nous avons fait l’hypothèse que les </w:t>
      </w:r>
      <w:ins w:id="883" w:author="Jacques DAVID" w:date="2023-08-27T11:18:00Z">
        <w:r w:rsidR="00DC34A7">
          <w:t xml:space="preserve">valeurs </w:t>
        </w:r>
      </w:ins>
      <w:r w:rsidR="009D2846">
        <w:t xml:space="preserve">variances estimées dans les bacs </w:t>
      </w:r>
      <w:del w:id="884" w:author="Jacques DAVID" w:date="2023-08-27T11:18:00Z">
        <w:r w:rsidR="009D2846" w:rsidDel="00DC34A7">
          <w:delText>pouvaient correspon</w:delText>
        </w:r>
        <w:r w:rsidR="00A463AC" w:rsidDel="00DC34A7">
          <w:delText xml:space="preserve">dre </w:delText>
        </w:r>
      </w:del>
      <w:ins w:id="885" w:author="Jacques DAVID" w:date="2023-08-27T11:18:00Z">
        <w:r w:rsidR="00DC34A7">
          <w:t xml:space="preserve">avait </w:t>
        </w:r>
      </w:ins>
      <w:del w:id="886" w:author="Jacques DAVID" w:date="2023-08-27T11:18:00Z">
        <w:r w:rsidR="00A463AC" w:rsidDel="00DC34A7">
          <w:delText xml:space="preserve">à </w:delText>
        </w:r>
      </w:del>
      <w:r w:rsidR="00A463AC">
        <w:t xml:space="preserve">une réalité au champ et </w:t>
      </w:r>
      <w:del w:id="887" w:author="Jacques DAVID" w:date="2023-08-27T11:18:00Z">
        <w:r w:rsidR="00A463AC" w:rsidDel="00DC34A7">
          <w:delText>av</w:delText>
        </w:r>
        <w:r w:rsidR="009D2846" w:rsidDel="00DC34A7">
          <w:delText xml:space="preserve">ons utilisé ces valeurs de variance </w:delText>
        </w:r>
      </w:del>
      <w:ins w:id="888" w:author="Jacques DAVID" w:date="2023-08-27T11:18:00Z">
        <w:r w:rsidR="00DC34A7">
          <w:t xml:space="preserve">ont servi de bases </w:t>
        </w:r>
      </w:ins>
      <w:del w:id="889" w:author="Jacques DAVID" w:date="2023-08-27T11:18:00Z">
        <w:r w:rsidR="009D2846" w:rsidDel="00DC34A7">
          <w:delText xml:space="preserve">dans les </w:delText>
        </w:r>
      </w:del>
      <w:ins w:id="890" w:author="Jacques DAVID" w:date="2023-08-27T11:18:00Z">
        <w:r w:rsidR="00DC34A7">
          <w:t xml:space="preserve">aux </w:t>
        </w:r>
      </w:ins>
      <w:r w:rsidR="009D2846">
        <w:t>calculs.</w:t>
      </w:r>
    </w:p>
    <w:p w14:paraId="703C7E3C" w14:textId="77777777" w:rsidR="00187095" w:rsidRPr="0010130A" w:rsidRDefault="00187095" w:rsidP="001E07CB"/>
    <w:p w14:paraId="7363CEFB" w14:textId="6547F11F" w:rsidR="00A2208C" w:rsidRDefault="001363E7" w:rsidP="00A2208C">
      <w:pPr>
        <w:pStyle w:val="Titre1"/>
      </w:pPr>
      <w:bookmarkStart w:id="891" w:name="_Toc143697012"/>
      <w:r>
        <w:t>Résultats</w:t>
      </w:r>
      <w:bookmarkEnd w:id="891"/>
      <w:r w:rsidR="00A2208C">
        <w:t xml:space="preserve"> </w:t>
      </w:r>
    </w:p>
    <w:p w14:paraId="5C8BD268" w14:textId="0DDC151C" w:rsidR="00A2208C" w:rsidRDefault="00EB2A06" w:rsidP="00A2208C">
      <w:pPr>
        <w:pStyle w:val="Titre2"/>
      </w:pPr>
      <w:bookmarkStart w:id="892" w:name="_Toc143697013"/>
      <w:r>
        <w:t>Impact de la sélection sur la taille du grain</w:t>
      </w:r>
      <w:bookmarkEnd w:id="892"/>
    </w:p>
    <w:p w14:paraId="4F228825" w14:textId="3B8C405F" w:rsidR="00050F54" w:rsidRDefault="00570530" w:rsidP="00570530">
      <w:pPr>
        <w:pStyle w:val="Titre3"/>
      </w:pPr>
      <w:bookmarkStart w:id="893" w:name="_Toc143697014"/>
      <w:r>
        <w:t>Sélection sur grain par tamisage</w:t>
      </w:r>
      <w:r w:rsidR="00360541">
        <w:t> : résultats de l’expérience au champ</w:t>
      </w:r>
      <w:bookmarkEnd w:id="893"/>
    </w:p>
    <w:p w14:paraId="5C11D9CA" w14:textId="5F9D1D19" w:rsidR="00350774" w:rsidRPr="00350774" w:rsidRDefault="00350774" w:rsidP="00350774">
      <w:r>
        <w:t>En regardant les différences des tailles de grains individuels entre les populations non sélectionnées et les populations sélectionnées on obtient des résultats suivants :</w:t>
      </w:r>
    </w:p>
    <w:p w14:paraId="0BA53A6E" w14:textId="0AA44506" w:rsidR="00897C58" w:rsidRDefault="00B05DBD" w:rsidP="00B05DBD">
      <w:pPr>
        <w:jc w:val="center"/>
      </w:pPr>
      <w:r>
        <w:rPr>
          <w:noProof/>
        </w:rPr>
        <w:drawing>
          <wp:inline distT="0" distB="0" distL="0" distR="0" wp14:anchorId="5AF8A2DD" wp14:editId="2478D3F4">
            <wp:extent cx="3334215" cy="2381582"/>
            <wp:effectExtent l="19050" t="19050" r="1905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_champ_grain.png"/>
                    <pic:cNvPicPr/>
                  </pic:nvPicPr>
                  <pic:blipFill>
                    <a:blip r:embed="rId22">
                      <a:extLst>
                        <a:ext uri="{28A0092B-C50C-407E-A947-70E740481C1C}">
                          <a14:useLocalDpi xmlns:a14="http://schemas.microsoft.com/office/drawing/2010/main" val="0"/>
                        </a:ext>
                      </a:extLst>
                    </a:blip>
                    <a:stretch>
                      <a:fillRect/>
                    </a:stretch>
                  </pic:blipFill>
                  <pic:spPr>
                    <a:xfrm>
                      <a:off x="0" y="0"/>
                      <a:ext cx="3334215" cy="2381582"/>
                    </a:xfrm>
                    <a:prstGeom prst="rect">
                      <a:avLst/>
                    </a:prstGeom>
                    <a:ln>
                      <a:solidFill>
                        <a:schemeClr val="tx1"/>
                      </a:solidFill>
                    </a:ln>
                  </pic:spPr>
                </pic:pic>
              </a:graphicData>
            </a:graphic>
          </wp:inline>
        </w:drawing>
      </w:r>
    </w:p>
    <w:p w14:paraId="56AEFA64" w14:textId="77777777" w:rsidR="00853C6B" w:rsidRDefault="00853C6B" w:rsidP="00A2208C">
      <w:pPr>
        <w:rPr>
          <w:ins w:id="894" w:author="Jacques DAVID" w:date="2023-08-27T11:22:00Z"/>
        </w:rPr>
      </w:pPr>
      <w:ins w:id="895" w:author="Jacques DAVID" w:date="2023-08-27T11:22:00Z">
        <w:r>
          <w:t xml:space="preserve">Nom de la figure et </w:t>
        </w:r>
        <w:proofErr w:type="spellStart"/>
        <w:r>
          <w:t>légence</w:t>
        </w:r>
        <w:proofErr w:type="spellEnd"/>
        <w:r>
          <w:t xml:space="preserve"> </w:t>
        </w:r>
      </w:ins>
    </w:p>
    <w:p w14:paraId="5FBCBA5A" w14:textId="75ABB0EA" w:rsidR="00897C58" w:rsidRDefault="00853C6B" w:rsidP="00A2208C">
      <w:pPr>
        <w:rPr>
          <w:ins w:id="896" w:author="Jacques DAVID" w:date="2023-08-27T11:22:00Z"/>
        </w:rPr>
      </w:pPr>
      <w:ins w:id="897" w:author="Jacques DAVID" w:date="2023-08-27T11:21:00Z">
        <w:r>
          <w:t>Pourquoi il y a des barres</w:t>
        </w:r>
      </w:ins>
      <w:ins w:id="898" w:author="Jacques DAVID" w:date="2023-08-27T11:22:00Z">
        <w:r>
          <w:t> </w:t>
        </w:r>
      </w:ins>
      <w:ins w:id="899" w:author="Jacques DAVID" w:date="2023-08-27T11:21:00Z">
        <w:r>
          <w:t>?</w:t>
        </w:r>
      </w:ins>
      <w:ins w:id="900" w:author="Jacques DAVID" w:date="2023-08-27T11:22:00Z">
        <w:r>
          <w:t xml:space="preserve"> c’est pour les différentes parcelles ? </w:t>
        </w:r>
      </w:ins>
    </w:p>
    <w:p w14:paraId="109AC4D9" w14:textId="77777777" w:rsidR="00853C6B" w:rsidRDefault="00853C6B" w:rsidP="00A2208C"/>
    <w:p w14:paraId="1B9163D7" w14:textId="182CACBE" w:rsidR="00897C58" w:rsidRDefault="00350774" w:rsidP="00A2208C">
      <w:pPr>
        <w:rPr>
          <w:ins w:id="901" w:author="Jacques DAVID" w:date="2023-08-27T11:21:00Z"/>
        </w:rPr>
      </w:pPr>
      <w:del w:id="902" w:author="Jacques DAVID" w:date="2023-08-27T11:21:00Z">
        <w:r w:rsidDel="00853C6B">
          <w:delText xml:space="preserve">On voit que la </w:delText>
        </w:r>
      </w:del>
      <w:ins w:id="903" w:author="Jacques DAVID" w:date="2023-08-27T11:21:00Z">
        <w:r w:rsidR="00853C6B">
          <w:t xml:space="preserve">La </w:t>
        </w:r>
      </w:ins>
      <w:r>
        <w:t>sélection de de gros grains n’a pas significativement impacté la taille des grains</w:t>
      </w:r>
      <w:ins w:id="904" w:author="Jacques DAVID" w:date="2023-08-27T11:22:00Z">
        <w:r w:rsidR="00853C6B">
          <w:t xml:space="preserve"> par rapport à la référence</w:t>
        </w:r>
      </w:ins>
      <w:r>
        <w:t xml:space="preserve">, et la sélection de grains moyens a peut-être eu un impact (p-value = 0.04). La sélection de petits grains en revanche a permis de réaliser un progrès significatif estimé à -27% de l’écart type du trait dans la population non sélectionnée. </w:t>
      </w:r>
      <w:r w:rsidR="00C73965">
        <w:t>Ci-dessous un tableau récapitulant les héritabilités réalisées pour ce trait et les intensités de sélection appliquées :</w:t>
      </w:r>
    </w:p>
    <w:p w14:paraId="02914A73" w14:textId="77777777" w:rsidR="00853C6B" w:rsidRDefault="00853C6B" w:rsidP="00A2208C"/>
    <w:tbl>
      <w:tblPr>
        <w:tblStyle w:val="Grilledutableau"/>
        <w:tblW w:w="0" w:type="auto"/>
        <w:tblLook w:val="04A0" w:firstRow="1" w:lastRow="0" w:firstColumn="1" w:lastColumn="0" w:noHBand="0" w:noVBand="1"/>
      </w:tblPr>
      <w:tblGrid>
        <w:gridCol w:w="2265"/>
        <w:gridCol w:w="2265"/>
        <w:gridCol w:w="2266"/>
        <w:gridCol w:w="2266"/>
      </w:tblGrid>
      <w:tr w:rsidR="00757D60" w14:paraId="55E7B524" w14:textId="77777777" w:rsidTr="00757D60">
        <w:tc>
          <w:tcPr>
            <w:tcW w:w="2265" w:type="dxa"/>
          </w:tcPr>
          <w:p w14:paraId="371F0EE3" w14:textId="77777777" w:rsidR="00757D60" w:rsidRDefault="00757D60" w:rsidP="00757D60">
            <w:pPr>
              <w:jc w:val="center"/>
            </w:pPr>
          </w:p>
        </w:tc>
        <w:tc>
          <w:tcPr>
            <w:tcW w:w="2265" w:type="dxa"/>
          </w:tcPr>
          <w:p w14:paraId="3D8AE9F7" w14:textId="48F2551E" w:rsidR="00757D60" w:rsidRDefault="00757D60" w:rsidP="00757D60">
            <w:pPr>
              <w:jc w:val="center"/>
            </w:pPr>
            <w:r>
              <w:t>PETIT</w:t>
            </w:r>
          </w:p>
        </w:tc>
        <w:tc>
          <w:tcPr>
            <w:tcW w:w="2266" w:type="dxa"/>
          </w:tcPr>
          <w:p w14:paraId="153E77DC" w14:textId="53273EFB" w:rsidR="00757D60" w:rsidRDefault="00757D60" w:rsidP="00757D60">
            <w:pPr>
              <w:jc w:val="center"/>
            </w:pPr>
            <w:r>
              <w:t>MOYEN</w:t>
            </w:r>
          </w:p>
        </w:tc>
        <w:tc>
          <w:tcPr>
            <w:tcW w:w="2266" w:type="dxa"/>
          </w:tcPr>
          <w:p w14:paraId="1888DF35" w14:textId="01A02CF3" w:rsidR="00757D60" w:rsidRDefault="00757D60" w:rsidP="00757D60">
            <w:pPr>
              <w:jc w:val="center"/>
            </w:pPr>
            <w:r>
              <w:t>GROS</w:t>
            </w:r>
          </w:p>
        </w:tc>
      </w:tr>
      <w:tr w:rsidR="00757D60" w14:paraId="1F9A5962" w14:textId="77777777" w:rsidTr="00757D60">
        <w:tc>
          <w:tcPr>
            <w:tcW w:w="2265" w:type="dxa"/>
          </w:tcPr>
          <w:p w14:paraId="351D0B75" w14:textId="49E85C48" w:rsidR="00757D60" w:rsidRDefault="00757D60" w:rsidP="00757D60">
            <w:pPr>
              <w:jc w:val="center"/>
            </w:pPr>
            <w:r>
              <w:t>Intensité de sélection</w:t>
            </w:r>
          </w:p>
        </w:tc>
        <w:tc>
          <w:tcPr>
            <w:tcW w:w="2265" w:type="dxa"/>
          </w:tcPr>
          <w:p w14:paraId="364D5821" w14:textId="7B1F8604" w:rsidR="00757D60" w:rsidRDefault="003B4D11" w:rsidP="00757D60">
            <w:pPr>
              <w:jc w:val="center"/>
            </w:pPr>
            <w:r>
              <w:t>-1.16</w:t>
            </w:r>
          </w:p>
        </w:tc>
        <w:tc>
          <w:tcPr>
            <w:tcW w:w="2266" w:type="dxa"/>
          </w:tcPr>
          <w:p w14:paraId="503AAE8C" w14:textId="31510CAE" w:rsidR="00757D60" w:rsidRDefault="003B4D11" w:rsidP="00757D60">
            <w:pPr>
              <w:jc w:val="center"/>
            </w:pPr>
            <w:r>
              <w:t>-0.11</w:t>
            </w:r>
          </w:p>
        </w:tc>
        <w:tc>
          <w:tcPr>
            <w:tcW w:w="2266" w:type="dxa"/>
          </w:tcPr>
          <w:p w14:paraId="7647126A" w14:textId="39F271A2" w:rsidR="00757D60" w:rsidRDefault="003B4D11" w:rsidP="00757D60">
            <w:pPr>
              <w:jc w:val="center"/>
            </w:pPr>
            <w:r>
              <w:t>1.03</w:t>
            </w:r>
          </w:p>
        </w:tc>
      </w:tr>
      <w:tr w:rsidR="00757D60" w14:paraId="306DAB01" w14:textId="77777777" w:rsidTr="00757D60">
        <w:tc>
          <w:tcPr>
            <w:tcW w:w="2265" w:type="dxa"/>
          </w:tcPr>
          <w:p w14:paraId="7F63B53A" w14:textId="0BCB8D70" w:rsidR="00757D60" w:rsidRDefault="00757D60" w:rsidP="00757D60">
            <w:pPr>
              <w:jc w:val="center"/>
            </w:pPr>
            <w:r>
              <w:t>H²</w:t>
            </w:r>
          </w:p>
        </w:tc>
        <w:tc>
          <w:tcPr>
            <w:tcW w:w="2265" w:type="dxa"/>
          </w:tcPr>
          <w:p w14:paraId="2F2C6DDA" w14:textId="3E4AD61D" w:rsidR="00757D60" w:rsidRDefault="00757D60" w:rsidP="00757D60">
            <w:pPr>
              <w:jc w:val="center"/>
            </w:pPr>
            <w:r>
              <w:t>0.17</w:t>
            </w:r>
          </w:p>
        </w:tc>
        <w:tc>
          <w:tcPr>
            <w:tcW w:w="2266" w:type="dxa"/>
          </w:tcPr>
          <w:p w14:paraId="567F20BB" w14:textId="3E3C676A" w:rsidR="00757D60" w:rsidRDefault="00757D60" w:rsidP="00757D60">
            <w:pPr>
              <w:jc w:val="center"/>
            </w:pPr>
            <w:r>
              <w:t>0.36</w:t>
            </w:r>
          </w:p>
        </w:tc>
        <w:tc>
          <w:tcPr>
            <w:tcW w:w="2266" w:type="dxa"/>
          </w:tcPr>
          <w:p w14:paraId="66178C49" w14:textId="5965F3C3" w:rsidR="00757D60" w:rsidRDefault="00757D60" w:rsidP="00757D60">
            <w:pPr>
              <w:jc w:val="center"/>
            </w:pPr>
            <w:r>
              <w:t>-0.004</w:t>
            </w:r>
          </w:p>
        </w:tc>
      </w:tr>
    </w:tbl>
    <w:p w14:paraId="7FEDA56A" w14:textId="70D7355C" w:rsidR="00C73965" w:rsidRDefault="00853C6B" w:rsidP="00A2208C">
      <w:pPr>
        <w:rPr>
          <w:ins w:id="905" w:author="Jacques DAVID" w:date="2023-08-27T11:21:00Z"/>
        </w:rPr>
      </w:pPr>
      <w:proofErr w:type="spellStart"/>
      <w:ins w:id="906" w:author="Jacques DAVID" w:date="2023-08-27T11:21:00Z">
        <w:r>
          <w:t>Numero</w:t>
        </w:r>
        <w:proofErr w:type="spellEnd"/>
        <w:r>
          <w:t xml:space="preserve"> et </w:t>
        </w:r>
        <w:proofErr w:type="spellStart"/>
        <w:r>
          <w:t>lagende</w:t>
        </w:r>
        <w:proofErr w:type="spellEnd"/>
        <w:r>
          <w:t xml:space="preserve"> du tableau </w:t>
        </w:r>
      </w:ins>
    </w:p>
    <w:p w14:paraId="0B270768" w14:textId="77777777" w:rsidR="00853C6B" w:rsidRDefault="00853C6B" w:rsidP="00A2208C"/>
    <w:p w14:paraId="43D254E2" w14:textId="4C892A31" w:rsidR="00897C58" w:rsidRDefault="00360541" w:rsidP="00A2208C">
      <w:r>
        <w:t>On voit</w:t>
      </w:r>
      <w:r w:rsidR="006006BF">
        <w:t xml:space="preserve"> que les intensités de sélection ne permettent pas vraiment d’expliquer les différences de progrès effectués car les intensités de sélection sur petits et gros grains sont similaires (en valeur absolue) tandis que l’intensité de sélection sur grains moyens est plus faible. </w:t>
      </w:r>
      <w:ins w:id="907" w:author="Jacques DAVID" w:date="2023-08-27T11:23:00Z">
        <w:r w:rsidR="00853C6B">
          <w:t>(</w:t>
        </w:r>
        <w:proofErr w:type="gramStart"/>
        <w:r w:rsidR="00853C6B">
          <w:t>tu</w:t>
        </w:r>
        <w:proofErr w:type="gramEnd"/>
        <w:r w:rsidR="00853C6B">
          <w:t xml:space="preserve"> veux dire la </w:t>
        </w:r>
        <w:proofErr w:type="spellStart"/>
        <w:r w:rsidR="00853C6B">
          <w:t>différentiele</w:t>
        </w:r>
        <w:proofErr w:type="spellEnd"/>
        <w:r w:rsidR="00853C6B">
          <w:t xml:space="preserve"> ? ) </w:t>
        </w:r>
      </w:ins>
      <w:r w:rsidR="002A3FAE">
        <w:t xml:space="preserve">On voit en revanche que l’héritabilité réalisée pour la sélection sur gros grains est nulle. Il semble donc que </w:t>
      </w:r>
      <w:r w:rsidR="00AC3BB6">
        <w:t xml:space="preserve">la sélection fonctionne pour réduire la taille du grain mais pas pour l’augmenter. </w:t>
      </w:r>
      <w:r w:rsidR="002A3FAE">
        <w:t xml:space="preserve"> </w:t>
      </w:r>
    </w:p>
    <w:p w14:paraId="6D894F65" w14:textId="4AA560FB" w:rsidR="00853C6B" w:rsidRDefault="00853C6B" w:rsidP="00A2208C">
      <w:pPr>
        <w:rPr>
          <w:ins w:id="908" w:author="Jacques DAVID" w:date="2023-08-27T11:24:00Z"/>
        </w:rPr>
      </w:pPr>
    </w:p>
    <w:p w14:paraId="7E44B973" w14:textId="77777777" w:rsidR="00853C6B" w:rsidRDefault="00853C6B" w:rsidP="00A2208C"/>
    <w:p w14:paraId="00E93567" w14:textId="3B00B2D7" w:rsidR="00A2208C" w:rsidRDefault="00014152" w:rsidP="00A2208C">
      <w:r>
        <w:t>Pour les traits mesurés sur les plantes (et non sur les grains individuels), on obtient les résultats suivants :</w:t>
      </w:r>
    </w:p>
    <w:p w14:paraId="766F4BA4" w14:textId="5844BB77" w:rsidR="00E74AD4" w:rsidRDefault="002C7BE0" w:rsidP="0043571C">
      <w:pPr>
        <w:jc w:val="center"/>
      </w:pPr>
      <w:r>
        <w:rPr>
          <w:noProof/>
        </w:rPr>
        <w:drawing>
          <wp:inline distT="0" distB="0" distL="0" distR="0" wp14:anchorId="5FD8AC4E" wp14:editId="2BADA8E1">
            <wp:extent cx="5760720" cy="4154170"/>
            <wp:effectExtent l="19050" t="19050" r="11430" b="177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gres_champ.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154170"/>
                    </a:xfrm>
                    <a:prstGeom prst="rect">
                      <a:avLst/>
                    </a:prstGeom>
                    <a:ln>
                      <a:solidFill>
                        <a:schemeClr val="tx1"/>
                      </a:solidFill>
                    </a:ln>
                  </pic:spPr>
                </pic:pic>
              </a:graphicData>
            </a:graphic>
          </wp:inline>
        </w:drawing>
      </w:r>
    </w:p>
    <w:p w14:paraId="48D916E8" w14:textId="4586C318" w:rsidR="003759FC" w:rsidRDefault="003759FC" w:rsidP="00A2208C"/>
    <w:p w14:paraId="5738371B" w14:textId="0EA68885" w:rsidR="00BE56EB" w:rsidRPr="00252FB3" w:rsidRDefault="003C3AB4" w:rsidP="00AB2EAF">
      <w:pPr>
        <w:rPr>
          <w:color w:val="FF0000"/>
        </w:rPr>
      </w:pPr>
      <w:r>
        <w:t>Pour les traits liés à la taille des grain</w:t>
      </w:r>
      <w:r w:rsidR="00AE2492">
        <w:t xml:space="preserve">s, </w:t>
      </w:r>
      <w:r>
        <w:t>on observe également un effet de la sélection</w:t>
      </w:r>
      <w:r w:rsidR="00AE2492">
        <w:t xml:space="preserve"> des petits grains</w:t>
      </w:r>
      <w:r>
        <w:t xml:space="preserve"> pour réduire la taille/le poids des grains</w:t>
      </w:r>
      <w:r w:rsidR="00AE2492">
        <w:t xml:space="preserve"> (PMG = -50%, taille moyenne = -41%, taille du plus gros grain = -41%)</w:t>
      </w:r>
      <w:r>
        <w:t>. En revanche, pour la hauteur des plante</w:t>
      </w:r>
      <w:r w:rsidR="00915FFB">
        <w:t>s</w:t>
      </w:r>
      <w:r>
        <w:t xml:space="preserve"> et le taux de protéine des grains, on voit qu</w:t>
      </w:r>
      <w:r w:rsidR="002305F0">
        <w:t>e la sélection des gros grains a</w:t>
      </w:r>
      <w:r>
        <w:t xml:space="preserve"> eu un effet mais pas la sélection des petits</w:t>
      </w:r>
      <w:r w:rsidR="00A74A72">
        <w:t xml:space="preserve"> (hauteur = +78%, taux N grain = -53%)</w:t>
      </w:r>
      <w:r>
        <w:t xml:space="preserve">. </w:t>
      </w:r>
    </w:p>
    <w:p w14:paraId="4B7159BA" w14:textId="5DAE6ED5" w:rsidR="00B24AD9" w:rsidRDefault="00B24AD9" w:rsidP="00A2208C">
      <w:pPr>
        <w:rPr>
          <w:ins w:id="909" w:author="Jacques DAVID" w:date="2023-08-27T11:26:00Z"/>
        </w:rPr>
      </w:pPr>
    </w:p>
    <w:p w14:paraId="07DED5AC" w14:textId="0A1CEC6C" w:rsidR="00853C6B" w:rsidRDefault="00853C6B" w:rsidP="00A2208C">
      <w:ins w:id="910" w:author="Jacques DAVID" w:date="2023-08-27T11:26:00Z">
        <w:r>
          <w:t xml:space="preserve">Du coup les gros grains étaient issus de plantes grandes à la génération d’avant si </w:t>
        </w:r>
        <w:proofErr w:type="spellStart"/>
        <w:r>
          <w:t>bcp</w:t>
        </w:r>
        <w:proofErr w:type="spellEnd"/>
        <w:r>
          <w:t xml:space="preserve"> de variance entre la taille des </w:t>
        </w:r>
        <w:proofErr w:type="spellStart"/>
        <w:r>
          <w:t>plnates</w:t>
        </w:r>
        <w:proofErr w:type="spellEnd"/>
        <w:r>
          <w:t xml:space="preserve">, et donc leur </w:t>
        </w:r>
      </w:ins>
      <w:proofErr w:type="spellStart"/>
      <w:ins w:id="911" w:author="Jacques DAVID" w:date="2023-08-27T11:27:00Z">
        <w:r>
          <w:t>descendnatq</w:t>
        </w:r>
        <w:proofErr w:type="spellEnd"/>
        <w:r>
          <w:t xml:space="preserve"> ne peuvent pas autant profiter de la </w:t>
        </w:r>
        <w:proofErr w:type="spellStart"/>
        <w:r>
          <w:t>compet</w:t>
        </w:r>
        <w:proofErr w:type="spellEnd"/>
        <w:r>
          <w:t xml:space="preserve"> avec les petits </w:t>
        </w:r>
        <w:proofErr w:type="gramStart"/>
        <w:r>
          <w:lastRenderedPageBreak/>
          <w:t>si il</w:t>
        </w:r>
        <w:proofErr w:type="gramEnd"/>
        <w:r>
          <w:t xml:space="preserve"> n’y a plus que des grands ? </w:t>
        </w:r>
      </w:ins>
    </w:p>
    <w:p w14:paraId="492FB8A1" w14:textId="2D096536" w:rsidR="00C331C8" w:rsidRDefault="00853C6B" w:rsidP="00A2208C">
      <w:pPr>
        <w:rPr>
          <w:ins w:id="912" w:author="Jacques DAVID" w:date="2023-08-27T11:28:00Z"/>
        </w:rPr>
      </w:pPr>
      <w:ins w:id="913" w:author="Jacques DAVID" w:date="2023-08-27T11:28:00Z">
        <w:r>
          <w:t xml:space="preserve">Il faudrait regarder les variances de la taille alors ? </w:t>
        </w:r>
      </w:ins>
    </w:p>
    <w:p w14:paraId="5C7C8C33" w14:textId="33916728" w:rsidR="00853C6B" w:rsidRDefault="00853C6B" w:rsidP="00A2208C">
      <w:pPr>
        <w:rPr>
          <w:ins w:id="914" w:author="Jacques DAVID" w:date="2023-08-27T11:28:00Z"/>
        </w:rPr>
      </w:pPr>
    </w:p>
    <w:p w14:paraId="6C2F2C24" w14:textId="5276792F" w:rsidR="00853C6B" w:rsidRDefault="00853C6B" w:rsidP="00A2208C">
      <w:ins w:id="915" w:author="Jacques DAVID" w:date="2023-08-27T11:28:00Z">
        <w:r>
          <w:t xml:space="preserve">Donner la </w:t>
        </w:r>
        <w:proofErr w:type="spellStart"/>
        <w:r>
          <w:t>formle</w:t>
        </w:r>
        <w:proofErr w:type="spellEnd"/>
        <w:r>
          <w:t xml:space="preserve"> </w:t>
        </w:r>
        <w:proofErr w:type="spellStart"/>
        <w:r>
          <w:t>analytiuqe</w:t>
        </w:r>
        <w:proofErr w:type="spellEnd"/>
        <w:r>
          <w:t xml:space="preserve"> ? </w:t>
        </w:r>
      </w:ins>
    </w:p>
    <w:p w14:paraId="3A6B8A75" w14:textId="56567112" w:rsidR="00B24CCA" w:rsidRDefault="00146F50" w:rsidP="00B24CCA">
      <w:pPr>
        <w:pStyle w:val="Titre3"/>
      </w:pPr>
      <w:bookmarkStart w:id="916" w:name="_Toc143697015"/>
      <w:r>
        <w:t>Résultats pour la s</w:t>
      </w:r>
      <w:r w:rsidR="00B24CCA">
        <w:t>élection in silico</w:t>
      </w:r>
      <w:bookmarkEnd w:id="916"/>
    </w:p>
    <w:p w14:paraId="66331E6B" w14:textId="66E13C29" w:rsidR="00656401" w:rsidRDefault="008617BA" w:rsidP="00A2208C">
      <w:pPr>
        <w:rPr>
          <w:ins w:id="917" w:author="Jacques DAVID" w:date="2023-08-27T11:32:00Z"/>
        </w:rPr>
      </w:pPr>
      <w:del w:id="918" w:author="Jacques DAVID" w:date="2023-08-27T11:29:00Z">
        <w:r w:rsidDel="00853C6B">
          <w:delText xml:space="preserve">La sélection sur grain et la sélection sur épi ont été simulée </w:delText>
        </w:r>
      </w:del>
      <w:del w:id="919" w:author="Jacques DAVID" w:date="2023-08-27T11:28:00Z">
        <w:r w:rsidDel="00853C6B">
          <w:delText xml:space="preserve">par </w:delText>
        </w:r>
      </w:del>
      <w:del w:id="920" w:author="Jacques DAVID" w:date="2023-08-27T11:29:00Z">
        <w:r w:rsidDel="00853C6B">
          <w:rPr>
            <w:i/>
          </w:rPr>
          <w:delText>in silico</w:delText>
        </w:r>
        <w:r w:rsidDel="00853C6B">
          <w:delText xml:space="preserve">. On regarde donc l’effet de la sélection selon les deux méthodes. </w:delText>
        </w:r>
        <w:r w:rsidR="00D345D1" w:rsidDel="00853C6B">
          <w:delText xml:space="preserve">Différentes simulations ont été faites pour différentes combinaisons de paramètres (nombre d’épi observés x nombre de grains sélectionnés). Pour voir s’il y a bien un effet nous avons choisi de regarder </w:delText>
        </w:r>
      </w:del>
      <w:r w:rsidR="00D345D1">
        <w:t xml:space="preserve">les résultats </w:t>
      </w:r>
      <w:ins w:id="921" w:author="Jacques DAVID" w:date="2023-08-27T11:30:00Z">
        <w:r w:rsidR="002D425A">
          <w:t>obtenus</w:t>
        </w:r>
      </w:ins>
      <w:ins w:id="922" w:author="Jacques DAVID" w:date="2023-08-27T11:29:00Z">
        <w:r w:rsidR="00853C6B">
          <w:t xml:space="preserve"> </w:t>
        </w:r>
      </w:ins>
      <w:r w:rsidR="00D345D1">
        <w:t xml:space="preserve">pour le nombre d’épi observé le plus grand possible (NEO = 177) </w:t>
      </w:r>
      <w:del w:id="923" w:author="Jacques DAVID" w:date="2023-08-27T11:29:00Z">
        <w:r w:rsidR="00D345D1" w:rsidDel="00853C6B">
          <w:delText xml:space="preserve">car c’est ce qui permet </w:delText>
        </w:r>
      </w:del>
      <w:ins w:id="924" w:author="Jacques DAVID" w:date="2023-08-27T11:30:00Z">
        <w:r w:rsidR="002D425A">
          <w:t xml:space="preserve">permettent </w:t>
        </w:r>
      </w:ins>
      <w:del w:id="925" w:author="Jacques DAVID" w:date="2023-08-27T11:29:00Z">
        <w:r w:rsidR="00D345D1" w:rsidDel="00853C6B">
          <w:delText xml:space="preserve">d’avoir </w:delText>
        </w:r>
      </w:del>
      <w:r w:rsidR="00D345D1">
        <w:t xml:space="preserve">la plus grande intensité de sélection possible </w:t>
      </w:r>
      <w:del w:id="926" w:author="Jacques DAVID" w:date="2023-08-27T11:30:00Z">
        <w:r w:rsidR="00D345D1" w:rsidDel="00853C6B">
          <w:delText xml:space="preserve">en sélection </w:delText>
        </w:r>
      </w:del>
      <w:r w:rsidR="00D345D1">
        <w:t xml:space="preserve">sur épi. Nous avons choisi un nombre de grains sélectionné </w:t>
      </w:r>
      <w:ins w:id="927" w:author="Jacques DAVID" w:date="2023-08-27T11:31:00Z">
        <w:r w:rsidR="002D425A">
          <w:t>(</w:t>
        </w:r>
        <w:proofErr w:type="spellStart"/>
        <w:r w:rsidR="002D425A">
          <w:t>nsel</w:t>
        </w:r>
        <w:proofErr w:type="spellEnd"/>
        <w:r w:rsidR="002D425A">
          <w:t xml:space="preserve">) </w:t>
        </w:r>
      </w:ins>
      <w:r w:rsidR="00D345D1">
        <w:t>à 400.</w:t>
      </w:r>
      <w:ins w:id="928" w:author="Jacques DAVID" w:date="2023-08-27T11:31:00Z">
        <w:r w:rsidR="002D425A">
          <w:t xml:space="preserve"> </w:t>
        </w:r>
      </w:ins>
      <w:del w:id="929" w:author="Jacques DAVID" w:date="2023-08-27T11:31:00Z">
        <w:r w:rsidR="00D345D1" w:rsidDel="002D425A">
          <w:delText xml:space="preserve"> Comme la population non</w:delText>
        </w:r>
        <w:r w:rsidR="00656401" w:rsidDel="002D425A">
          <w:delText xml:space="preserve"> sélectionnées compte 859 individus</w:delText>
        </w:r>
        <w:r w:rsidR="00D345D1" w:rsidDel="002D425A">
          <w:delText xml:space="preserve">, sélectionner 400 grains n’amène pas </w:delText>
        </w:r>
      </w:del>
      <w:ins w:id="930" w:author="Jacques DAVID" w:date="2023-08-27T11:31:00Z">
        <w:r w:rsidR="002D425A">
          <w:t xml:space="preserve">ce qui </w:t>
        </w:r>
      </w:ins>
      <w:del w:id="931" w:author="Jacques DAVID" w:date="2023-08-27T11:31:00Z">
        <w:r w:rsidR="00D345D1" w:rsidDel="002D425A">
          <w:delText xml:space="preserve">à une </w:delText>
        </w:r>
      </w:del>
      <w:ins w:id="932" w:author="Jacques DAVID" w:date="2023-08-27T11:31:00Z">
        <w:r w:rsidR="002D425A">
          <w:t xml:space="preserve">correspond à une </w:t>
        </w:r>
      </w:ins>
      <w:del w:id="933" w:author="Jacques DAVID" w:date="2023-08-27T11:31:00Z">
        <w:r w:rsidR="00D345D1" w:rsidDel="002D425A">
          <w:delText xml:space="preserve">forte </w:delText>
        </w:r>
      </w:del>
      <w:ins w:id="934" w:author="Jacques DAVID" w:date="2023-08-27T11:31:00Z">
        <w:r w:rsidR="002D425A">
          <w:t xml:space="preserve">faible </w:t>
        </w:r>
      </w:ins>
      <w:r w:rsidR="00D345D1">
        <w:t>intensité de sélection</w:t>
      </w:r>
      <w:ins w:id="935" w:author="Jacques DAVID" w:date="2023-08-27T11:31:00Z">
        <w:r w:rsidR="002D425A">
          <w:t xml:space="preserve"> (859 grains observés au maximum)</w:t>
        </w:r>
      </w:ins>
      <w:r w:rsidR="00D345D1">
        <w:t>, mais permet de bien estimer les progrès réalisés car il y a beaucoup d’individus</w:t>
      </w:r>
      <w:del w:id="936" w:author="Jacques DAVID" w:date="2023-08-27T11:32:00Z">
        <w:r w:rsidR="00D345D1" w:rsidDel="002D425A">
          <w:delText xml:space="preserve"> pour faire l’estimation</w:delText>
        </w:r>
      </w:del>
      <w:r w:rsidR="00D345D1">
        <w:t xml:space="preserve">. </w:t>
      </w:r>
      <w:del w:id="937" w:author="Jacques DAVID" w:date="2023-08-27T11:32:00Z">
        <w:r w:rsidR="00147901" w:rsidDel="002D425A">
          <w:delText>On regarde en premier lieu</w:delText>
        </w:r>
      </w:del>
      <w:proofErr w:type="gramStart"/>
      <w:ins w:id="938" w:author="Jacques DAVID" w:date="2023-08-27T11:32:00Z">
        <w:r w:rsidR="002D425A">
          <w:t xml:space="preserve">Pour </w:t>
        </w:r>
      </w:ins>
      <w:r w:rsidR="00147901">
        <w:t xml:space="preserve"> l’effet</w:t>
      </w:r>
      <w:proofErr w:type="gramEnd"/>
      <w:r w:rsidR="00147901">
        <w:t xml:space="preserve"> de la sélection sur la taille des grains :</w:t>
      </w:r>
      <w:ins w:id="939" w:author="Jacques DAVID" w:date="2023-08-27T11:32:00Z">
        <w:r w:rsidR="002D425A">
          <w:t xml:space="preserve">on obtient la figure XX </w:t>
        </w:r>
      </w:ins>
    </w:p>
    <w:p w14:paraId="69CDF0A5" w14:textId="77777777" w:rsidR="002D425A" w:rsidRDefault="002D425A" w:rsidP="00A2208C"/>
    <w:p w14:paraId="6653FD98" w14:textId="2026DA80" w:rsidR="00147901" w:rsidRDefault="00D34D1A" w:rsidP="00147901">
      <w:pPr>
        <w:jc w:val="center"/>
      </w:pPr>
      <w:r>
        <w:rPr>
          <w:noProof/>
        </w:rPr>
        <w:drawing>
          <wp:inline distT="0" distB="0" distL="0" distR="0" wp14:anchorId="0D99322D" wp14:editId="7FB769B9">
            <wp:extent cx="3591426" cy="2581635"/>
            <wp:effectExtent l="19050" t="19050" r="28575" b="285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g_in_silico_grain.png"/>
                    <pic:cNvPicPr/>
                  </pic:nvPicPr>
                  <pic:blipFill>
                    <a:blip r:embed="rId24">
                      <a:extLst>
                        <a:ext uri="{28A0092B-C50C-407E-A947-70E740481C1C}">
                          <a14:useLocalDpi xmlns:a14="http://schemas.microsoft.com/office/drawing/2010/main" val="0"/>
                        </a:ext>
                      </a:extLst>
                    </a:blip>
                    <a:stretch>
                      <a:fillRect/>
                    </a:stretch>
                  </pic:blipFill>
                  <pic:spPr>
                    <a:xfrm>
                      <a:off x="0" y="0"/>
                      <a:ext cx="3591426" cy="2581635"/>
                    </a:xfrm>
                    <a:prstGeom prst="rect">
                      <a:avLst/>
                    </a:prstGeom>
                    <a:ln>
                      <a:solidFill>
                        <a:schemeClr val="tx1"/>
                      </a:solidFill>
                    </a:ln>
                  </pic:spPr>
                </pic:pic>
              </a:graphicData>
            </a:graphic>
          </wp:inline>
        </w:drawing>
      </w:r>
    </w:p>
    <w:p w14:paraId="0D5C6F42" w14:textId="77777777" w:rsidR="009D7A5C" w:rsidRDefault="009D7A5C" w:rsidP="00A2208C"/>
    <w:p w14:paraId="05D580CB" w14:textId="4FAB8597" w:rsidR="002D425A" w:rsidRDefault="009D7A5C" w:rsidP="00A2208C">
      <w:pPr>
        <w:rPr>
          <w:ins w:id="940" w:author="Jacques DAVID" w:date="2023-08-27T11:33:00Z"/>
        </w:rPr>
      </w:pPr>
      <w:r>
        <w:t xml:space="preserve">Contrairement aux résultats de l’expérience au champ, la sélection </w:t>
      </w:r>
      <w:r>
        <w:rPr>
          <w:i/>
        </w:rPr>
        <w:t>in silico</w:t>
      </w:r>
      <w:r>
        <w:t xml:space="preserve"> de gros grains a permis de réaliser un progrès significatif sur la taille des grains.</w:t>
      </w:r>
      <w:ins w:id="941" w:author="Jacques DAVID" w:date="2023-08-27T11:33:00Z">
        <w:r w:rsidR="002D425A">
          <w:t xml:space="preserve"> Ben pas </w:t>
        </w:r>
        <w:proofErr w:type="spellStart"/>
        <w:r w:rsidR="002D425A">
          <w:t>sur</w:t>
        </w:r>
        <w:proofErr w:type="spellEnd"/>
        <w:r w:rsidR="002D425A">
          <w:t xml:space="preserve">, ici tu calcules le progrès sur la valeur </w:t>
        </w:r>
        <w:proofErr w:type="gramStart"/>
        <w:r w:rsidR="002D425A">
          <w:t>moyenne ,</w:t>
        </w:r>
        <w:proofErr w:type="gramEnd"/>
        <w:r w:rsidR="002D425A">
          <w:t xml:space="preserve"> pas les valeurs individuelles d</w:t>
        </w:r>
      </w:ins>
      <w:ins w:id="942" w:author="Jacques DAVID" w:date="2023-08-27T11:34:00Z">
        <w:r w:rsidR="002D425A">
          <w:t xml:space="preserve">’un grain dans un épi ? il faudrait que tu compares au </w:t>
        </w:r>
        <w:proofErr w:type="spellStart"/>
        <w:r w:rsidR="002D425A">
          <w:t>pmg</w:t>
        </w:r>
        <w:proofErr w:type="spellEnd"/>
        <w:r w:rsidR="002D425A">
          <w:t>..</w:t>
        </w:r>
      </w:ins>
    </w:p>
    <w:p w14:paraId="181A6973" w14:textId="77777777" w:rsidR="002D425A" w:rsidRDefault="002D425A" w:rsidP="00A2208C">
      <w:pPr>
        <w:rPr>
          <w:ins w:id="943" w:author="Jacques DAVID" w:date="2023-08-27T11:33:00Z"/>
        </w:rPr>
      </w:pPr>
    </w:p>
    <w:p w14:paraId="1A5BB49A" w14:textId="6151AC5F" w:rsidR="009D7A5C" w:rsidRPr="009D7A5C" w:rsidRDefault="009D7A5C" w:rsidP="00A2208C">
      <w:r>
        <w:t xml:space="preserve"> </w:t>
      </w:r>
      <w:r w:rsidR="00483222">
        <w:t xml:space="preserve">Dans l’exemple pris pour les résultats, la sélection sur épi a permis une augmentation de </w:t>
      </w:r>
      <w:r w:rsidR="00FC02B5">
        <w:t xml:space="preserve">26% </w:t>
      </w:r>
      <w:r w:rsidR="00A26AD7">
        <w:t>de la taille moyenne des grains des épis</w:t>
      </w:r>
      <w:ins w:id="944" w:author="Jacques DAVID" w:date="2023-08-27T11:37:00Z">
        <w:r w:rsidR="00B62710">
          <w:t xml:space="preserve"> mesuré </w:t>
        </w:r>
      </w:ins>
      <w:del w:id="945" w:author="Jacques DAVID" w:date="2023-08-27T11:37:00Z">
        <w:r w:rsidR="00A26AD7" w:rsidDel="00B62710">
          <w:delText xml:space="preserve"> (par rapport à </w:delText>
        </w:r>
      </w:del>
      <w:ins w:id="946" w:author="Jacques DAVID" w:date="2023-08-27T11:37:00Z">
        <w:r w:rsidR="00B62710">
          <w:t xml:space="preserve">en </w:t>
        </w:r>
      </w:ins>
      <w:r w:rsidR="00A26AD7">
        <w:t>l’écart-type de la taille moyenne des grains des épis dans la population d’épis non sélectionnés</w:t>
      </w:r>
      <w:ins w:id="947" w:author="Jacques DAVID" w:date="2023-08-27T11:37:00Z">
        <w:r w:rsidR="00B62710">
          <w:t xml:space="preserve"> (</w:t>
        </w:r>
        <w:proofErr w:type="spellStart"/>
        <w:r w:rsidR="00B62710">
          <w:t>houla</w:t>
        </w:r>
        <w:proofErr w:type="spellEnd"/>
        <w:r w:rsidR="00B62710">
          <w:t xml:space="preserve"> c’est compliqué , </w:t>
        </w:r>
        <w:proofErr w:type="spellStart"/>
        <w:r w:rsidR="00B62710">
          <w:t>ca</w:t>
        </w:r>
        <w:proofErr w:type="spellEnd"/>
        <w:r w:rsidR="00B62710">
          <w:t xml:space="preserve"> devrait pas </w:t>
        </w:r>
        <w:proofErr w:type="spellStart"/>
        <w:r w:rsidR="00B62710">
          <w:t>etre</w:t>
        </w:r>
        <w:proofErr w:type="spellEnd"/>
        <w:r w:rsidR="00B62710">
          <w:t xml:space="preserve"> cette </w:t>
        </w:r>
        <w:proofErr w:type="spellStart"/>
        <w:r w:rsidR="00B62710">
          <w:lastRenderedPageBreak/>
          <w:t>variane</w:t>
        </w:r>
        <w:proofErr w:type="spellEnd"/>
        <w:r w:rsidR="00B62710">
          <w:t xml:space="preserve"> la </w:t>
        </w:r>
      </w:ins>
      <w:r w:rsidR="00A26AD7">
        <w:t>)</w:t>
      </w:r>
      <w:r w:rsidR="00FC02B5">
        <w:t>,</w:t>
      </w:r>
      <w:r w:rsidR="00A26AD7">
        <w:t xml:space="preserve"> et la sélection sur grain a permis une augmentation de</w:t>
      </w:r>
      <w:r w:rsidR="00FC02B5">
        <w:t xml:space="preserve"> +13%</w:t>
      </w:r>
      <w:r w:rsidR="00A26AD7">
        <w:t xml:space="preserve"> de la taille des grains individuels (par rapport à l’écart-type de la population de grains individuels non sélectionnés</w:t>
      </w:r>
      <w:ins w:id="948" w:author="Jacques DAVID" w:date="2023-08-27T11:38:00Z">
        <w:r w:rsidR="00B62710">
          <w:t xml:space="preserve">, du coup ‘est pas les </w:t>
        </w:r>
        <w:proofErr w:type="spellStart"/>
        <w:r w:rsidR="00B62710">
          <w:t>memes</w:t>
        </w:r>
        <w:proofErr w:type="spellEnd"/>
        <w:r w:rsidR="00B62710">
          <w:t xml:space="preserve"> variance ? pas bon </w:t>
        </w:r>
        <w:proofErr w:type="spellStart"/>
        <w:r w:rsidR="00B62710">
          <w:t>ca</w:t>
        </w:r>
        <w:proofErr w:type="spellEnd"/>
        <w:r w:rsidR="00B62710">
          <w:t xml:space="preserve"> ,il faudrait une seule </w:t>
        </w:r>
        <w:proofErr w:type="spellStart"/>
        <w:r w:rsidR="00B62710">
          <w:t>reférence</w:t>
        </w:r>
      </w:ins>
      <w:proofErr w:type="spellEnd"/>
      <w:r w:rsidR="00A26AD7">
        <w:t>).</w:t>
      </w:r>
      <w:r w:rsidR="00406AFC">
        <w:t xml:space="preserve"> Ces valeurs varient évidemment en fonction des combinaisons NEO x </w:t>
      </w:r>
      <w:proofErr w:type="spellStart"/>
      <w:r w:rsidR="00406AFC">
        <w:t>nsel</w:t>
      </w:r>
      <w:proofErr w:type="spellEnd"/>
      <w:r w:rsidR="00406AFC">
        <w:t xml:space="preserve"> testée et dans certains cas, aucun progrès n’est réalisé par à cause d’intensités de sélection trop faibles (par exemple lorsque le nombre d’épi observé est proche du nombre d’épi sélectionné, l’intensité de sélection sur épi est très faible). </w:t>
      </w:r>
    </w:p>
    <w:p w14:paraId="7C46B244" w14:textId="1CAE988F" w:rsidR="009D7A5C" w:rsidRDefault="009D7A5C" w:rsidP="00A2208C"/>
    <w:p w14:paraId="711F67F5" w14:textId="558EBEDF" w:rsidR="003743EA" w:rsidRDefault="003743EA" w:rsidP="00A2208C">
      <w:r>
        <w:t>En ce qui concerne les traits mesurables à l’échelle de la plante (et non à l’échelle du grain individuel), les résultats sont les suivants :</w:t>
      </w:r>
    </w:p>
    <w:p w14:paraId="603D47DA" w14:textId="74E762E9" w:rsidR="003743EA" w:rsidRDefault="004E787A" w:rsidP="00A2208C">
      <w:r>
        <w:rPr>
          <w:noProof/>
        </w:rPr>
        <w:drawing>
          <wp:inline distT="0" distB="0" distL="0" distR="0" wp14:anchorId="6BCA813F" wp14:editId="1BA0B55B">
            <wp:extent cx="5760720" cy="3787140"/>
            <wp:effectExtent l="19050" t="19050" r="11430" b="228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_in_silico.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87140"/>
                    </a:xfrm>
                    <a:prstGeom prst="rect">
                      <a:avLst/>
                    </a:prstGeom>
                    <a:ln>
                      <a:solidFill>
                        <a:schemeClr val="tx1"/>
                      </a:solidFill>
                    </a:ln>
                  </pic:spPr>
                </pic:pic>
              </a:graphicData>
            </a:graphic>
          </wp:inline>
        </w:drawing>
      </w:r>
    </w:p>
    <w:p w14:paraId="03173A4E" w14:textId="77777777" w:rsidR="00C1182B" w:rsidRDefault="00C1182B" w:rsidP="00A2208C"/>
    <w:p w14:paraId="7EC27EC5" w14:textId="77777777" w:rsidR="001D6DA8" w:rsidRDefault="008617BA" w:rsidP="00685590">
      <w:pPr>
        <w:rPr>
          <w:ins w:id="949" w:author="Jacques DAVID" w:date="2023-08-27T14:48:00Z"/>
        </w:rPr>
      </w:pPr>
      <w:r>
        <w:t>L</w:t>
      </w:r>
      <w:r w:rsidR="00C331C8">
        <w:t xml:space="preserve">es traits impactés par la sélection </w:t>
      </w:r>
      <w:r w:rsidR="00C1182B">
        <w:rPr>
          <w:i/>
        </w:rPr>
        <w:t xml:space="preserve">in silico </w:t>
      </w:r>
      <w:r w:rsidR="00C331C8">
        <w:t>ont</w:t>
      </w:r>
      <w:r w:rsidR="00FF244A">
        <w:t xml:space="preserve"> donc</w:t>
      </w:r>
      <w:r w:rsidR="00C331C8">
        <w:t xml:space="preserve"> été le </w:t>
      </w:r>
      <w:commentRangeStart w:id="950"/>
      <w:r w:rsidR="00C331C8">
        <w:t>PMG</w:t>
      </w:r>
      <w:commentRangeEnd w:id="950"/>
      <w:r w:rsidR="001D6DA8">
        <w:rPr>
          <w:rStyle w:val="Marquedecommentaire"/>
          <w:rFonts w:asciiTheme="minorHAnsi" w:eastAsiaTheme="minorHAnsi" w:hAnsiTheme="minorHAnsi" w:cstheme="minorBidi"/>
          <w:lang w:eastAsia="en-US"/>
        </w:rPr>
        <w:commentReference w:id="950"/>
      </w:r>
      <w:r w:rsidR="00C331C8">
        <w:t>, la taille moyenne des grains</w:t>
      </w:r>
      <w:ins w:id="951" w:author="Jacques DAVID" w:date="2023-08-27T14:46:00Z">
        <w:r w:rsidR="001D6DA8">
          <w:t xml:space="preserve"> (donne les </w:t>
        </w:r>
        <w:proofErr w:type="spellStart"/>
        <w:r w:rsidR="001D6DA8">
          <w:t>pval</w:t>
        </w:r>
        <w:proofErr w:type="spellEnd"/>
        <w:r w:rsidR="001D6DA8">
          <w:t xml:space="preserve">) </w:t>
        </w:r>
      </w:ins>
      <w:r w:rsidR="00C331C8">
        <w:t xml:space="preserve">, </w:t>
      </w:r>
      <w:commentRangeStart w:id="952"/>
      <w:r w:rsidR="00DE658D">
        <w:t>la taille du plus petit grain,</w:t>
      </w:r>
      <w:r w:rsidR="003D72D0">
        <w:t xml:space="preserve"> la taille du plus gros </w:t>
      </w:r>
      <w:proofErr w:type="spellStart"/>
      <w:r w:rsidR="003D72D0">
        <w:t>grain</w:t>
      </w:r>
      <w:commentRangeEnd w:id="952"/>
      <w:r w:rsidR="001D6DA8">
        <w:rPr>
          <w:rStyle w:val="Marquedecommentaire"/>
          <w:rFonts w:asciiTheme="minorHAnsi" w:eastAsiaTheme="minorHAnsi" w:hAnsiTheme="minorHAnsi" w:cstheme="minorBidi"/>
          <w:lang w:eastAsia="en-US"/>
        </w:rPr>
        <w:commentReference w:id="952"/>
      </w:r>
      <w:del w:id="953" w:author="Jacques DAVID" w:date="2023-08-27T14:47:00Z">
        <w:r w:rsidR="00C331C8" w:rsidDel="001D6DA8">
          <w:delText>.</w:delText>
        </w:r>
        <w:r w:rsidR="00923E97" w:rsidDel="001D6DA8">
          <w:delText xml:space="preserve"> </w:delText>
        </w:r>
        <w:r w:rsidR="00F04277" w:rsidDel="001D6DA8">
          <w:delText>Il semble aussi que le</w:delText>
        </w:r>
      </w:del>
      <w:ins w:id="954" w:author="Jacques DAVID" w:date="2023-08-27T14:47:00Z">
        <w:r w:rsidR="001D6DA8">
          <w:t>Le</w:t>
        </w:r>
        <w:proofErr w:type="spellEnd"/>
        <w:r w:rsidR="001D6DA8">
          <w:t xml:space="preserve"> </w:t>
        </w:r>
      </w:ins>
      <w:r w:rsidR="00F04277">
        <w:t xml:space="preserve"> poids total d’épi</w:t>
      </w:r>
      <w:ins w:id="955" w:author="Jacques DAVID" w:date="2023-08-27T14:47:00Z">
        <w:r w:rsidR="001D6DA8">
          <w:t>s</w:t>
        </w:r>
      </w:ins>
      <w:r w:rsidR="00F04277">
        <w:t xml:space="preserve"> par plante </w:t>
      </w:r>
      <w:del w:id="956" w:author="Jacques DAVID" w:date="2023-08-27T14:47:00Z">
        <w:r w:rsidR="00F04277" w:rsidDel="001D6DA8">
          <w:delText xml:space="preserve">puisse </w:delText>
        </w:r>
      </w:del>
      <w:ins w:id="957" w:author="Jacques DAVID" w:date="2023-08-27T14:47:00Z">
        <w:r w:rsidR="001D6DA8">
          <w:t xml:space="preserve">est plus légèrement plus </w:t>
        </w:r>
        <w:proofErr w:type="spellStart"/>
        <w:r w:rsidR="001D6DA8">
          <w:t>agugmenter</w:t>
        </w:r>
        <w:proofErr w:type="spellEnd"/>
        <w:r w:rsidR="001D6DA8">
          <w:t xml:space="preserve"> dans la descendances des gros grains </w:t>
        </w:r>
      </w:ins>
      <w:ins w:id="958" w:author="Jacques DAVID" w:date="2023-08-27T14:48:00Z">
        <w:r w:rsidR="001D6DA8">
          <w:t xml:space="preserve">sélectionnés </w:t>
        </w:r>
      </w:ins>
      <w:del w:id="959" w:author="Jacques DAVID" w:date="2023-08-27T14:47:00Z">
        <w:r w:rsidR="00F04277" w:rsidDel="001D6DA8">
          <w:delText xml:space="preserve">augmenter avec la </w:delText>
        </w:r>
      </w:del>
      <w:del w:id="960" w:author="Jacques DAVID" w:date="2023-08-27T14:48:00Z">
        <w:r w:rsidR="00F04277" w:rsidDel="001D6DA8">
          <w:delText>sélection de gros grains</w:delText>
        </w:r>
      </w:del>
      <w:ins w:id="961" w:author="Jacques DAVID" w:date="2023-08-27T14:46:00Z">
        <w:r w:rsidR="001D6DA8">
          <w:t>(</w:t>
        </w:r>
        <w:proofErr w:type="spellStart"/>
        <w:r w:rsidR="001D6DA8">
          <w:t>pval</w:t>
        </w:r>
        <w:proofErr w:type="spellEnd"/>
        <w:r w:rsidR="001D6DA8">
          <w:t xml:space="preserve"> ?) </w:t>
        </w:r>
      </w:ins>
      <w:r w:rsidR="00F04277">
        <w:t xml:space="preserve">. </w:t>
      </w:r>
      <w:r w:rsidR="004A28B1">
        <w:t xml:space="preserve">Enfin, la variance de la taille des grains au sein d’un épi </w:t>
      </w:r>
      <w:r w:rsidR="00AD1364">
        <w:t xml:space="preserve">(GSV) </w:t>
      </w:r>
      <w:r w:rsidR="004A28B1">
        <w:t>semble également impactée par la sélection sur la taille des grains</w:t>
      </w:r>
      <w:ins w:id="962" w:author="Jacques DAVID" w:date="2023-08-27T11:39:00Z">
        <w:r w:rsidR="00B62710">
          <w:t xml:space="preserve"> (dans que sens</w:t>
        </w:r>
      </w:ins>
      <w:ins w:id="963" w:author="Jacques DAVID" w:date="2023-08-27T14:48:00Z">
        <w:r w:rsidR="001D6DA8">
          <w:t> </w:t>
        </w:r>
        <w:proofErr w:type="gramStart"/>
        <w:r w:rsidR="001D6DA8">
          <w:t xml:space="preserve">? </w:t>
        </w:r>
      </w:ins>
      <w:ins w:id="964" w:author="Jacques DAVID" w:date="2023-08-27T11:39:00Z">
        <w:r w:rsidR="00B62710">
          <w:t>)</w:t>
        </w:r>
      </w:ins>
      <w:proofErr w:type="gramEnd"/>
      <w:r w:rsidR="004A28B1">
        <w:t xml:space="preserve">. </w:t>
      </w:r>
      <w:r w:rsidR="00D83702">
        <w:t xml:space="preserve">Pour la hauteur des plantes, les résultats deviennent significatifs pour des valeurs plus basses de </w:t>
      </w:r>
      <w:proofErr w:type="spellStart"/>
      <w:r w:rsidR="00D83702">
        <w:t>nsel</w:t>
      </w:r>
      <w:proofErr w:type="spellEnd"/>
      <w:r w:rsidR="00D83702">
        <w:t>.</w:t>
      </w:r>
      <w:r w:rsidR="00156747">
        <w:t xml:space="preserve"> Il semble donc qu’une sélection sur gros grains peut faire augmenter la taille de la population.</w:t>
      </w:r>
      <w:r w:rsidR="007F746D">
        <w:t xml:space="preserve"> </w:t>
      </w:r>
    </w:p>
    <w:p w14:paraId="69E84D22" w14:textId="77777777" w:rsidR="001D6DA8" w:rsidRDefault="001D6DA8" w:rsidP="00685590">
      <w:pPr>
        <w:rPr>
          <w:ins w:id="965" w:author="Jacques DAVID" w:date="2023-08-27T14:48:00Z"/>
        </w:rPr>
      </w:pPr>
    </w:p>
    <w:p w14:paraId="164E10FC" w14:textId="77777777" w:rsidR="001D6DA8" w:rsidRDefault="001D6DA8" w:rsidP="00685590">
      <w:pPr>
        <w:rPr>
          <w:ins w:id="966" w:author="Jacques DAVID" w:date="2023-08-27T14:50:00Z"/>
        </w:rPr>
      </w:pPr>
      <w:ins w:id="967" w:author="Jacques DAVID" w:date="2023-08-27T14:48:00Z">
        <w:r>
          <w:t>(</w:t>
        </w:r>
      </w:ins>
      <w:proofErr w:type="gramStart"/>
      <w:ins w:id="968" w:author="Jacques DAVID" w:date="2023-08-27T14:49:00Z">
        <w:r>
          <w:t>et</w:t>
        </w:r>
        <w:proofErr w:type="gramEnd"/>
        <w:r>
          <w:t xml:space="preserve"> dans ce cas, </w:t>
        </w:r>
        <w:proofErr w:type="spellStart"/>
        <w:r>
          <w:t>ca</w:t>
        </w:r>
        <w:proofErr w:type="spellEnd"/>
        <w:r>
          <w:t xml:space="preserve"> peut difficilement seulement </w:t>
        </w:r>
        <w:proofErr w:type="spellStart"/>
        <w:r>
          <w:t>etre</w:t>
        </w:r>
        <w:proofErr w:type="spellEnd"/>
        <w:r>
          <w:t xml:space="preserve"> un effet de </w:t>
        </w:r>
        <w:proofErr w:type="spellStart"/>
        <w:r>
          <w:t>compétiton</w:t>
        </w:r>
        <w:proofErr w:type="spellEnd"/>
        <w:r>
          <w:t xml:space="preserve"> car les grains de la GO ont été obtenus dans des dispositifs avec moins de compétition (</w:t>
        </w:r>
        <w:proofErr w:type="spellStart"/>
        <w:r>
          <w:t>demandéer</w:t>
        </w:r>
        <w:proofErr w:type="spellEnd"/>
        <w:r>
          <w:t xml:space="preserve"> a Aline mais il se pourrait qu</w:t>
        </w:r>
      </w:ins>
      <w:ins w:id="969" w:author="Jacques DAVID" w:date="2023-08-27T14:50:00Z">
        <w:r>
          <w:t xml:space="preserve">’ils </w:t>
        </w:r>
        <w:r>
          <w:lastRenderedPageBreak/>
          <w:t>viennent de grandes parcelles)</w:t>
        </w:r>
      </w:ins>
    </w:p>
    <w:p w14:paraId="3FA10F2A" w14:textId="30966FDC" w:rsidR="001D6DA8" w:rsidRDefault="001D6DA8" w:rsidP="00685590">
      <w:pPr>
        <w:rPr>
          <w:ins w:id="970" w:author="Jacques DAVID" w:date="2023-08-27T14:48:00Z"/>
        </w:rPr>
      </w:pPr>
      <w:ins w:id="971" w:author="Jacques DAVID" w:date="2023-08-27T14:48:00Z">
        <w:r>
          <w:t xml:space="preserve"> </w:t>
        </w:r>
      </w:ins>
    </w:p>
    <w:p w14:paraId="3FC7FD9C" w14:textId="2BEB3B78" w:rsidR="004A28B1" w:rsidRDefault="007F746D" w:rsidP="00685590">
      <w:r>
        <w:t xml:space="preserve">Pour les autres traits, aucun </w:t>
      </w:r>
      <w:del w:id="972" w:author="Jacques DAVID" w:date="2023-08-27T14:50:00Z">
        <w:r w:rsidDel="001D6DA8">
          <w:delText xml:space="preserve">progrès </w:delText>
        </w:r>
      </w:del>
      <w:proofErr w:type="spellStart"/>
      <w:ins w:id="973" w:author="Jacques DAVID" w:date="2023-08-27T14:50:00Z">
        <w:r w:rsidR="001D6DA8">
          <w:t>changemeent</w:t>
        </w:r>
        <w:proofErr w:type="spellEnd"/>
        <w:r w:rsidR="001D6DA8">
          <w:t xml:space="preserve"> indirect </w:t>
        </w:r>
      </w:ins>
      <w:r>
        <w:t xml:space="preserve">significatif n’a été </w:t>
      </w:r>
      <w:del w:id="974" w:author="Jacques DAVID" w:date="2023-08-27T14:50:00Z">
        <w:r w:rsidDel="001D6DA8">
          <w:delText xml:space="preserve">estimé </w:delText>
        </w:r>
      </w:del>
      <w:ins w:id="975" w:author="Jacques DAVID" w:date="2023-08-27T14:50:00Z">
        <w:r w:rsidR="001D6DA8">
          <w:t xml:space="preserve">observé </w:t>
        </w:r>
      </w:ins>
      <w:r>
        <w:t xml:space="preserve">quelles que soient les valeurs de NEO et </w:t>
      </w:r>
      <w:proofErr w:type="spellStart"/>
      <w:r>
        <w:t>nsel</w:t>
      </w:r>
      <w:proofErr w:type="spellEnd"/>
      <w:r>
        <w:t xml:space="preserve">. </w:t>
      </w:r>
    </w:p>
    <w:p w14:paraId="34C6FF73" w14:textId="09EA7D0D" w:rsidR="0050581C" w:rsidRDefault="00C551D2" w:rsidP="00611DEA">
      <w:r>
        <w:t>L</w:t>
      </w:r>
      <w:ins w:id="976" w:author="Jacques DAVID" w:date="2023-08-27T14:50:00Z">
        <w:r w:rsidR="001D6DA8">
          <w:t>’effet d</w:t>
        </w:r>
      </w:ins>
      <w:ins w:id="977" w:author="Jacques DAVID" w:date="2023-08-27T14:51:00Z">
        <w:r w:rsidR="001D6DA8">
          <w:t>’une</w:t>
        </w:r>
      </w:ins>
      <w:del w:id="978" w:author="Jacques DAVID" w:date="2023-08-27T14:50:00Z">
        <w:r w:rsidDel="001D6DA8">
          <w:delText>a</w:delText>
        </w:r>
      </w:del>
      <w:r>
        <w:t xml:space="preserve"> sélection sur épi</w:t>
      </w:r>
      <w:del w:id="979" w:author="Jacques DAVID" w:date="2023-08-27T14:51:00Z">
        <w:r w:rsidDel="001D6DA8">
          <w:delText>s</w:delText>
        </w:r>
      </w:del>
      <w:r>
        <w:t xml:space="preserve"> </w:t>
      </w:r>
      <w:ins w:id="980" w:author="Jacques DAVID" w:date="2023-08-27T14:51:00Z">
        <w:r w:rsidR="001D6DA8">
          <w:t>est proportionnel à NEO</w:t>
        </w:r>
      </w:ins>
      <w:del w:id="981" w:author="Jacques DAVID" w:date="2023-08-27T14:51:00Z">
        <w:r w:rsidDel="001D6DA8">
          <w:delText>perd en significativité lorsque NEO baisse</w:delText>
        </w:r>
      </w:del>
      <w:r>
        <w:t>, et l</w:t>
      </w:r>
      <w:ins w:id="982" w:author="Jacques DAVID" w:date="2023-08-27T14:51:00Z">
        <w:r w:rsidR="001D6DA8">
          <w:t xml:space="preserve">eur </w:t>
        </w:r>
        <w:proofErr w:type="spellStart"/>
        <w:r w:rsidR="001D6DA8">
          <w:t>efficacigté</w:t>
        </w:r>
        <w:proofErr w:type="spellEnd"/>
        <w:r w:rsidR="001D6DA8">
          <w:t xml:space="preserve"> </w:t>
        </w:r>
      </w:ins>
      <w:del w:id="983" w:author="Jacques DAVID" w:date="2023-08-27T14:51:00Z">
        <w:r w:rsidDel="001D6DA8">
          <w:delText xml:space="preserve">es deux méthodes de sélections sont </w:delText>
        </w:r>
      </w:del>
      <w:ins w:id="984" w:author="Jacques DAVID" w:date="2023-08-27T14:51:00Z">
        <w:r w:rsidR="001D6DA8">
          <w:t xml:space="preserve">est </w:t>
        </w:r>
      </w:ins>
      <w:r>
        <w:t xml:space="preserve">de plus en plus </w:t>
      </w:r>
      <w:ins w:id="985" w:author="Jacques DAVID" w:date="2023-08-27T14:51:00Z">
        <w:r w:rsidR="001D6DA8">
          <w:t xml:space="preserve">nette et </w:t>
        </w:r>
      </w:ins>
      <w:r>
        <w:t xml:space="preserve">significatives à mesure que </w:t>
      </w:r>
      <w:proofErr w:type="spellStart"/>
      <w:r>
        <w:t>nsel</w:t>
      </w:r>
      <w:proofErr w:type="spellEnd"/>
      <w:r>
        <w:t xml:space="preserve"> est faible, ce qui est logique. </w:t>
      </w:r>
      <w:r w:rsidR="008E7873">
        <w:t xml:space="preserve">Parmi toutes les combinaisons testées, on </w:t>
      </w:r>
      <w:del w:id="986" w:author="Jacques DAVID" w:date="2023-08-27T14:52:00Z">
        <w:r w:rsidR="008E7873" w:rsidDel="001D6DA8">
          <w:delText xml:space="preserve">a pu </w:delText>
        </w:r>
      </w:del>
      <w:r w:rsidR="008E7873">
        <w:t>observe</w:t>
      </w:r>
      <w:del w:id="987" w:author="Jacques DAVID" w:date="2023-08-27T14:52:00Z">
        <w:r w:rsidR="008E7873" w:rsidDel="001D6DA8">
          <w:delText>r</w:delText>
        </w:r>
      </w:del>
      <w:r w:rsidR="008E7873">
        <w:t xml:space="preserve"> que</w:t>
      </w:r>
      <w:r>
        <w:t xml:space="preserve"> le PMG et les tailles moyennes, maximum et minimum des grains sont toujours impactés par la </w:t>
      </w:r>
      <w:proofErr w:type="spellStart"/>
      <w:r>
        <w:t>sélection</w:t>
      </w:r>
      <w:del w:id="988" w:author="Jacques DAVID" w:date="2023-08-27T14:52:00Z">
        <w:r w:rsidDel="001D6DA8">
          <w:delText xml:space="preserve">s </w:delText>
        </w:r>
      </w:del>
      <w:r>
        <w:t>sur</w:t>
      </w:r>
      <w:proofErr w:type="spellEnd"/>
      <w:r>
        <w:t xml:space="preserve"> grain </w:t>
      </w:r>
      <w:del w:id="989" w:author="Jacques DAVID" w:date="2023-08-27T14:52:00Z">
        <w:r w:rsidDel="001D6DA8">
          <w:delText xml:space="preserve">par </w:delText>
        </w:r>
      </w:del>
      <w:ins w:id="990" w:author="Jacques DAVID" w:date="2023-08-27T14:52:00Z">
        <w:r w:rsidR="001D6DA8">
          <w:t xml:space="preserve">et </w:t>
        </w:r>
      </w:ins>
      <w:r>
        <w:t xml:space="preserve">pas toujours par la sélection sur épi lorsque NEO devient trop faible. </w:t>
      </w:r>
    </w:p>
    <w:p w14:paraId="19BF5090" w14:textId="77777777" w:rsidR="00F4385D" w:rsidRDefault="00F4385D" w:rsidP="00611DEA"/>
    <w:p w14:paraId="33443BA4" w14:textId="060EBB60" w:rsidR="0050581C" w:rsidRDefault="0050581C" w:rsidP="0050581C">
      <w:pPr>
        <w:pStyle w:val="Titre2"/>
      </w:pPr>
      <w:bookmarkStart w:id="991" w:name="_Toc143697016"/>
      <w:r>
        <w:t>Comparaison de la sélection sur grain et sur épi</w:t>
      </w:r>
      <w:bookmarkEnd w:id="991"/>
    </w:p>
    <w:p w14:paraId="3C2FA451" w14:textId="77777777" w:rsidR="001D6DA8" w:rsidRDefault="001D6DA8" w:rsidP="00083D4C">
      <w:pPr>
        <w:pStyle w:val="Titre3"/>
        <w:rPr>
          <w:ins w:id="992" w:author="Jacques DAVID" w:date="2023-08-27T14:53:00Z"/>
        </w:rPr>
      </w:pPr>
      <w:bookmarkStart w:id="993" w:name="_Toc143697017"/>
      <w:ins w:id="994" w:author="Jacques DAVID" w:date="2023-08-27T14:53:00Z">
        <w:r>
          <w:t>*</w:t>
        </w:r>
      </w:ins>
    </w:p>
    <w:p w14:paraId="63C6E7B5" w14:textId="12BBAE15" w:rsidR="001D6DA8" w:rsidRDefault="001D6DA8">
      <w:pPr>
        <w:pStyle w:val="Titre3"/>
        <w:numPr>
          <w:ilvl w:val="0"/>
          <w:numId w:val="0"/>
        </w:numPr>
        <w:ind w:left="720"/>
        <w:rPr>
          <w:ins w:id="995" w:author="Jacques DAVID" w:date="2023-08-27T14:53:00Z"/>
        </w:rPr>
        <w:pPrChange w:id="996" w:author="Jacques DAVID" w:date="2023-08-27T14:53:00Z">
          <w:pPr>
            <w:pStyle w:val="Titre3"/>
          </w:pPr>
        </w:pPrChange>
      </w:pPr>
      <w:ins w:id="997" w:author="Jacques DAVID" w:date="2023-08-27T14:53:00Z">
        <w:r>
          <w:t xml:space="preserve">Tu pourrais mettre ici le résultats </w:t>
        </w:r>
        <w:proofErr w:type="spellStart"/>
        <w:r>
          <w:t>eds</w:t>
        </w:r>
        <w:proofErr w:type="spellEnd"/>
        <w:r>
          <w:t xml:space="preserve"> calcul et donner l’</w:t>
        </w:r>
        <w:proofErr w:type="spellStart"/>
        <w:r>
          <w:t>équiation</w:t>
        </w:r>
        <w:proofErr w:type="spellEnd"/>
        <w:r>
          <w:t xml:space="preserve"> ici</w:t>
        </w:r>
      </w:ins>
    </w:p>
    <w:p w14:paraId="45122821" w14:textId="77777777" w:rsidR="001D6DA8" w:rsidRPr="001D6DA8" w:rsidRDefault="001D6DA8">
      <w:pPr>
        <w:pStyle w:val="Corpsdetexte"/>
        <w:rPr>
          <w:ins w:id="998" w:author="Jacques DAVID" w:date="2023-08-27T14:53:00Z"/>
        </w:rPr>
        <w:pPrChange w:id="999" w:author="Jacques DAVID" w:date="2023-08-27T14:53:00Z">
          <w:pPr>
            <w:pStyle w:val="Titre3"/>
          </w:pPr>
        </w:pPrChange>
      </w:pPr>
    </w:p>
    <w:p w14:paraId="3F51C00B" w14:textId="77777777" w:rsidR="001D6DA8" w:rsidRDefault="00083D4C">
      <w:pPr>
        <w:pStyle w:val="Titre3"/>
        <w:numPr>
          <w:ilvl w:val="0"/>
          <w:numId w:val="0"/>
        </w:numPr>
        <w:ind w:left="720"/>
        <w:rPr>
          <w:ins w:id="1000" w:author="Jacques DAVID" w:date="2023-08-27T14:53:00Z"/>
        </w:rPr>
        <w:pPrChange w:id="1001" w:author="Jacques DAVID" w:date="2023-08-27T14:53:00Z">
          <w:pPr>
            <w:pStyle w:val="Titre3"/>
          </w:pPr>
        </w:pPrChange>
      </w:pPr>
      <w:del w:id="1002" w:author="Jacques DAVID" w:date="2023-08-27T14:52:00Z">
        <w:r w:rsidDel="001D6DA8">
          <w:delText xml:space="preserve">Commentaire </w:delText>
        </w:r>
      </w:del>
    </w:p>
    <w:p w14:paraId="295C1E7F" w14:textId="04CCC943" w:rsidR="00083D4C" w:rsidRDefault="001D6DA8">
      <w:pPr>
        <w:pStyle w:val="Titre3"/>
        <w:numPr>
          <w:ilvl w:val="0"/>
          <w:numId w:val="0"/>
        </w:numPr>
        <w:ind w:left="720"/>
        <w:pPrChange w:id="1003" w:author="Jacques DAVID" w:date="2023-08-27T14:53:00Z">
          <w:pPr>
            <w:pStyle w:val="Titre3"/>
          </w:pPr>
        </w:pPrChange>
      </w:pPr>
      <w:ins w:id="1004" w:author="Jacques DAVID" w:date="2023-08-27T14:52:00Z">
        <w:r>
          <w:t xml:space="preserve">Comportement </w:t>
        </w:r>
      </w:ins>
      <w:ins w:id="1005" w:author="Jacques DAVID" w:date="2023-08-27T14:53:00Z">
        <w:r>
          <w:t xml:space="preserve">dans l’espace de paramètre </w:t>
        </w:r>
      </w:ins>
      <w:del w:id="1006" w:author="Jacques DAVID" w:date="2023-08-27T14:53:00Z">
        <w:r w:rsidR="00083D4C" w:rsidDel="001D6DA8">
          <w:delText>sur l’équation</w:delText>
        </w:r>
      </w:del>
      <w:bookmarkEnd w:id="993"/>
    </w:p>
    <w:p w14:paraId="2CFC4EA8" w14:textId="1165DB31" w:rsidR="00083D4C" w:rsidRDefault="008E69C2" w:rsidP="008E69C2">
      <w:r>
        <w:t>Il est important de voir</w:t>
      </w:r>
      <w:r w:rsidR="004262B1">
        <w:t xml:space="preserve"> que l’équation développée est</w:t>
      </w:r>
      <w:r>
        <w:t xml:space="preserve"> une multiplication de de</w:t>
      </w:r>
      <w:ins w:id="1007" w:author="Jacques DAVID" w:date="2023-08-27T14:54:00Z">
        <w:r w:rsidR="001D6DA8">
          <w:t>ux</w:t>
        </w:r>
      </w:ins>
      <w:r>
        <w:t xml:space="preserve"> </w:t>
      </w:r>
      <w:del w:id="1008" w:author="Jacques DAVID" w:date="2023-08-27T14:54:00Z">
        <w:r w:rsidDel="001D6DA8">
          <w:delText>membres </w:delText>
        </w:r>
      </w:del>
      <w:ins w:id="1009" w:author="Jacques DAVID" w:date="2023-08-27T14:54:00Z">
        <w:r w:rsidR="001D6DA8">
          <w:t>t</w:t>
        </w:r>
      </w:ins>
      <w:ins w:id="1010" w:author="Jacques DAVID" w:date="2023-08-27T14:55:00Z">
        <w:r w:rsidR="001D6DA8">
          <w:t>ermes qui varient de manière opposée</w:t>
        </w:r>
      </w:ins>
      <w:r>
        <w:t xml:space="preserve">: le rapport des intensités de sélection appliquées sur grain et sur épi multiplié par le rapport des héritabilités sur grain et sur épi. Comme de façon générale </w:t>
      </w:r>
      <w:commentRangeStart w:id="1011"/>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grain</m:t>
                </m:r>
              </m:sub>
            </m:sSub>
          </m:num>
          <m:den>
            <m:sSub>
              <m:sSubPr>
                <m:ctrlPr>
                  <w:rPr>
                    <w:rFonts w:ascii="Cambria Math" w:hAnsi="Cambria Math"/>
                    <w:i/>
                  </w:rPr>
                </m:ctrlPr>
              </m:sSubPr>
              <m:e>
                <m:r>
                  <w:rPr>
                    <w:rFonts w:ascii="Cambria Math" w:hAnsi="Cambria Math"/>
                  </w:rPr>
                  <m:t>i</m:t>
                </m:r>
              </m:e>
              <m:sub>
                <m:r>
                  <w:rPr>
                    <w:rFonts w:ascii="Cambria Math" w:hAnsi="Cambria Math"/>
                  </w:rPr>
                  <m:t>epi</m:t>
                </m:r>
              </m:sub>
            </m:sSub>
          </m:den>
        </m:f>
        <m:r>
          <w:rPr>
            <w:rFonts w:ascii="Cambria Math" w:hAnsi="Cambria Math"/>
          </w:rPr>
          <m:t>&lt;1</m:t>
        </m:r>
      </m:oMath>
      <w:r>
        <w:t xml:space="preserve"> et que </w:t>
      </w:r>
      <m:oMath>
        <m:f>
          <m:fPr>
            <m:ctrlPr>
              <w:rPr>
                <w:rFonts w:ascii="Cambria Math" w:hAnsi="Cambria Math"/>
                <w:i/>
              </w:rPr>
            </m:ctrlPr>
          </m:fPr>
          <m:num>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num>
          <m:den>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den>
        </m:f>
        <m:r>
          <w:rPr>
            <w:rFonts w:ascii="Cambria Math" w:hAnsi="Cambria Math"/>
          </w:rPr>
          <m:t>&gt;1</m:t>
        </m:r>
        <w:commentRangeEnd w:id="1011"/>
        <m:r>
          <m:rPr>
            <m:sty m:val="p"/>
          </m:rPr>
          <w:rPr>
            <w:rStyle w:val="Marquedecommentaire"/>
            <w:rFonts w:asciiTheme="minorHAnsi" w:eastAsiaTheme="minorHAnsi" w:hAnsiTheme="minorHAnsi" w:cstheme="minorBidi"/>
            <w:lang w:eastAsia="en-US"/>
          </w:rPr>
          <w:commentReference w:id="1011"/>
        </m:r>
      </m:oMath>
      <w:r>
        <w:t xml:space="preserve"> on retrouve bien le compromis entre l’intensité de sélection réalisable et la précision de l’estimation de la valeur</w:t>
      </w:r>
      <w:r w:rsidR="00680E6D">
        <w:t xml:space="preserve"> génétique</w:t>
      </w:r>
      <w:r>
        <w:t xml:space="preserve"> des grains.</w:t>
      </w:r>
    </w:p>
    <w:p w14:paraId="1FA52ECB" w14:textId="4AF1D4BB" w:rsidR="00DC485D" w:rsidRDefault="00DC485D" w:rsidP="008E69C2"/>
    <w:p w14:paraId="3A7AE4F9" w14:textId="6848E617" w:rsidR="00DC485D" w:rsidRDefault="003D3E25" w:rsidP="008E69C2">
      <w:r>
        <w:rPr>
          <w:noProof/>
        </w:rPr>
        <w:drawing>
          <wp:inline distT="0" distB="0" distL="0" distR="0" wp14:anchorId="7D22EE76" wp14:editId="5F2C1F32">
            <wp:extent cx="5760720" cy="953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953135"/>
                    </a:xfrm>
                    <a:prstGeom prst="rect">
                      <a:avLst/>
                    </a:prstGeom>
                  </pic:spPr>
                </pic:pic>
              </a:graphicData>
            </a:graphic>
          </wp:inline>
        </w:drawing>
      </w:r>
      <w:proofErr w:type="gramStart"/>
      <w:ins w:id="1012" w:author="Jacques DAVID" w:date="2023-08-27T14:56:00Z">
        <w:r w:rsidR="00CB17D0">
          <w:t>attention</w:t>
        </w:r>
        <w:proofErr w:type="gramEnd"/>
        <w:r w:rsidR="00CB17D0">
          <w:t xml:space="preserve"> au signe des inégalités</w:t>
        </w:r>
      </w:ins>
    </w:p>
    <w:p w14:paraId="27D527A7" w14:textId="77777777" w:rsidR="00DC485D" w:rsidRDefault="00DC485D" w:rsidP="008E69C2"/>
    <w:p w14:paraId="3E220681" w14:textId="559BAD78" w:rsidR="008E69C2" w:rsidRPr="00083D4C" w:rsidRDefault="008E69C2" w:rsidP="008E69C2">
      <w:commentRangeStart w:id="1013"/>
      <w:r>
        <w:t xml:space="preserve">De plus, il faut aussi remarquer que le terme du rapport d’héritabilité </w:t>
      </w:r>
      <w:del w:id="1014" w:author="Jacques DAVID" w:date="2023-08-27T14:56:00Z">
        <w:r w:rsidDel="00CB17D0">
          <w:delText xml:space="preserve">peut aussi </w:delText>
        </w:r>
      </w:del>
      <w:r>
        <w:t>cont</w:t>
      </w:r>
      <w:ins w:id="1015" w:author="Jacques DAVID" w:date="2023-08-27T14:56:00Z">
        <w:r w:rsidR="00CB17D0">
          <w:t xml:space="preserve">ient </w:t>
        </w:r>
      </w:ins>
      <w:del w:id="1016" w:author="Jacques DAVID" w:date="2023-08-27T14:56:00Z">
        <w:r w:rsidDel="00CB17D0">
          <w:delText xml:space="preserve">enir </w:delText>
        </w:r>
      </w:del>
      <w:r>
        <w:t>un rapport d’</w:t>
      </w:r>
      <w:proofErr w:type="spellStart"/>
      <w:r>
        <w:t>accuracy</w:t>
      </w:r>
      <w:proofErr w:type="spellEnd"/>
      <w:r>
        <w:t xml:space="preserve"> de prédiction si l’on veut utiliser une méthode de prédiction des traits du grain qui puisse être appliquée soit sur le grain individuel soit sur l’épi. </w:t>
      </w:r>
      <w:r w:rsidR="00B53906">
        <w:t xml:space="preserve">On peut notamment penser à la prédiction </w:t>
      </w:r>
      <w:r w:rsidR="00B53906">
        <w:lastRenderedPageBreak/>
        <w:t>phénomique sur le spectre d’un grain ou sur le spectre moyen de grains d’un épi. Ce sujet sera plus amplement abordé en discussion.</w:t>
      </w:r>
      <w:commentRangeEnd w:id="1013"/>
      <w:r w:rsidR="00CB17D0">
        <w:rPr>
          <w:rStyle w:val="Marquedecommentaire"/>
          <w:rFonts w:asciiTheme="minorHAnsi" w:eastAsiaTheme="minorHAnsi" w:hAnsiTheme="minorHAnsi" w:cstheme="minorBidi"/>
          <w:lang w:eastAsia="en-US"/>
        </w:rPr>
        <w:commentReference w:id="1013"/>
      </w:r>
    </w:p>
    <w:p w14:paraId="79668A62" w14:textId="77777777" w:rsidR="00CB17D0" w:rsidRDefault="0050581C" w:rsidP="0050581C">
      <w:pPr>
        <w:pStyle w:val="Titre3"/>
        <w:rPr>
          <w:ins w:id="1017" w:author="Jacques DAVID" w:date="2023-08-27T14:57:00Z"/>
        </w:rPr>
      </w:pPr>
      <w:bookmarkStart w:id="1018" w:name="_Toc143697018"/>
      <w:del w:id="1019" w:author="Jacques DAVID" w:date="2023-08-27T14:57:00Z">
        <w:r w:rsidDel="00CB17D0">
          <w:delText xml:space="preserve">Validation </w:delText>
        </w:r>
      </w:del>
      <w:ins w:id="1020" w:author="Jacques DAVID" w:date="2023-08-27T14:57:00Z">
        <w:r w:rsidR="00CB17D0">
          <w:t xml:space="preserve">Confrontation au réel </w:t>
        </w:r>
      </w:ins>
    </w:p>
    <w:p w14:paraId="79E19B9B" w14:textId="4432BFF9" w:rsidR="0050581C" w:rsidRDefault="00CB17D0" w:rsidP="0050581C">
      <w:pPr>
        <w:pStyle w:val="Titre3"/>
      </w:pPr>
      <w:ins w:id="1021" w:author="Jacques DAVID" w:date="2023-08-27T14:57:00Z">
        <w:r>
          <w:t xml:space="preserve"> </w:t>
        </w:r>
      </w:ins>
      <w:proofErr w:type="gramStart"/>
      <w:r w:rsidR="0050581C">
        <w:t>du</w:t>
      </w:r>
      <w:proofErr w:type="gramEnd"/>
      <w:r w:rsidR="0050581C">
        <w:t xml:space="preserve"> développement analytique</w:t>
      </w:r>
      <w:bookmarkEnd w:id="1018"/>
    </w:p>
    <w:p w14:paraId="0F063AC5" w14:textId="6BE0263F" w:rsidR="0050581C" w:rsidRDefault="00E47EDE" w:rsidP="0050581C">
      <w:pPr>
        <w:pStyle w:val="Corpsdetexte"/>
      </w:pPr>
      <w:del w:id="1022" w:author="Jacques DAVID" w:date="2023-08-27T14:57:00Z">
        <w:r w:rsidDel="00CB17D0">
          <w:delText xml:space="preserve">Pour comparer la sélection sur grain et la sélection sur épi, le développement analytique a été utilisé. Mais en premier lieu </w:delText>
        </w:r>
      </w:del>
      <w:r>
        <w:t xml:space="preserve">nous avons vérifié que </w:t>
      </w:r>
      <w:del w:id="1023" w:author="Jacques DAVID" w:date="2023-08-27T14:57:00Z">
        <w:r w:rsidDel="00CB17D0">
          <w:delText xml:space="preserve">ce développement </w:delText>
        </w:r>
      </w:del>
      <w:ins w:id="1024" w:author="Jacques DAVID" w:date="2023-08-27T14:57:00Z">
        <w:r w:rsidR="00CB17D0">
          <w:t xml:space="preserve">la formule X  </w:t>
        </w:r>
      </w:ins>
      <w:del w:id="1025" w:author="Jacques DAVID" w:date="2023-08-27T14:57:00Z">
        <w:r w:rsidDel="00CB17D0">
          <w:delText xml:space="preserve">analytique </w:delText>
        </w:r>
      </w:del>
      <w:del w:id="1026" w:author="Jacques DAVID" w:date="2023-08-27T14:58:00Z">
        <w:r w:rsidDel="00CB17D0">
          <w:delText xml:space="preserve">donnait </w:delText>
        </w:r>
      </w:del>
      <w:ins w:id="1027" w:author="Jacques DAVID" w:date="2023-08-27T14:58:00Z">
        <w:r w:rsidR="00CB17D0">
          <w:t xml:space="preserve">était </w:t>
        </w:r>
      </w:ins>
      <w:del w:id="1028" w:author="Jacques DAVID" w:date="2023-08-27T14:58:00Z">
        <w:r w:rsidDel="00CB17D0">
          <w:delText xml:space="preserve">des résultats </w:delText>
        </w:r>
      </w:del>
      <w:r>
        <w:t>cohérent</w:t>
      </w:r>
      <w:ins w:id="1029" w:author="Jacques DAVID" w:date="2023-08-27T14:58:00Z">
        <w:r w:rsidR="00CB17D0">
          <w:t>e</w:t>
        </w:r>
      </w:ins>
      <w:del w:id="1030" w:author="Jacques DAVID" w:date="2023-08-27T14:58:00Z">
        <w:r w:rsidDel="00CB17D0">
          <w:delText>s</w:delText>
        </w:r>
      </w:del>
      <w:r>
        <w:t xml:space="preserve"> avec les données</w:t>
      </w:r>
      <w:ins w:id="1031" w:author="Jacques DAVID" w:date="2023-08-27T14:59:00Z">
        <w:r w:rsidR="00CB17D0">
          <w:t xml:space="preserve"> expérimentales</w:t>
        </w:r>
      </w:ins>
      <w:del w:id="1032" w:author="Jacques DAVID" w:date="2023-08-27T14:59:00Z">
        <w:r w:rsidDel="00CB17D0">
          <w:delText xml:space="preserve"> récoltées</w:delText>
        </w:r>
      </w:del>
      <w:ins w:id="1033" w:author="Jacques DAVID" w:date="2023-08-27T14:59:00Z">
        <w:r w:rsidR="00CB17D0">
          <w:t xml:space="preserve"> (figure XY)</w:t>
        </w:r>
      </w:ins>
      <w:del w:id="1034" w:author="Jacques DAVID" w:date="2023-08-27T14:59:00Z">
        <w:r w:rsidDel="00CB17D0">
          <w:delText xml:space="preserve">. </w:delText>
        </w:r>
        <w:r w:rsidR="00CB233F" w:rsidDel="00CB17D0">
          <w:delText>Le résultat de la comparaison entre les résultats des simulations et les résultats des calculs est le suivant </w:delText>
        </w:r>
      </w:del>
      <w:r w:rsidR="00CB233F">
        <w:t>:</w:t>
      </w:r>
    </w:p>
    <w:p w14:paraId="72E26BF8" w14:textId="03D8E8C1" w:rsidR="00CB233F" w:rsidRDefault="00347339" w:rsidP="003315CB">
      <w:pPr>
        <w:pStyle w:val="Corpsdetexte"/>
        <w:jc w:val="center"/>
      </w:pPr>
      <w:r>
        <w:rPr>
          <w:noProof/>
        </w:rPr>
        <w:drawing>
          <wp:inline distT="0" distB="0" distL="0" distR="0" wp14:anchorId="3365F095" wp14:editId="247BC0F0">
            <wp:extent cx="4380614" cy="2413966"/>
            <wp:effectExtent l="19050" t="19050" r="20320"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_exp_th.png"/>
                    <pic:cNvPicPr/>
                  </pic:nvPicPr>
                  <pic:blipFill>
                    <a:blip r:embed="rId27">
                      <a:extLst>
                        <a:ext uri="{28A0092B-C50C-407E-A947-70E740481C1C}">
                          <a14:useLocalDpi xmlns:a14="http://schemas.microsoft.com/office/drawing/2010/main" val="0"/>
                        </a:ext>
                      </a:extLst>
                    </a:blip>
                    <a:stretch>
                      <a:fillRect/>
                    </a:stretch>
                  </pic:blipFill>
                  <pic:spPr>
                    <a:xfrm>
                      <a:off x="0" y="0"/>
                      <a:ext cx="4386039" cy="2416955"/>
                    </a:xfrm>
                    <a:prstGeom prst="rect">
                      <a:avLst/>
                    </a:prstGeom>
                    <a:ln>
                      <a:solidFill>
                        <a:schemeClr val="tx1"/>
                      </a:solidFill>
                    </a:ln>
                  </pic:spPr>
                </pic:pic>
              </a:graphicData>
            </a:graphic>
          </wp:inline>
        </w:drawing>
      </w:r>
    </w:p>
    <w:p w14:paraId="168D6B9A" w14:textId="640861E5" w:rsidR="00CB233F" w:rsidRDefault="00CB17D0" w:rsidP="00510297">
      <w:ins w:id="1035" w:author="Jacques DAVID" w:date="2023-08-27T14:59:00Z">
        <w:r>
          <w:t xml:space="preserve">L’alignement est excellent </w:t>
        </w:r>
      </w:ins>
      <w:ins w:id="1036" w:author="Jacques DAVID" w:date="2023-08-27T15:00:00Z">
        <w:r>
          <w:t>(R²=0.93)</w:t>
        </w:r>
      </w:ins>
      <w:del w:id="1037" w:author="Jacques DAVID" w:date="2023-08-27T15:00:00Z">
        <w:r w:rsidR="00B20B1B" w:rsidDel="00CB17D0">
          <w:delText>Le</w:delText>
        </w:r>
        <w:r w:rsidR="00CB233F" w:rsidDel="00CB17D0">
          <w:delText xml:space="preserve"> </w:delText>
        </w:r>
        <w:r w:rsidR="00B20B1B" w:rsidDel="00CB17D0">
          <w:delText xml:space="preserve">carré du coefficient de </w:delText>
        </w:r>
        <w:r w:rsidR="00CB233F" w:rsidDel="00CB17D0">
          <w:delText>corrélation entre les résultats théo</w:delText>
        </w:r>
        <w:r w:rsidR="00470352" w:rsidDel="00CB17D0">
          <w:delText>riques et empiriques est de 0.93</w:delText>
        </w:r>
        <w:r w:rsidR="008B513F" w:rsidDel="00CB17D0">
          <w:delText xml:space="preserve"> et les points s’alignent globalement sur la droite y=x</w:delText>
        </w:r>
        <w:r w:rsidR="00B20B1B" w:rsidDel="00CB17D0">
          <w:delText xml:space="preserve"> (l’intercepte n’est pas significativement différent de 0)</w:delText>
        </w:r>
        <w:r w:rsidR="00CB233F" w:rsidDel="00CB17D0">
          <w:delText xml:space="preserve">. </w:delText>
        </w:r>
        <w:r w:rsidR="000419DF" w:rsidDel="00CB17D0">
          <w:delText xml:space="preserve">Il semble donc que </w:delText>
        </w:r>
      </w:del>
      <w:ins w:id="1038" w:author="Jacques DAVID" w:date="2023-08-27T15:00:00Z">
        <w:r>
          <w:t>et apparait non biaisé (non vérifié)</w:t>
        </w:r>
      </w:ins>
      <w:del w:id="1039" w:author="Jacques DAVID" w:date="2023-08-27T15:01:00Z">
        <w:r w:rsidR="000419DF" w:rsidDel="00CB17D0">
          <w:delText xml:space="preserve">le développement analytique permet de prédire assez correctement </w:delText>
        </w:r>
        <w:r w:rsidR="00702BBC" w:rsidDel="00CB17D0">
          <w:delText xml:space="preserve">et sans biais </w:delText>
        </w:r>
        <w:r w:rsidR="000419DF" w:rsidDel="00CB17D0">
          <w:delText xml:space="preserve">le rapport entre le progrès effectué en sélection sur grain et le </w:delText>
        </w:r>
        <w:r w:rsidR="00630D58" w:rsidDel="00CB17D0">
          <w:delText>progrès</w:delText>
        </w:r>
        <w:r w:rsidR="000419DF" w:rsidDel="00CB17D0">
          <w:delText xml:space="preserve"> effectué en sélection sur épi</w:delText>
        </w:r>
      </w:del>
      <w:r w:rsidR="000419DF">
        <w:t xml:space="preserve">. </w:t>
      </w:r>
      <w:r w:rsidR="00510297">
        <w:t xml:space="preserve">Néanmoins, cette corrélation a été obtenue avec des valeurs assez irréalistes de paramètres (NGE=5, NGO=859, un épi par génotype). On ne sait donc pas si </w:t>
      </w:r>
      <w:commentRangeStart w:id="1040"/>
      <w:r w:rsidR="00510297">
        <w:t xml:space="preserve">l’équation </w:t>
      </w:r>
      <w:ins w:id="1041" w:author="Jacques DAVID" w:date="2023-08-27T15:01:00Z">
        <w:r>
          <w:t xml:space="preserve">garde </w:t>
        </w:r>
      </w:ins>
      <w:del w:id="1042" w:author="Jacques DAVID" w:date="2023-08-27T15:01:00Z">
        <w:r w:rsidR="00510297" w:rsidDel="00CB17D0">
          <w:delText xml:space="preserve">a le même </w:delText>
        </w:r>
      </w:del>
      <w:ins w:id="1043" w:author="Jacques DAVID" w:date="2023-08-27T15:01:00Z">
        <w:r>
          <w:t xml:space="preserve">son </w:t>
        </w:r>
      </w:ins>
      <w:r w:rsidR="00510297">
        <w:t xml:space="preserve">pouvoir prédictif pour des valeurs de paramètres réalistes et </w:t>
      </w:r>
      <w:del w:id="1044" w:author="Jacques DAVID" w:date="2023-08-27T15:01:00Z">
        <w:r w:rsidR="00510297" w:rsidDel="00CB17D0">
          <w:delText xml:space="preserve">il faudrait </w:delText>
        </w:r>
      </w:del>
      <w:ins w:id="1045" w:author="Jacques DAVID" w:date="2023-08-27T15:01:00Z">
        <w:r>
          <w:t xml:space="preserve">il reste à </w:t>
        </w:r>
      </w:ins>
      <w:r w:rsidR="004E5300">
        <w:t>la</w:t>
      </w:r>
      <w:r w:rsidR="0000188A">
        <w:t xml:space="preserve"> valider </w:t>
      </w:r>
      <w:del w:id="1046" w:author="Jacques DAVID" w:date="2023-08-27T15:01:00Z">
        <w:r w:rsidR="0000188A" w:rsidDel="00CB17D0">
          <w:delText>totalement</w:delText>
        </w:r>
        <w:r w:rsidR="004E5300" w:rsidDel="00CB17D0">
          <w:delText xml:space="preserve"> </w:delText>
        </w:r>
      </w:del>
      <w:ins w:id="1047" w:author="Jacques DAVID" w:date="2023-08-27T15:01:00Z">
        <w:r>
          <w:t xml:space="preserve">avec des </w:t>
        </w:r>
        <w:proofErr w:type="spellStart"/>
        <w:r>
          <w:t>experimentations</w:t>
        </w:r>
        <w:proofErr w:type="spellEnd"/>
        <w:r>
          <w:t xml:space="preserve"> identique à celle réalisée au champ</w:t>
        </w:r>
      </w:ins>
      <w:ins w:id="1048" w:author="Jacques DAVID" w:date="2023-08-27T15:02:00Z">
        <w:r>
          <w:t xml:space="preserve"> qui fournisse des résultats </w:t>
        </w:r>
        <w:r w:rsidRPr="00CB17D0">
          <w:rPr>
            <w:i/>
            <w:rPrChange w:id="1049" w:author="Jacques DAVID" w:date="2023-08-27T15:02:00Z">
              <w:rPr/>
            </w:rPrChange>
          </w:rPr>
          <w:t>a posteriori</w:t>
        </w:r>
      </w:ins>
      <w:del w:id="1050" w:author="Jacques DAVID" w:date="2023-08-27T15:02:00Z">
        <w:r w:rsidR="004E5300" w:rsidDel="00CB17D0">
          <w:delText xml:space="preserve">en </w:delText>
        </w:r>
      </w:del>
      <w:commentRangeEnd w:id="1040"/>
      <w:r>
        <w:rPr>
          <w:rStyle w:val="Marquedecommentaire"/>
          <w:rFonts w:asciiTheme="minorHAnsi" w:eastAsiaTheme="minorHAnsi" w:hAnsiTheme="minorHAnsi" w:cstheme="minorBidi"/>
          <w:lang w:eastAsia="en-US"/>
        </w:rPr>
        <w:commentReference w:id="1040"/>
      </w:r>
      <w:del w:id="1051" w:author="Jacques DAVID" w:date="2023-08-27T15:02:00Z">
        <w:r w:rsidR="004E5300" w:rsidDel="00CB17D0">
          <w:delText>sélectionnant réellement sur grain et sur épi au champ</w:delText>
        </w:r>
      </w:del>
      <w:r w:rsidR="00510297">
        <w:t>.</w:t>
      </w:r>
      <w:r w:rsidR="004E5300">
        <w:t xml:space="preserve"> </w:t>
      </w:r>
      <w:commentRangeStart w:id="1052"/>
      <w:r w:rsidR="004E5300">
        <w:t xml:space="preserve">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commentRangeEnd w:id="1052"/>
      <w:r>
        <w:rPr>
          <w:rStyle w:val="Marquedecommentaire"/>
          <w:rFonts w:asciiTheme="minorHAnsi" w:eastAsiaTheme="minorHAnsi" w:hAnsiTheme="minorHAnsi" w:cstheme="minorBidi"/>
          <w:lang w:eastAsia="en-US"/>
        </w:rPr>
        <w:commentReference w:id="1052"/>
      </w:r>
    </w:p>
    <w:p w14:paraId="06F6FDDA" w14:textId="44102830" w:rsidR="00CC31F3" w:rsidRDefault="00CC31F3" w:rsidP="00510297"/>
    <w:p w14:paraId="3AE28F62" w14:textId="50C23E8F" w:rsidR="00CC31F3" w:rsidRDefault="00CC31F3" w:rsidP="00CC31F3">
      <w:pPr>
        <w:pStyle w:val="Titre3"/>
      </w:pPr>
      <w:bookmarkStart w:id="1053" w:name="_Toc143697019"/>
      <w:r>
        <w:lastRenderedPageBreak/>
        <w:t xml:space="preserve">Exploration des </w:t>
      </w:r>
      <w:del w:id="1054" w:author="Jacques DAVID" w:date="2023-08-27T15:04:00Z">
        <w:r w:rsidDel="00CB17D0">
          <w:delText>paramètres</w:delText>
        </w:r>
        <w:bookmarkEnd w:id="1053"/>
        <w:r w:rsidDel="00CB17D0">
          <w:delText xml:space="preserve"> </w:delText>
        </w:r>
      </w:del>
      <w:ins w:id="1055" w:author="Jacques DAVID" w:date="2023-08-27T15:04:00Z">
        <w:r w:rsidR="00CB17D0">
          <w:t xml:space="preserve">pratiques de sélection </w:t>
        </w:r>
      </w:ins>
    </w:p>
    <w:p w14:paraId="5D2E9DC5" w14:textId="0B6D5AB6" w:rsidR="002276CD" w:rsidRDefault="002276CD" w:rsidP="002276CD">
      <w:r>
        <w:t xml:space="preserve">Pour se représenter différentes situations possibles en sélection, la valeur du rapport </w:t>
      </w:r>
      <w:proofErr w:type="spellStart"/>
      <w:r>
        <w:t>R_grain</w:t>
      </w:r>
      <w:proofErr w:type="spellEnd"/>
      <w:r>
        <w:t>/</w:t>
      </w:r>
      <w:proofErr w:type="spellStart"/>
      <w:r>
        <w:t>R_epi</w:t>
      </w:r>
      <w:proofErr w:type="spellEnd"/>
      <w:r>
        <w:t xml:space="preserve"> a été calculée et représentée </w:t>
      </w:r>
      <w:ins w:id="1056" w:author="Jacques DAVID" w:date="2023-08-27T15:06:00Z">
        <w:r w:rsidR="007716E9">
          <w:t>(</w:t>
        </w:r>
        <w:proofErr w:type="spellStart"/>
        <w:r w:rsidR="007716E9">
          <w:t>fig</w:t>
        </w:r>
        <w:proofErr w:type="spellEnd"/>
        <w:r w:rsidR="007716E9">
          <w:t xml:space="preserve"> ZZZ) </w:t>
        </w:r>
      </w:ins>
      <w:r>
        <w:t>pour différentes combinaisons de paramètres</w:t>
      </w:r>
      <w:ins w:id="1057" w:author="Jacques DAVID" w:date="2023-08-27T15:05:00Z">
        <w:r w:rsidR="00CB17D0">
          <w:t xml:space="preserve"> qui paraissent réalistes</w:t>
        </w:r>
      </w:ins>
      <w:del w:id="1058" w:author="Jacques DAVID" w:date="2023-08-27T15:05:00Z">
        <w:r w:rsidDel="00CB17D0">
          <w:delText xml:space="preserve"> : </w:delText>
        </w:r>
      </w:del>
    </w:p>
    <w:p w14:paraId="720BFC0D" w14:textId="02355F9D" w:rsidR="002276CD" w:rsidRDefault="005357BA" w:rsidP="002276CD">
      <w:pPr>
        <w:pStyle w:val="Paragraphedeliste"/>
        <w:numPr>
          <w:ilvl w:val="0"/>
          <w:numId w:val="12"/>
        </w:numPr>
      </w:pPr>
      <w:proofErr w:type="spellStart"/>
      <w:proofErr w:type="gramStart"/>
      <w:r>
        <w:t>nsel</w:t>
      </w:r>
      <w:proofErr w:type="spellEnd"/>
      <w:proofErr w:type="gramEnd"/>
      <w:r>
        <w:t xml:space="preserve"> allant de 10.000 à 1</w:t>
      </w:r>
      <w:r w:rsidR="002276CD">
        <w:t>00.000</w:t>
      </w:r>
    </w:p>
    <w:p w14:paraId="3F152C41" w14:textId="4A789ABB" w:rsidR="008E6BA6" w:rsidRDefault="008E6BA6" w:rsidP="002276CD">
      <w:pPr>
        <w:pStyle w:val="Paragraphedeliste"/>
        <w:numPr>
          <w:ilvl w:val="0"/>
          <w:numId w:val="12"/>
        </w:numPr>
      </w:pPr>
      <w:r>
        <w:t>NGO allant de 10.000 à 5.000.000</w:t>
      </w:r>
    </w:p>
    <w:p w14:paraId="0FD4D2FA" w14:textId="6740F901" w:rsidR="008E6BA6" w:rsidRDefault="00A31607" w:rsidP="002276CD">
      <w:pPr>
        <w:pStyle w:val="Paragraphedeliste"/>
        <w:numPr>
          <w:ilvl w:val="0"/>
          <w:numId w:val="12"/>
        </w:numPr>
      </w:pPr>
      <w:r>
        <w:t>NEO allant de 5</w:t>
      </w:r>
      <w:r w:rsidR="008E6BA6">
        <w:t>00 à 5.000</w:t>
      </w:r>
    </w:p>
    <w:p w14:paraId="5BC73997" w14:textId="3663C2C9" w:rsidR="000A1E56" w:rsidRDefault="000A1E56" w:rsidP="002276CD">
      <w:pPr>
        <w:pStyle w:val="Paragraphedeliste"/>
        <w:numPr>
          <w:ilvl w:val="0"/>
          <w:numId w:val="12"/>
        </w:numPr>
      </w:pPr>
      <w:r>
        <w:t>NGE allant de 40 à 80</w:t>
      </w:r>
    </w:p>
    <w:p w14:paraId="2C347901" w14:textId="3AC5C0F0" w:rsidR="00D37D17" w:rsidRDefault="00D37D17" w:rsidP="00D37D17"/>
    <w:p w14:paraId="7AA5B985" w14:textId="7A679A50" w:rsidR="007716E9" w:rsidRDefault="00D37D17" w:rsidP="00D37D17">
      <w:pPr>
        <w:rPr>
          <w:ins w:id="1059" w:author="Jacques DAVID" w:date="2023-08-27T15:09:00Z"/>
        </w:rPr>
      </w:pPr>
      <w:r>
        <w:t>Les paramètres de variances ont été laissés fixes et égaux aux estimations réalisées avec les données des bacs</w:t>
      </w:r>
      <w:ins w:id="1060" w:author="Jacques DAVID" w:date="2023-08-27T15:05:00Z">
        <w:r w:rsidR="007716E9">
          <w:t xml:space="preserve"> (rappelle les ici et les commenter</w:t>
        </w:r>
      </w:ins>
      <w:ins w:id="1061" w:author="Jacques DAVID" w:date="2023-08-27T15:09:00Z">
        <w:r w:rsidR="007716E9">
          <w:t xml:space="preserve">, tu n’as pas dit quelle était la source la plus importante de </w:t>
        </w:r>
        <w:proofErr w:type="gramStart"/>
        <w:r w:rsidR="007716E9">
          <w:t>variance ,</w:t>
        </w:r>
        <w:proofErr w:type="gramEnd"/>
        <w:r w:rsidR="007716E9">
          <w:t xml:space="preserve"> je ne crois pas que tu en aies déjà parlé</w:t>
        </w:r>
      </w:ins>
    </w:p>
    <w:p w14:paraId="719290E1" w14:textId="77777777" w:rsidR="007716E9" w:rsidRDefault="007716E9" w:rsidP="00D37D17">
      <w:pPr>
        <w:rPr>
          <w:ins w:id="1062" w:author="Jacques DAVID" w:date="2023-08-27T15:05:00Z"/>
        </w:rPr>
      </w:pPr>
    </w:p>
    <w:p w14:paraId="4F87820A" w14:textId="27B234F1" w:rsidR="00D37D17" w:rsidRPr="002276CD" w:rsidRDefault="007716E9" w:rsidP="00D37D17">
      <w:ins w:id="1063" w:author="Jacques DAVID" w:date="2023-08-27T15:05:00Z">
        <w:r>
          <w:t xml:space="preserve"> </w:t>
        </w:r>
      </w:ins>
      <w:r w:rsidR="00D37D17">
        <w:t xml:space="preserve">. </w:t>
      </w:r>
      <w:del w:id="1064" w:author="Jacques DAVID" w:date="2023-08-27T15:06:00Z">
        <w:r w:rsidR="00C42275" w:rsidDel="007716E9">
          <w:delText xml:space="preserve">Ci-dessous, un graphique représentant le rapport R_grain/R_epi en fonction du nombre de grains observés pour les différentes valeurs de nsel, NEO et NGE. </w:delText>
        </w:r>
      </w:del>
    </w:p>
    <w:p w14:paraId="5CC57130" w14:textId="3BDD1E57" w:rsidR="00011A40" w:rsidRPr="00011A40" w:rsidRDefault="00111E43" w:rsidP="00011A40">
      <w:pPr>
        <w:pStyle w:val="Corpsdetexte"/>
        <w:jc w:val="center"/>
      </w:pPr>
      <w:r>
        <w:rPr>
          <w:noProof/>
        </w:rPr>
        <w:drawing>
          <wp:inline distT="0" distB="0" distL="0" distR="0" wp14:anchorId="2CE1CDCB" wp14:editId="39E0F1F3">
            <wp:extent cx="5760720" cy="4402455"/>
            <wp:effectExtent l="19050" t="19050" r="11430" b="171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tique.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402455"/>
                    </a:xfrm>
                    <a:prstGeom prst="rect">
                      <a:avLst/>
                    </a:prstGeom>
                    <a:ln>
                      <a:solidFill>
                        <a:schemeClr val="tx1"/>
                      </a:solidFill>
                    </a:ln>
                  </pic:spPr>
                </pic:pic>
              </a:graphicData>
            </a:graphic>
          </wp:inline>
        </w:drawing>
      </w:r>
    </w:p>
    <w:p w14:paraId="5692E510" w14:textId="45743E7B" w:rsidR="007716E9" w:rsidRDefault="007716E9" w:rsidP="00316AF5">
      <w:pPr>
        <w:rPr>
          <w:ins w:id="1065" w:author="Jacques DAVID" w:date="2023-08-27T15:17:00Z"/>
        </w:rPr>
      </w:pPr>
      <w:proofErr w:type="spellStart"/>
      <w:ins w:id="1066" w:author="Jacques DAVID" w:date="2023-08-27T15:06:00Z">
        <w:r>
          <w:t>Fig</w:t>
        </w:r>
        <w:proofErr w:type="spellEnd"/>
        <w:r>
          <w:t xml:space="preserve"> ZZZ</w:t>
        </w:r>
      </w:ins>
    </w:p>
    <w:p w14:paraId="178DC024" w14:textId="0215E7A5" w:rsidR="003363AA" w:rsidRDefault="003363AA" w:rsidP="00316AF5">
      <w:pPr>
        <w:rPr>
          <w:ins w:id="1067" w:author="Jacques DAVID" w:date="2023-08-27T15:17:00Z"/>
        </w:rPr>
      </w:pPr>
      <w:ins w:id="1068" w:author="Jacques DAVID" w:date="2023-08-27T15:17:00Z">
        <w:r>
          <w:lastRenderedPageBreak/>
          <w:t xml:space="preserve">C’est quand </w:t>
        </w:r>
        <w:proofErr w:type="spellStart"/>
        <w:r>
          <w:t>meme</w:t>
        </w:r>
        <w:proofErr w:type="spellEnd"/>
        <w:r>
          <w:t xml:space="preserve"> bizarre que le classement en fonction des valeurs de NEO ne soit pas comme attendu pour moi</w:t>
        </w:r>
      </w:ins>
    </w:p>
    <w:p w14:paraId="1D645C9E" w14:textId="1910ADFE" w:rsidR="003363AA" w:rsidRDefault="003363AA" w:rsidP="00316AF5">
      <w:pPr>
        <w:rPr>
          <w:ins w:id="1069" w:author="Jacques DAVID" w:date="2023-08-27T15:19:00Z"/>
        </w:rPr>
      </w:pPr>
      <w:ins w:id="1070" w:author="Jacques DAVID" w:date="2023-08-27T15:18:00Z">
        <w:r>
          <w:t xml:space="preserve">Je me serai attendu que plus NEO est grand plus la sélection sur épi est efficace et </w:t>
        </w:r>
        <w:proofErr w:type="spellStart"/>
        <w:r>
          <w:t>c</w:t>
        </w:r>
      </w:ins>
      <w:ins w:id="1071" w:author="Jacques DAVID" w:date="2023-08-27T15:19:00Z">
        <w:r>
          <w:t>a</w:t>
        </w:r>
        <w:proofErr w:type="spellEnd"/>
        <w:r>
          <w:t xml:space="preserve"> n’est pas le cas dans tes </w:t>
        </w:r>
        <w:proofErr w:type="spellStart"/>
        <w:proofErr w:type="gramStart"/>
        <w:r>
          <w:t>grahes</w:t>
        </w:r>
        <w:proofErr w:type="spellEnd"/>
        <w:r>
          <w:t>..</w:t>
        </w:r>
        <w:proofErr w:type="gramEnd"/>
      </w:ins>
    </w:p>
    <w:p w14:paraId="2FEFA511" w14:textId="77777777" w:rsidR="003363AA" w:rsidRDefault="003363AA" w:rsidP="00316AF5">
      <w:pPr>
        <w:rPr>
          <w:ins w:id="1072" w:author="Jacques DAVID" w:date="2023-08-27T15:06:00Z"/>
        </w:rPr>
      </w:pPr>
    </w:p>
    <w:p w14:paraId="0F9273B4" w14:textId="4F099E7A" w:rsidR="007716E9" w:rsidRDefault="007716E9" w:rsidP="00316AF5">
      <w:pPr>
        <w:rPr>
          <w:ins w:id="1073" w:author="Jacques DAVID" w:date="2023-08-27T15:07:00Z"/>
        </w:rPr>
      </w:pPr>
      <w:ins w:id="1074" w:author="Jacques DAVID" w:date="2023-08-27T15:07:00Z">
        <w:r>
          <w:t xml:space="preserve">Est-ce que mettre une échelle log en x serait </w:t>
        </w:r>
      </w:ins>
      <w:ins w:id="1075" w:author="Jacques DAVID" w:date="2023-08-27T15:13:00Z">
        <w:r>
          <w:t>intéressant</w:t>
        </w:r>
      </w:ins>
      <w:ins w:id="1076" w:author="Jacques DAVID" w:date="2023-08-27T15:07:00Z">
        <w:r>
          <w:t xml:space="preserve"> ? </w:t>
        </w:r>
      </w:ins>
    </w:p>
    <w:p w14:paraId="341CFF09" w14:textId="77777777" w:rsidR="007716E9" w:rsidRDefault="007716E9" w:rsidP="00316AF5">
      <w:pPr>
        <w:rPr>
          <w:ins w:id="1077" w:author="Jacques DAVID" w:date="2023-08-27T15:06:00Z"/>
        </w:rPr>
      </w:pPr>
    </w:p>
    <w:p w14:paraId="7FDF5413" w14:textId="6BC87CBD" w:rsidR="00CC31F3" w:rsidRDefault="004C5BD7" w:rsidP="00316AF5">
      <w:r>
        <w:t xml:space="preserve">On peut en premier lieu vérifier que les résultats correspondent bien aux attendus théoriques. On voit que plus le nombre de grain observé est grand, plus </w:t>
      </w:r>
      <w:del w:id="1078" w:author="Jacques DAVID" w:date="2023-08-27T15:10:00Z">
        <w:r w:rsidDel="007716E9">
          <w:delText>le rapport et grand</w:delText>
        </w:r>
      </w:del>
      <w:ins w:id="1079" w:author="Jacques DAVID" w:date="2023-08-27T15:10:00Z">
        <w:r w:rsidR="007716E9">
          <w:t>la sélection sur grain dépasse celle des épis car</w:t>
        </w:r>
      </w:ins>
      <w:ins w:id="1080" w:author="Jacques DAVID" w:date="2023-08-27T15:13:00Z">
        <w:r w:rsidR="007716E9">
          <w:t xml:space="preserve"> d’une part, </w:t>
        </w:r>
      </w:ins>
      <w:ins w:id="1081" w:author="Jacques DAVID" w:date="2023-08-27T15:10:00Z">
        <w:r w:rsidR="007716E9">
          <w:t xml:space="preserve"> l’héritabilité sur 1 grain n’est pas négligeable</w:t>
        </w:r>
      </w:ins>
      <w:ins w:id="1082" w:author="Jacques DAVID" w:date="2023-08-27T15:11:00Z">
        <w:r w:rsidR="007716E9">
          <w:t xml:space="preserve"> </w:t>
        </w:r>
      </w:ins>
      <w:ins w:id="1083" w:author="Jacques DAVID" w:date="2023-08-27T15:13:00Z">
        <w:r w:rsidR="007716E9">
          <w:t xml:space="preserve">(H2 </w:t>
        </w:r>
        <w:proofErr w:type="spellStart"/>
        <w:r w:rsidR="007716E9">
          <w:t>egal</w:t>
        </w:r>
        <w:proofErr w:type="spellEnd"/>
        <w:r w:rsidR="007716E9">
          <w:t xml:space="preserve">) </w:t>
        </w:r>
      </w:ins>
      <w:ins w:id="1084" w:author="Jacques DAVID" w:date="2023-08-27T15:11:00Z">
        <w:r w:rsidR="007716E9">
          <w:t xml:space="preserve">et </w:t>
        </w:r>
      </w:ins>
      <w:del w:id="1085" w:author="Jacques DAVID" w:date="2023-08-27T15:11:00Z">
        <w:r w:rsidDel="007716E9">
          <w:delText xml:space="preserve">. Cela est logique car </w:delText>
        </w:r>
      </w:del>
      <w:ins w:id="1086" w:author="Jacques DAVID" w:date="2023-08-27T15:11:00Z">
        <w:r w:rsidR="007716E9">
          <w:t xml:space="preserve">que </w:t>
        </w:r>
      </w:ins>
      <w:del w:id="1087" w:author="Jacques DAVID" w:date="2023-08-27T15:11:00Z">
        <w:r w:rsidDel="007716E9">
          <w:delText xml:space="preserve">plus on observe de grains, plus on peut aller loin dans </w:delText>
        </w:r>
      </w:del>
      <w:r>
        <w:t xml:space="preserve">l’intensité de sélection </w:t>
      </w:r>
      <w:del w:id="1088" w:author="Jacques DAVID" w:date="2023-08-27T15:13:00Z">
        <w:r w:rsidDel="007716E9">
          <w:delText>sur grain</w:delText>
        </w:r>
      </w:del>
      <w:ins w:id="1089" w:author="Jacques DAVID" w:date="2023-08-27T15:13:00Z">
        <w:r w:rsidR="007716E9">
          <w:t xml:space="preserve">approche des </w:t>
        </w:r>
      </w:ins>
      <w:proofErr w:type="spellStart"/>
      <w:ins w:id="1090" w:author="Jacques DAVID" w:date="2023-08-27T15:11:00Z">
        <w:r w:rsidR="007716E9">
          <w:t>des</w:t>
        </w:r>
        <w:proofErr w:type="spellEnd"/>
        <w:r w:rsidR="007716E9">
          <w:t xml:space="preserve"> valeurs les plus extrêmes </w:t>
        </w:r>
      </w:ins>
      <w:ins w:id="1091" w:author="Jacques DAVID" w:date="2023-08-27T15:13:00Z">
        <w:r w:rsidR="007716E9">
          <w:t>que l’on</w:t>
        </w:r>
      </w:ins>
      <w:ins w:id="1092" w:author="Jacques DAVID" w:date="2023-08-27T15:14:00Z">
        <w:r w:rsidR="007716E9">
          <w:t xml:space="preserve"> peut obtenir </w:t>
        </w:r>
      </w:ins>
      <w:ins w:id="1093" w:author="Jacques DAVID" w:date="2023-08-27T15:11:00Z">
        <w:r w:rsidR="007716E9">
          <w:t>(4 e</w:t>
        </w:r>
      </w:ins>
      <w:ins w:id="1094" w:author="Jacques DAVID" w:date="2023-08-27T15:12:00Z">
        <w:r w:rsidR="007716E9">
          <w:t>t quelques)</w:t>
        </w:r>
      </w:ins>
      <w:del w:id="1095" w:author="Jacques DAVID" w:date="2023-08-27T15:14:00Z">
        <w:r w:rsidDel="007716E9">
          <w:delText>, plus R_grain augmente</w:delText>
        </w:r>
      </w:del>
      <w:r>
        <w:t xml:space="preserve">. On voit que plus NGE est grand, plus le rapport baisse. C’est logique car un plus grand nombre de grain par épi augmente l’héritabilité lorsqu’on sélectionne sur épi ce qui fait augmenter </w:t>
      </w:r>
      <w:proofErr w:type="spellStart"/>
      <w:r>
        <w:t>R_epi</w:t>
      </w:r>
      <w:proofErr w:type="spellEnd"/>
      <w:ins w:id="1096" w:author="Jacques DAVID" w:date="2023-08-27T15:15:00Z">
        <w:r w:rsidR="003363AA">
          <w:t xml:space="preserve"> si la variance intra épi est importante. </w:t>
        </w:r>
      </w:ins>
      <w:ins w:id="1097" w:author="Jacques DAVID" w:date="2023-08-27T15:16:00Z">
        <w:r w:rsidR="003363AA">
          <w:t xml:space="preserve">Et comme moins d’épis sont nécessaire, il est possible d’augmenter la pression de sélection sur les épis et en retenir un plus faible </w:t>
        </w:r>
        <w:proofErr w:type="spellStart"/>
        <w:r w:rsidR="003363AA">
          <w:t>pourcentage</w:t>
        </w:r>
      </w:ins>
      <w:del w:id="1098" w:author="Jacques DAVID" w:date="2023-08-27T15:15:00Z">
        <w:r w:rsidDel="003363AA">
          <w:delText xml:space="preserve">. </w:delText>
        </w:r>
      </w:del>
      <w:r>
        <w:t>De</w:t>
      </w:r>
      <w:proofErr w:type="spellEnd"/>
      <w:r>
        <w:t xml:space="preserve"> même plus NEO est grand, plus le rapport est bas, car plus on peut observer d’épis, plus on peut aller loin dans l’intensité de sélection sur épi, plus </w:t>
      </w:r>
      <w:proofErr w:type="spellStart"/>
      <w:r>
        <w:t>R_epi</w:t>
      </w:r>
      <w:proofErr w:type="spellEnd"/>
      <w:r>
        <w:t xml:space="preserve"> augmente. </w:t>
      </w:r>
    </w:p>
    <w:p w14:paraId="4A802079" w14:textId="3E1F478E" w:rsidR="00316AF5" w:rsidRDefault="00316AF5" w:rsidP="00316AF5"/>
    <w:p w14:paraId="45C0AEBA" w14:textId="3FBB325E" w:rsidR="00205325" w:rsidRDefault="00316AF5" w:rsidP="00316AF5">
      <w:r>
        <w:t xml:space="preserve">Pour bien utiliser ces résultats, il faut comprendre et imaginer à quelle situation réelle </w:t>
      </w:r>
      <w:r w:rsidR="001C2192">
        <w:t xml:space="preserve">peut </w:t>
      </w:r>
      <w:r>
        <w:t>correspond</w:t>
      </w:r>
      <w:r w:rsidR="001C2192">
        <w:t>re</w:t>
      </w:r>
      <w:r>
        <w:t xml:space="preserve"> chaque jeu de paramètres. </w:t>
      </w:r>
      <w:r w:rsidR="001C2192">
        <w:t>Prenons par exemple</w:t>
      </w:r>
      <w:r w:rsidR="00A430FF">
        <w:t xml:space="preserve"> la colonne </w:t>
      </w:r>
      <w:proofErr w:type="spellStart"/>
      <w:r w:rsidR="00A430FF">
        <w:t>nsel</w:t>
      </w:r>
      <w:proofErr w:type="spellEnd"/>
      <w:r w:rsidR="00A430FF">
        <w:t xml:space="preserve"> = 1</w:t>
      </w:r>
      <w:r w:rsidR="00A8027C">
        <w:t>0</w:t>
      </w:r>
      <w:r w:rsidR="00A430FF">
        <w:t>0</w:t>
      </w:r>
      <w:r>
        <w:t>00. Ce nombre de grain s</w:t>
      </w:r>
      <w:r w:rsidR="00A8027C">
        <w:t>électionné correspond à une</w:t>
      </w:r>
      <w:r w:rsidR="006102DD">
        <w:t xml:space="preserve"> </w:t>
      </w:r>
      <w:r>
        <w:t>surface à replanter</w:t>
      </w:r>
      <w:r w:rsidR="00A430FF">
        <w:t>, de l’ordre de 3</w:t>
      </w:r>
      <w:r w:rsidR="00A8027C">
        <w:t>0</w:t>
      </w:r>
      <w:r w:rsidR="00A430FF">
        <w:t xml:space="preserve"> à 4</w:t>
      </w:r>
      <w:r w:rsidR="00A8027C">
        <w:t>0</w:t>
      </w:r>
      <w:r w:rsidR="00A430FF">
        <w:t xml:space="preserve"> m² pour une densité autour de 300 grains/m²</w:t>
      </w:r>
      <w:r>
        <w:t xml:space="preserve">. </w:t>
      </w:r>
      <w:r w:rsidR="009F1C7F">
        <w:t xml:space="preserve">On peut imaginer deux situations. </w:t>
      </w:r>
      <w:commentRangeStart w:id="1099"/>
      <w:r w:rsidR="009F1C7F">
        <w:t>La première serait un agriculteur qui amé</w:t>
      </w:r>
      <w:r w:rsidR="00A65675">
        <w:t>liore sa/ses populations sur une surface constante</w:t>
      </w:r>
      <w:r w:rsidR="009F1C7F">
        <w:t xml:space="preserve"> d’année en année</w:t>
      </w:r>
      <w:r w:rsidR="00F51EF5">
        <w:t xml:space="preserve"> et passe par une phase de multiplication de sa population améliorée chaque année pour le semis de l’année suivante</w:t>
      </w:r>
      <w:r w:rsidR="000A21BC">
        <w:t xml:space="preserve"> (</w:t>
      </w:r>
      <w:r w:rsidR="00A65675">
        <w:t>avec un taux de mu</w:t>
      </w:r>
      <w:r w:rsidR="004B4B8F">
        <w:t>ltiplication de 60,</w:t>
      </w:r>
      <w:r w:rsidR="00F23F19">
        <w:t xml:space="preserve"> </w:t>
      </w:r>
      <w:r w:rsidR="00A65675">
        <w:t xml:space="preserve">une année de multiplication </w:t>
      </w:r>
      <w:r w:rsidR="00621B8E">
        <w:t xml:space="preserve">nécessite à peu près 0.2 ha </w:t>
      </w:r>
      <w:r w:rsidR="00F23F19">
        <w:t>permet de replanter une quinzaine d’hectares</w:t>
      </w:r>
      <w:r w:rsidR="00A65675">
        <w:t>)</w:t>
      </w:r>
      <w:r w:rsidR="009F1C7F">
        <w:t>.</w:t>
      </w:r>
      <w:r w:rsidR="0082192E">
        <w:t xml:space="preserve"> </w:t>
      </w:r>
      <w:commentRangeEnd w:id="1099"/>
      <w:r w:rsidR="003363AA">
        <w:rPr>
          <w:rStyle w:val="Marquedecommentaire"/>
          <w:rFonts w:asciiTheme="minorHAnsi" w:eastAsiaTheme="minorHAnsi" w:hAnsiTheme="minorHAnsi" w:cstheme="minorBidi"/>
          <w:lang w:eastAsia="en-US"/>
        </w:rPr>
        <w:commentReference w:id="1099"/>
      </w:r>
      <w:r w:rsidR="00B11EA4">
        <w:t>Dans ce cas, le nombre de grains obse</w:t>
      </w:r>
      <w:r w:rsidR="004564D0">
        <w:t>r</w:t>
      </w:r>
      <w:r w:rsidR="00B11EA4">
        <w:t xml:space="preserve">vé </w:t>
      </w:r>
      <w:ins w:id="1100" w:author="Jacques DAVID" w:date="2023-08-27T15:21:00Z">
        <w:r w:rsidR="00BB535F">
          <w:t xml:space="preserve">(trié) </w:t>
        </w:r>
      </w:ins>
      <w:r w:rsidR="00B11EA4">
        <w:t xml:space="preserve">serait de l’ordre de 600.000 grains pour un NGE de 60. Si l’agriculteur ne peut pas observer plus de 1000 épis, alors il aura plutôt intérêt à sélectionner sur grain individuel. </w:t>
      </w:r>
      <w:r w:rsidR="008241A9">
        <w:t xml:space="preserve">A l’inverse, s’il est possible d’observer plus de 1000 épis alors la sélection sur épi permettra un meilleur progrès. </w:t>
      </w:r>
      <w:r w:rsidR="00F52DFF">
        <w:t>Quoi qu’il arrive, le progrès sera ralenti par la phase de multiplication nécessaire pour replanter ce qui amène à un cycle de sélection de 2 ans.</w:t>
      </w:r>
      <w:ins w:id="1101" w:author="Jacques DAVID" w:date="2023-08-27T15:22:00Z">
        <w:r w:rsidR="00BB535F">
          <w:t xml:space="preserve"> </w:t>
        </w:r>
      </w:ins>
    </w:p>
    <w:p w14:paraId="1066AAD7" w14:textId="445310AE" w:rsidR="00166421" w:rsidRDefault="00F52DFF" w:rsidP="00166421">
      <w:r>
        <w:t>Pour accélérer le progrès, on peut imaginer l</w:t>
      </w:r>
      <w:r w:rsidR="00621B8E">
        <w:t xml:space="preserve">a deuxième situation </w:t>
      </w:r>
      <w:r>
        <w:t>où</w:t>
      </w:r>
      <w:r w:rsidR="00621B8E">
        <w:t xml:space="preserve"> un agriculteur conserve</w:t>
      </w:r>
      <w:r w:rsidR="009225D0">
        <w:t>rait chaque année</w:t>
      </w:r>
      <w:r w:rsidR="00621B8E">
        <w:t xml:space="preserve"> une partie de sa surface pour sélectionner </w:t>
      </w:r>
      <w:r w:rsidR="009225D0">
        <w:t xml:space="preserve">directement </w:t>
      </w:r>
      <w:r w:rsidR="00621B8E">
        <w:t xml:space="preserve">dans sa récolte de l’année. </w:t>
      </w:r>
      <w:r>
        <w:t>Ce changement de surface lors de la sélection perme</w:t>
      </w:r>
      <w:r w:rsidR="009225D0">
        <w:t>t d’aller vers de plus grandes intensités de sélection et donc de progresser plus vite</w:t>
      </w:r>
      <w:r w:rsidR="00344072">
        <w:t xml:space="preserve"> même s’i</w:t>
      </w:r>
      <w:r w:rsidR="00621B8E">
        <w:t>l faudrait là aussi chaque année passer par une phase de multiplication avant de pouvoir replanter la population améliorée</w:t>
      </w:r>
      <w:r w:rsidR="00071E4B">
        <w:t>.</w:t>
      </w:r>
      <w:ins w:id="1102" w:author="Jacques DAVID" w:date="2023-08-27T15:23:00Z">
        <w:r w:rsidR="00BB535F">
          <w:t xml:space="preserve"> (</w:t>
        </w:r>
        <w:proofErr w:type="gramStart"/>
        <w:r w:rsidR="00BB535F">
          <w:t>un</w:t>
        </w:r>
        <w:proofErr w:type="gramEnd"/>
        <w:r w:rsidR="00BB535F">
          <w:t xml:space="preserve"> schéma stp )</w:t>
        </w:r>
      </w:ins>
      <w:r w:rsidR="00071E4B">
        <w:t xml:space="preserve"> Dans ce cas, on peut imaginer que </w:t>
      </w:r>
      <w:r w:rsidR="00071E4B">
        <w:lastRenderedPageBreak/>
        <w:t xml:space="preserve">dans sa récolte, l’agriculteur échantillonne plusieurs millions de grains pour faire sa sélection. On se retrouve alors dans un cas où il faudrait observer au minimum 3000 épis pour que la sélection sur épi soit avantageuse. </w:t>
      </w:r>
      <w:r w:rsidR="008526B5">
        <w:t>On voit aussi dans ce cas qu’augmenter grandement le nombre d’épis observés ne rend pas la sélection sur épi beaucoup plus avantageuse (les courbes NEO = 3000 et NEO = 5000 sont proches)</w:t>
      </w:r>
      <w:r>
        <w:t>.</w:t>
      </w:r>
      <w:r w:rsidR="0067395D">
        <w:t xml:space="preserve"> On voit aussi que le rapport entre le progrès sur épi et le progrès sur grain est proche de 1 dans ce type de situation. Etant donné la complexité de la sélection sur épi il est surement plus judicieux de quand même faire de la sélection sur grain ce qui ferait gagner du temps et réduirait probablement les coûts.</w:t>
      </w:r>
    </w:p>
    <w:p w14:paraId="13D7EA5A" w14:textId="77777777" w:rsidR="004A5210" w:rsidRDefault="004A5210" w:rsidP="00166421"/>
    <w:p w14:paraId="4F0E3FE3" w14:textId="08C3DEE2" w:rsidR="001C2192" w:rsidRDefault="00C71821" w:rsidP="004A5210">
      <w:r>
        <w:t>Dès lors que l’on se place dans des situations ou plus de 50.000 grains doivent être sélectionnés</w:t>
      </w:r>
      <w:r w:rsidR="00483AAA">
        <w:t xml:space="preserve"> (ce qui correspond par exemple à sélectionner sur une surface constante de 200 m²)</w:t>
      </w:r>
      <w:r>
        <w:t xml:space="preserve">, on voit que la sélection sur épi ne reste avantageuse que si le nombre d’épi observable est grand (&gt; 3000) et que le nombre de grain observable est relativement faible (&lt; 800.000). </w:t>
      </w:r>
      <w:r w:rsidR="00C8361B">
        <w:t>Se retrouver dans une telle situation ne paraît pas très réaliste car observer 800.000 grains est déjà réalisable aujourd’hui alors qu’observer 3000 épis est un travail colossal.</w:t>
      </w:r>
      <w:r w:rsidR="004A5210">
        <w:t xml:space="preserve"> </w:t>
      </w:r>
      <w:r w:rsidR="00C8361B">
        <w:t>De plus, la comparaison ent</w:t>
      </w:r>
      <w:ins w:id="1103" w:author="Jacques DAVID" w:date="2023-08-27T15:24:00Z">
        <w:r w:rsidR="00BB535F">
          <w:t>r</w:t>
        </w:r>
      </w:ins>
      <w:r w:rsidR="00C8361B">
        <w:t xml:space="preserve">e sélection sur épi et sélection sur grain perd de son sens en imaginant une situation où un agriculteur sélectionnerait directement dans sa récolte pour faire le semis de l’année suivante. En effet, </w:t>
      </w:r>
      <w:r w:rsidR="00BF6C7B">
        <w:t>en considérant par exemple</w:t>
      </w:r>
      <w:r w:rsidR="00C8361B">
        <w:t xml:space="preserve"> une surface cultivée </w:t>
      </w:r>
      <w:r w:rsidR="00C8361B" w:rsidRPr="00465706">
        <w:rPr>
          <w:color w:val="000000" w:themeColor="text1"/>
        </w:rPr>
        <w:t>de 20 ha</w:t>
      </w:r>
      <w:r w:rsidR="00C8361B">
        <w:t>, il faudrait observer des milliards de grains et des millions d’épis pour pouvoir sélectionner assez de grains pour replanter la surface. Une telle sélection sur épi paraît assez infaisable, et la question se pose également pour la sélection sur grain.</w:t>
      </w:r>
    </w:p>
    <w:p w14:paraId="5F1E66D5" w14:textId="7685C2A8" w:rsidR="004A5210" w:rsidRDefault="004A5210" w:rsidP="004A5210"/>
    <w:p w14:paraId="6BA0F5C2" w14:textId="53F59C3D" w:rsidR="0062767B" w:rsidRDefault="0002684B" w:rsidP="0062767B">
      <w:r>
        <w:t xml:space="preserve">Il semble donc d’après ces résultats que la sélection sur épi ne serait avantageuse que lorsque de très petites surfaces sont allouées à la sélection. </w:t>
      </w:r>
      <w:r w:rsidR="00F77A3D">
        <w:t>En effet, c</w:t>
      </w:r>
      <w:r>
        <w:t>ela implique qu’il est possible d’observer une grande partie des épis récoltés ce qui permet d’aller vers de fortes intensités en sélection sur épi.</w:t>
      </w:r>
    </w:p>
    <w:p w14:paraId="507031A3" w14:textId="37F70C08" w:rsidR="002E0557" w:rsidRDefault="002E0557" w:rsidP="0062767B">
      <w:pPr>
        <w:pStyle w:val="Titre1"/>
      </w:pPr>
      <w:bookmarkStart w:id="1104" w:name="_Toc143697020"/>
      <w:r>
        <w:t>Discussion</w:t>
      </w:r>
      <w:bookmarkEnd w:id="1104"/>
    </w:p>
    <w:p w14:paraId="1B954DDA" w14:textId="7187D8D7" w:rsidR="00E22313" w:rsidRDefault="00E22313" w:rsidP="00E22313">
      <w:pPr>
        <w:pStyle w:val="Titre2"/>
      </w:pPr>
      <w:bookmarkStart w:id="1105" w:name="_Toc143697021"/>
      <w:r>
        <w:t>Retour sur les résultats de sélection</w:t>
      </w:r>
      <w:bookmarkEnd w:id="1105"/>
    </w:p>
    <w:p w14:paraId="2643D67B" w14:textId="77777777" w:rsidR="00031AC0" w:rsidRDefault="00B379F2" w:rsidP="00F5638B">
      <w:pPr>
        <w:rPr>
          <w:ins w:id="1106" w:author="Jacques DAVID" w:date="2023-08-27T15:26:00Z"/>
        </w:rPr>
      </w:pPr>
      <w:r>
        <w:t xml:space="preserve">Mis à part pour la hauteur des plantes, les résultats de la sélection réelle par tamis et de la sélection </w:t>
      </w:r>
      <w:r>
        <w:rPr>
          <w:i/>
        </w:rPr>
        <w:t>in silico</w:t>
      </w:r>
      <w:r>
        <w:t xml:space="preserve"> ne concordent pas</w:t>
      </w:r>
      <w:ins w:id="1107" w:author="Jacques DAVID" w:date="2023-08-27T15:25:00Z">
        <w:r w:rsidR="00CF3567">
          <w:t xml:space="preserve"> complètement</w:t>
        </w:r>
      </w:ins>
      <w:r>
        <w:t xml:space="preserve">. Seule la sélection des petits grains a permis de </w:t>
      </w:r>
      <w:del w:id="1108" w:author="Jacques DAVID" w:date="2023-08-27T15:25:00Z">
        <w:r w:rsidDel="00031AC0">
          <w:delText xml:space="preserve">faire un progrès </w:delText>
        </w:r>
      </w:del>
      <w:ins w:id="1109" w:author="Jacques DAVID" w:date="2023-08-27T15:25:00Z">
        <w:r w:rsidR="00031AC0">
          <w:t xml:space="preserve">modifier la valeur du caractère </w:t>
        </w:r>
      </w:ins>
      <w:r>
        <w:t xml:space="preserve">en sélection </w:t>
      </w:r>
      <w:proofErr w:type="spellStart"/>
      <w:r>
        <w:t>réelle</w:t>
      </w:r>
      <w:del w:id="1110" w:author="Jacques DAVID" w:date="2023-08-27T15:26:00Z">
        <w:r w:rsidDel="00031AC0">
          <w:delText xml:space="preserve"> alors </w:delText>
        </w:r>
      </w:del>
      <w:ins w:id="1111" w:author="Jacques DAVID" w:date="2023-08-27T15:26:00Z">
        <w:r w:rsidR="00031AC0">
          <w:t>tandis</w:t>
        </w:r>
        <w:proofErr w:type="spellEnd"/>
        <w:r w:rsidR="00031AC0">
          <w:t xml:space="preserve"> </w:t>
        </w:r>
      </w:ins>
      <w:r>
        <w:t xml:space="preserve">que la sélection de gros grain a </w:t>
      </w:r>
      <w:ins w:id="1112" w:author="Jacques DAVID" w:date="2023-08-27T15:26:00Z">
        <w:r w:rsidR="00031AC0">
          <w:t xml:space="preserve">également </w:t>
        </w:r>
      </w:ins>
      <w:r>
        <w:t xml:space="preserve">fonctionné en sélection </w:t>
      </w:r>
      <w:r>
        <w:rPr>
          <w:i/>
        </w:rPr>
        <w:t>in silico</w:t>
      </w:r>
      <w:r>
        <w:t xml:space="preserve">. </w:t>
      </w:r>
      <w:r w:rsidR="00F5638B">
        <w:t xml:space="preserve">On pourrait peut-être attribuer cela au fait qu’en sélection </w:t>
      </w:r>
      <w:r w:rsidR="00F5638B">
        <w:rPr>
          <w:i/>
        </w:rPr>
        <w:t>in silico</w:t>
      </w:r>
      <w:r w:rsidR="00F5638B">
        <w:t>, les phénotypes des plantes sont mesurés dans une population non sélectionnée. Il y a peut-être des mécanismes d’interaction entre les plantes qui font que les blés se comporteraient différemment dans une population composée en espérance de génotypes donnant de plus gros grains et dans une population plus diverse.</w:t>
      </w:r>
    </w:p>
    <w:p w14:paraId="235DE849" w14:textId="77777777" w:rsidR="00031AC0" w:rsidRDefault="00031AC0" w:rsidP="00F5638B">
      <w:pPr>
        <w:rPr>
          <w:ins w:id="1113" w:author="Jacques DAVID" w:date="2023-08-27T15:26:00Z"/>
        </w:rPr>
      </w:pPr>
      <w:ins w:id="1114" w:author="Jacques DAVID" w:date="2023-08-27T15:26:00Z">
        <w:r>
          <w:lastRenderedPageBreak/>
          <w:t>La relation avec la taille des grains et la compétition dans la pop EPO</w:t>
        </w:r>
      </w:ins>
    </w:p>
    <w:p w14:paraId="465ECFCF" w14:textId="45A47868" w:rsidR="00972CCF" w:rsidRDefault="00031AC0" w:rsidP="00F5638B">
      <w:pPr>
        <w:rPr>
          <w:ins w:id="1115" w:author="Jacques DAVID" w:date="2023-08-27T15:31:00Z"/>
        </w:rPr>
      </w:pPr>
      <w:ins w:id="1116" w:author="Jacques DAVID" w:date="2023-08-27T15:27:00Z">
        <w:r>
          <w:t>Tu peux dire aussi que l’</w:t>
        </w:r>
        <w:proofErr w:type="spellStart"/>
        <w:r>
          <w:t>expérimetntation</w:t>
        </w:r>
        <w:proofErr w:type="spellEnd"/>
        <w:r>
          <w:t xml:space="preserve"> en </w:t>
        </w:r>
        <w:proofErr w:type="spellStart"/>
        <w:r>
          <w:t>sélecton</w:t>
        </w:r>
        <w:proofErr w:type="spellEnd"/>
        <w:r>
          <w:t xml:space="preserve"> </w:t>
        </w:r>
        <w:proofErr w:type="spellStart"/>
        <w:r>
          <w:t>reele</w:t>
        </w:r>
        <w:proofErr w:type="spellEnd"/>
        <w:r>
          <w:t xml:space="preserve"> n’était pas d’une très grande qualité, beaucoup d’effets de </w:t>
        </w:r>
        <w:proofErr w:type="spellStart"/>
        <w:r>
          <w:t>microparcelles</w:t>
        </w:r>
        <w:proofErr w:type="spellEnd"/>
        <w:r>
          <w:t xml:space="preserve"> se sont manifestée (invasion de lapins, infestation de mauvaise herbe </w:t>
        </w:r>
        <w:proofErr w:type="spellStart"/>
        <w:r>
          <w:t>etc</w:t>
        </w:r>
        <w:proofErr w:type="spellEnd"/>
        <w:r>
          <w:t>) Elle n</w:t>
        </w:r>
      </w:ins>
      <w:ins w:id="1117" w:author="Jacques DAVID" w:date="2023-08-27T15:28:00Z">
        <w:r>
          <w:t xml:space="preserve">’était peut </w:t>
        </w:r>
        <w:proofErr w:type="spellStart"/>
        <w:r>
          <w:t>etre</w:t>
        </w:r>
        <w:proofErr w:type="spellEnd"/>
        <w:r>
          <w:t xml:space="preserve"> pas d’une grande puissance et il serait intéressant de continuer cette expérimentation durant quelques années pour chacune des populations fondées et en les </w:t>
        </w:r>
        <w:proofErr w:type="spellStart"/>
        <w:r>
          <w:t>sélectionant</w:t>
        </w:r>
        <w:proofErr w:type="spellEnd"/>
        <w:r>
          <w:t xml:space="preserve"> de la </w:t>
        </w:r>
        <w:proofErr w:type="spellStart"/>
        <w:r>
          <w:t>meme</w:t>
        </w:r>
        <w:proofErr w:type="spellEnd"/>
        <w:r>
          <w:t xml:space="preserve"> manière , </w:t>
        </w:r>
        <w:proofErr w:type="spellStart"/>
        <w:r>
          <w:t>rejoigant</w:t>
        </w:r>
        <w:proofErr w:type="spellEnd"/>
        <w:r>
          <w:t xml:space="preserve"> en cela l</w:t>
        </w:r>
      </w:ins>
      <w:ins w:id="1118" w:author="Jacques DAVID" w:date="2023-08-27T15:29:00Z">
        <w:r>
          <w:t>’</w:t>
        </w:r>
        <w:proofErr w:type="spellStart"/>
        <w:r>
          <w:t>experimetnation</w:t>
        </w:r>
        <w:proofErr w:type="spellEnd"/>
        <w:r>
          <w:t xml:space="preserve"> fondatrice de Johannsen sur les haricots</w:t>
        </w:r>
      </w:ins>
      <w:r w:rsidR="00F5638B">
        <w:t xml:space="preserve"> </w:t>
      </w:r>
    </w:p>
    <w:p w14:paraId="51ABF75C" w14:textId="507C9BB1" w:rsidR="00031AC0" w:rsidRDefault="00031AC0" w:rsidP="00F5638B">
      <w:pPr>
        <w:rPr>
          <w:ins w:id="1119" w:author="Jacques DAVID" w:date="2023-08-27T15:31:00Z"/>
        </w:rPr>
      </w:pPr>
      <w:ins w:id="1120" w:author="Jacques DAVID" w:date="2023-08-27T15:31:00Z">
        <w:r>
          <w:t>Tu peux aussi discuter cette histoire de grandes plantes</w:t>
        </w:r>
      </w:ins>
    </w:p>
    <w:p w14:paraId="2D356898" w14:textId="77777777" w:rsidR="00031AC0" w:rsidRDefault="00031AC0" w:rsidP="00F5638B"/>
    <w:p w14:paraId="38A7C58D" w14:textId="431C2BAE" w:rsidR="00031AC0" w:rsidRDefault="00F5638B" w:rsidP="00F5638B">
      <w:pPr>
        <w:rPr>
          <w:ins w:id="1121" w:author="Jacques DAVID" w:date="2023-08-27T15:34:00Z"/>
        </w:rPr>
      </w:pPr>
      <w:r>
        <w:t>Cependant,</w:t>
      </w:r>
      <w:r w:rsidR="00A45AA3">
        <w:t xml:space="preserve"> les résultats de </w:t>
      </w:r>
      <w:commentRangeStart w:id="1122"/>
      <w:r w:rsidR="00A45AA3">
        <w:t xml:space="preserve">sélection </w:t>
      </w:r>
      <w:r w:rsidR="00A45AA3">
        <w:rPr>
          <w:i/>
        </w:rPr>
        <w:t xml:space="preserve">in silico </w:t>
      </w:r>
      <w:r w:rsidR="00A45AA3">
        <w:t>concordent plus avec les résultats trouvés dans la littérature que les résultats de sélection réelle</w:t>
      </w:r>
      <w:commentRangeEnd w:id="1122"/>
      <w:r w:rsidR="00031AC0">
        <w:rPr>
          <w:rStyle w:val="Marquedecommentaire"/>
          <w:rFonts w:asciiTheme="minorHAnsi" w:eastAsiaTheme="minorHAnsi" w:hAnsiTheme="minorHAnsi" w:cstheme="minorBidi"/>
          <w:lang w:eastAsia="en-US"/>
        </w:rPr>
        <w:commentReference w:id="1122"/>
      </w:r>
      <w:commentRangeStart w:id="1123"/>
      <w:r w:rsidR="00A45AA3">
        <w:t xml:space="preserve">. </w:t>
      </w:r>
      <w:r w:rsidR="00B225D4">
        <w:t>Etant donné que la taille des plus petits grains des épis n’a pas été affectée par la sélection de petits grains, o</w:t>
      </w:r>
      <w:r>
        <w:t xml:space="preserve">n peut donc peut-être attribuer les résultats de la sélection réelle à des conditions </w:t>
      </w:r>
      <w:r w:rsidR="00B225D4">
        <w:t xml:space="preserve">de culture </w:t>
      </w:r>
      <w:r>
        <w:t>stressantes</w:t>
      </w:r>
      <w:r w:rsidR="00B225D4">
        <w:t>.</w:t>
      </w:r>
      <w:ins w:id="1124" w:author="Jacques DAVID" w:date="2023-08-27T15:32:00Z">
        <w:r w:rsidR="00031AC0">
          <w:t xml:space="preserve"> (</w:t>
        </w:r>
        <w:proofErr w:type="gramStart"/>
        <w:r w:rsidR="00031AC0">
          <w:t>ou</w:t>
        </w:r>
        <w:proofErr w:type="gramEnd"/>
        <w:r w:rsidR="00031AC0">
          <w:t xml:space="preserve"> alors les grains de taille </w:t>
        </w:r>
        <w:proofErr w:type="spellStart"/>
        <w:r w:rsidR="00031AC0">
          <w:t>extreme</w:t>
        </w:r>
        <w:proofErr w:type="spellEnd"/>
        <w:r w:rsidR="00031AC0">
          <w:t xml:space="preserve"> , petit ou grand , sont surtout du a des variation intra </w:t>
        </w:r>
        <w:proofErr w:type="spellStart"/>
        <w:r w:rsidR="00031AC0">
          <w:t>epi</w:t>
        </w:r>
        <w:proofErr w:type="spellEnd"/>
        <w:r w:rsidR="00031AC0">
          <w:t xml:space="preserve">. </w:t>
        </w:r>
      </w:ins>
      <w:ins w:id="1125" w:author="Jacques DAVID" w:date="2023-08-27T15:33:00Z">
        <w:r w:rsidR="00031AC0">
          <w:t xml:space="preserve">Ces </w:t>
        </w:r>
        <w:proofErr w:type="spellStart"/>
        <w:r w:rsidR="00031AC0">
          <w:t>métrques</w:t>
        </w:r>
        <w:proofErr w:type="spellEnd"/>
        <w:r w:rsidR="00031AC0">
          <w:t xml:space="preserve"> ont des comportements pas facile </w:t>
        </w:r>
        <w:proofErr w:type="spellStart"/>
        <w:proofErr w:type="gramStart"/>
        <w:r w:rsidR="00031AC0">
          <w:t>a</w:t>
        </w:r>
        <w:proofErr w:type="spellEnd"/>
        <w:proofErr w:type="gramEnd"/>
        <w:r w:rsidR="00031AC0">
          <w:t xml:space="preserve"> comprendre, il y a tout une théorie sur la comparaison de min et de max que tu n’as pas regardé ici, encore une fois </w:t>
        </w:r>
        <w:proofErr w:type="spellStart"/>
        <w:r w:rsidR="00031AC0">
          <w:t>veux tu</w:t>
        </w:r>
        <w:proofErr w:type="spellEnd"/>
        <w:r w:rsidR="00031AC0">
          <w:t xml:space="preserve"> garder ces deux caractères</w:t>
        </w:r>
      </w:ins>
      <w:ins w:id="1126" w:author="Jacques DAVID" w:date="2023-08-27T15:34:00Z">
        <w:r w:rsidR="00031AC0">
          <w:t> </w:t>
        </w:r>
      </w:ins>
      <w:ins w:id="1127" w:author="Jacques DAVID" w:date="2023-08-27T15:33:00Z">
        <w:r w:rsidR="00031AC0">
          <w:t>?</w:t>
        </w:r>
      </w:ins>
      <w:ins w:id="1128" w:author="Jacques DAVID" w:date="2023-08-27T15:34:00Z">
        <w:r w:rsidR="00031AC0">
          <w:t xml:space="preserve"> As-tu appris </w:t>
        </w:r>
        <w:proofErr w:type="spellStart"/>
        <w:r w:rsidR="00031AC0">
          <w:t>qq</w:t>
        </w:r>
        <w:proofErr w:type="spellEnd"/>
        <w:r w:rsidR="00031AC0">
          <w:t xml:space="preserve"> chose d’important avec eux ? </w:t>
        </w:r>
      </w:ins>
    </w:p>
    <w:p w14:paraId="2AC48B74" w14:textId="77777777" w:rsidR="00031AC0" w:rsidRDefault="00031AC0" w:rsidP="00F5638B">
      <w:pPr>
        <w:rPr>
          <w:ins w:id="1129" w:author="Jacques DAVID" w:date="2023-08-27T15:32:00Z"/>
        </w:rPr>
      </w:pPr>
    </w:p>
    <w:p w14:paraId="6C42C8CF" w14:textId="77777777" w:rsidR="00570496" w:rsidRDefault="00F5638B" w:rsidP="00F5638B">
      <w:pPr>
        <w:rPr>
          <w:ins w:id="1130" w:author="Jacques DAVID" w:date="2023-08-27T15:35:00Z"/>
        </w:rPr>
      </w:pPr>
      <w:r>
        <w:t xml:space="preserve"> </w:t>
      </w:r>
      <w:r w:rsidR="00B225D4">
        <w:t>Les stress</w:t>
      </w:r>
      <w:r>
        <w:t xml:space="preserve"> auraient </w:t>
      </w:r>
      <w:r w:rsidR="00F5062B">
        <w:t>empêché</w:t>
      </w:r>
      <w:r>
        <w:t xml:space="preserve"> les génotypes capables de produire de gros grains d’atteindre leur potentiel maximal tandis que les génotypes produisant de plus petits grains auraient moins souffert.</w:t>
      </w:r>
      <w:ins w:id="1131" w:author="Jacques DAVID" w:date="2023-08-27T15:34:00Z">
        <w:r w:rsidR="00570496">
          <w:t xml:space="preserve"> (</w:t>
        </w:r>
        <w:proofErr w:type="spellStart"/>
        <w:proofErr w:type="gramStart"/>
        <w:r w:rsidR="00570496">
          <w:t>peux</w:t>
        </w:r>
        <w:proofErr w:type="gramEnd"/>
        <w:r w:rsidR="00570496">
          <w:t xml:space="preserve"> tu</w:t>
        </w:r>
        <w:proofErr w:type="spellEnd"/>
        <w:r w:rsidR="00570496">
          <w:t xml:space="preserve"> t’appuyer sur une littérature , la thèse de CF ? ) </w:t>
        </w:r>
      </w:ins>
      <w:r>
        <w:t xml:space="preserve"> Il aurait fallu mesurer le nombre et le poids total de grains des plantes pour pouvoir creuser dans cette direction.</w:t>
      </w:r>
      <w:commentRangeEnd w:id="1123"/>
      <w:r w:rsidR="00BB18FD">
        <w:rPr>
          <w:rStyle w:val="Marquedecommentaire"/>
          <w:rFonts w:asciiTheme="minorHAnsi" w:eastAsiaTheme="minorHAnsi" w:hAnsiTheme="minorHAnsi" w:cstheme="minorBidi"/>
          <w:lang w:eastAsia="en-US"/>
        </w:rPr>
        <w:commentReference w:id="1123"/>
      </w:r>
      <w:r>
        <w:t xml:space="preserve"> </w:t>
      </w:r>
    </w:p>
    <w:p w14:paraId="70D0B82D" w14:textId="0902D3F2" w:rsidR="00DE3C9D" w:rsidRDefault="006D6F6C" w:rsidP="00F5638B">
      <w:pPr>
        <w:rPr>
          <w:ins w:id="1132" w:author="Jacques DAVID" w:date="2023-08-27T15:35:00Z"/>
        </w:rPr>
      </w:pPr>
      <w:r>
        <w:t xml:space="preserve">Cela étant dit, la sélection massale paysanne est plutôt à même d’être utilisée dans des systèmes où les conditions de culture sont justement stressantes. Ces résultats reflètent donc peut-être une certaine réalité de terrain et sont intéressants de ce point de vue. </w:t>
      </w:r>
      <w:ins w:id="1133" w:author="Jacques DAVID" w:date="2023-08-27T15:35:00Z">
        <w:r w:rsidR="00570496">
          <w:t xml:space="preserve">Je ne sais pas ce que tu as conclu en fait… </w:t>
        </w:r>
      </w:ins>
    </w:p>
    <w:p w14:paraId="4C8990E7" w14:textId="77777777" w:rsidR="00570496" w:rsidRDefault="00570496" w:rsidP="00F5638B"/>
    <w:p w14:paraId="587FFD62" w14:textId="7EBAE528" w:rsidR="004959EC" w:rsidRPr="00A45AA3" w:rsidRDefault="004959EC" w:rsidP="00F5638B">
      <w:r>
        <w:t>On peut aussi imaginer que l’intensité de sélection sur grain n’ait en fait pas été assez forte</w:t>
      </w:r>
      <w:ins w:id="1134" w:author="Jacques DAVID" w:date="2023-08-27T15:35:00Z">
        <w:r w:rsidR="00D60DE2">
          <w:t xml:space="preserve"> sur l’expérience de sélection réelle</w:t>
        </w:r>
      </w:ins>
      <w:r>
        <w:t>. En effet, la variance intra-épi de la taille des grains</w:t>
      </w:r>
      <w:ins w:id="1135" w:author="Jacques DAVID" w:date="2023-08-27T15:36:00Z">
        <w:r w:rsidR="00D60DE2">
          <w:t xml:space="preserve"> (tu n’en as pas </w:t>
        </w:r>
        <w:proofErr w:type="gramStart"/>
        <w:r w:rsidR="00D60DE2">
          <w:t>parlé )</w:t>
        </w:r>
        <w:proofErr w:type="gramEnd"/>
        <w:r w:rsidR="00D60DE2">
          <w:t xml:space="preserve"> </w:t>
        </w:r>
      </w:ins>
      <w:r>
        <w:t xml:space="preserve"> implique que tous les génotypes font</w:t>
      </w:r>
      <w:r w:rsidR="00FC615D">
        <w:t xml:space="preserve"> à la fois des petits grains, </w:t>
      </w:r>
      <w:r>
        <w:t xml:space="preserve">des grains </w:t>
      </w:r>
      <w:r w:rsidR="007F2546">
        <w:t xml:space="preserve">plus </w:t>
      </w:r>
      <w:r>
        <w:t>moyens</w:t>
      </w:r>
      <w:r w:rsidR="00FC615D">
        <w:t>, et certains font de gros grains</w:t>
      </w:r>
      <w:r>
        <w:t xml:space="preserve">. Si l’intensité de sélection des gros grains a permis de garder les gros grains de génotypes produisant des gros grains, </w:t>
      </w:r>
      <w:r w:rsidR="00560155">
        <w:t xml:space="preserve">elle n’a peut-être pas permis </w:t>
      </w:r>
      <w:r>
        <w:t>d’éliminer des grains plus moyens des génotypes produisant des plus petits grains</w:t>
      </w:r>
      <w:r w:rsidR="00560155">
        <w:t>. I</w:t>
      </w:r>
      <w:r>
        <w:t xml:space="preserve">l se peut </w:t>
      </w:r>
      <w:r w:rsidR="00560155">
        <w:t xml:space="preserve">donc </w:t>
      </w:r>
      <w:r>
        <w:t xml:space="preserve">que la pression de sélection exercée ait en fait été </w:t>
      </w:r>
      <w:r w:rsidR="00453197">
        <w:t xml:space="preserve">trop </w:t>
      </w:r>
      <w:r>
        <w:t xml:space="preserve">faible. </w:t>
      </w:r>
      <w:ins w:id="1136" w:author="Jacques DAVID" w:date="2023-08-27T15:36:00Z">
        <w:r w:rsidR="00D60DE2">
          <w:t>(</w:t>
        </w:r>
        <w:proofErr w:type="gramStart"/>
        <w:r w:rsidR="00D60DE2">
          <w:t>c’est</w:t>
        </w:r>
        <w:proofErr w:type="gramEnd"/>
        <w:r w:rsidR="00D60DE2">
          <w:t xml:space="preserve"> peu probable quand </w:t>
        </w:r>
        <w:proofErr w:type="spellStart"/>
        <w:r w:rsidR="00D60DE2">
          <w:t>meme</w:t>
        </w:r>
        <w:proofErr w:type="spellEnd"/>
        <w:r w:rsidR="00D60DE2">
          <w:t xml:space="preserve"> , les différentielles de sélection sont importante) </w:t>
        </w:r>
      </w:ins>
    </w:p>
    <w:p w14:paraId="3775C3CE" w14:textId="73E842B0" w:rsidR="00DE3C9D" w:rsidRDefault="00DE3C9D" w:rsidP="00B20032"/>
    <w:p w14:paraId="2484A535" w14:textId="3DB0778F" w:rsidR="009F0037" w:rsidRDefault="0026069D" w:rsidP="009F0037">
      <w:r>
        <w:t xml:space="preserve">De plus, </w:t>
      </w:r>
      <w:del w:id="1137" w:author="Jacques DAVID" w:date="2023-08-27T15:37:00Z">
        <w:r w:rsidDel="00D60DE2">
          <w:delText xml:space="preserve">Nos </w:delText>
        </w:r>
      </w:del>
      <w:ins w:id="1138" w:author="Jacques DAVID" w:date="2023-08-27T15:37:00Z">
        <w:r w:rsidR="00D60DE2">
          <w:t xml:space="preserve">nos </w:t>
        </w:r>
      </w:ins>
      <w:r>
        <w:t>résultats montrent que la sélection de gros grains pourrait faire augmenter la variance de la taille des grains au sein des épis</w:t>
      </w:r>
      <w:ins w:id="1139" w:author="Jacques DAVID" w:date="2023-08-27T15:37:00Z">
        <w:r w:rsidR="00D60DE2">
          <w:t xml:space="preserve"> (tu n’en as pas parlé </w:t>
        </w:r>
        <w:proofErr w:type="spellStart"/>
        <w:r w:rsidR="00D60DE2">
          <w:t>exlicitment</w:t>
        </w:r>
        <w:proofErr w:type="spellEnd"/>
        <w:r w:rsidR="00D60DE2">
          <w:t xml:space="preserve"> dans les résultats) </w:t>
        </w:r>
      </w:ins>
      <w:r>
        <w:t xml:space="preserve">. </w:t>
      </w:r>
      <w:r w:rsidR="007A0CA5">
        <w:t>Aucune</w:t>
      </w:r>
      <w:r w:rsidR="00450B23">
        <w:t xml:space="preserve"> étude précédente</w:t>
      </w:r>
      <w:r w:rsidR="001D51D0">
        <w:t xml:space="preserve"> à notre connaissance</w:t>
      </w:r>
      <w:r w:rsidR="00450B23">
        <w:t xml:space="preserve"> n’a mesuré l’effet de la sélection sur la taille du grain</w:t>
      </w:r>
      <w:r w:rsidR="00615496">
        <w:t xml:space="preserve"> </w:t>
      </w:r>
      <w:r w:rsidR="003C55C0">
        <w:t>individuel</w:t>
      </w:r>
      <w:r w:rsidR="00615496">
        <w:t xml:space="preserve"> et</w:t>
      </w:r>
      <w:r w:rsidR="00450B23">
        <w:t xml:space="preserve"> sur la GSV</w:t>
      </w:r>
      <w:r w:rsidR="00615496">
        <w:t>.</w:t>
      </w:r>
      <w:r w:rsidR="003C55C0">
        <w:t xml:space="preserve"> </w:t>
      </w:r>
      <w:r w:rsidR="001D51D0">
        <w:t xml:space="preserve">Les résultats obtenus </w:t>
      </w:r>
      <w:r>
        <w:t xml:space="preserve">pour ces traits ne peuvent donc </w:t>
      </w:r>
      <w:r w:rsidR="001D51D0">
        <w:t>pas être co</w:t>
      </w:r>
      <w:r>
        <w:t xml:space="preserve">mparés à de précédentes </w:t>
      </w:r>
      <w:r>
        <w:lastRenderedPageBreak/>
        <w:t>expériences de sélection</w:t>
      </w:r>
      <w:r w:rsidR="001D51D0">
        <w:t xml:space="preserve">. </w:t>
      </w:r>
      <w:r w:rsidR="00D412D5">
        <w:t xml:space="preserve">On peut tout de même citer les travaux de </w:t>
      </w:r>
      <w:del w:id="1140" w:author="Jacques DAVID" w:date="2023-08-27T15:38:00Z">
        <w:r w:rsidR="003C55C0" w:rsidDel="00D60DE2">
          <w:fldChar w:fldCharType="begin"/>
        </w:r>
        <w:r w:rsidR="003C55C0" w:rsidDel="00D60DE2">
          <w:delInstrText xml:space="preserve"> ADDIN ZOTERO_ITEM CSL_CITATION {"citationID":"zbMqUKpw","properties":{"formattedCitation":"(Beral, 2020)","plainCitation":"(Beral,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delInstrText>
        </w:r>
        <w:r w:rsidR="003C55C0" w:rsidDel="00D60DE2">
          <w:fldChar w:fldCharType="separate"/>
        </w:r>
        <w:r w:rsidR="003C55C0" w:rsidRPr="003C55C0" w:rsidDel="00D60DE2">
          <w:delText xml:space="preserve">Beral, </w:delText>
        </w:r>
        <w:r w:rsidR="003C55C0" w:rsidDel="00D60DE2">
          <w:delText>(</w:delText>
        </w:r>
        <w:r w:rsidR="003C55C0" w:rsidRPr="003C55C0" w:rsidDel="00D60DE2">
          <w:delText>2020)</w:delText>
        </w:r>
        <w:r w:rsidR="003C55C0" w:rsidDel="00D60DE2">
          <w:fldChar w:fldCharType="end"/>
        </w:r>
      </w:del>
      <w:ins w:id="1141" w:author="Jacques DAVID" w:date="2023-08-27T15:38:00Z">
        <w:r w:rsidR="00D60DE2">
          <w:fldChar w:fldCharType="begin"/>
        </w:r>
        <w:r w:rsidR="00D60DE2">
          <w:instrText xml:space="preserve"> ADDIN ZOTERO_ITEM CSL_CITATION {"citationID":"zbMqUKpw","properties":{"formattedCitation":"(Beral, 2020)","plainCitation":"(Beral,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rsidR="00D60DE2">
          <w:fldChar w:fldCharType="separate"/>
        </w:r>
        <w:r w:rsidR="00D60DE2" w:rsidRPr="003C55C0">
          <w:t>B</w:t>
        </w:r>
        <w:r w:rsidR="00D60DE2">
          <w:t>é</w:t>
        </w:r>
        <w:r w:rsidR="00D60DE2" w:rsidRPr="003C55C0">
          <w:t xml:space="preserve">ral, </w:t>
        </w:r>
        <w:r w:rsidR="00D60DE2">
          <w:t>(</w:t>
        </w:r>
        <w:r w:rsidR="00D60DE2" w:rsidRPr="003C55C0">
          <w:t>2020)</w:t>
        </w:r>
        <w:r w:rsidR="00D60DE2">
          <w:fldChar w:fldCharType="end"/>
        </w:r>
      </w:ins>
      <w:r w:rsidR="003C55C0">
        <w:t xml:space="preserve"> qui a montré que les </w:t>
      </w:r>
      <w:r w:rsidR="003C55C0" w:rsidRPr="003C55C0">
        <w:t>différences génotypiques de masses de grains individuels existaient uniquement pour les grains proximaux</w:t>
      </w:r>
      <w:r w:rsidR="003C55C0">
        <w:t xml:space="preserve"> (les grains issus des fleurs les plus proches de la tige</w:t>
      </w:r>
      <w:ins w:id="1142" w:author="Jacques DAVID" w:date="2023-08-27T15:40:00Z">
        <w:r w:rsidR="00D60DE2">
          <w:t>, qui donnent des grains sur l’</w:t>
        </w:r>
        <w:proofErr w:type="spellStart"/>
        <w:r w:rsidR="00D60DE2">
          <w:t>exterieur</w:t>
        </w:r>
        <w:proofErr w:type="spellEnd"/>
        <w:r w:rsidR="00D60DE2">
          <w:t xml:space="preserve"> de l’épillet</w:t>
        </w:r>
      </w:ins>
      <w:r w:rsidR="00223019">
        <w:t>)</w:t>
      </w:r>
      <w:r w:rsidR="003C55C0">
        <w:t xml:space="preserve">. Il en découle </w:t>
      </w:r>
      <w:ins w:id="1143" w:author="Jacques DAVID" w:date="2023-08-27T15:41:00Z">
        <w:r w:rsidR="00D60DE2">
          <w:t xml:space="preserve">mécaniquement </w:t>
        </w:r>
      </w:ins>
      <w:del w:id="1144" w:author="Jacques DAVID" w:date="2023-08-27T15:41:00Z">
        <w:r w:rsidR="003C55C0" w:rsidDel="00D60DE2">
          <w:delText xml:space="preserve">donc </w:delText>
        </w:r>
      </w:del>
      <w:r w:rsidR="003C55C0">
        <w:t xml:space="preserve">que les épis portant des grains individuels de </w:t>
      </w:r>
      <w:ins w:id="1145" w:author="Jacques DAVID" w:date="2023-08-27T15:40:00Z">
        <w:r w:rsidR="00D60DE2">
          <w:t xml:space="preserve">grande </w:t>
        </w:r>
      </w:ins>
      <w:r w:rsidR="003C55C0">
        <w:t xml:space="preserve">taille </w:t>
      </w:r>
      <w:del w:id="1146" w:author="Jacques DAVID" w:date="2023-08-27T15:40:00Z">
        <w:r w:rsidR="003C55C0" w:rsidDel="00D60DE2">
          <w:delText xml:space="preserve">importante </w:delText>
        </w:r>
      </w:del>
      <w:r w:rsidR="003C55C0">
        <w:t>ont également une plus grande variance de la taille des grains</w:t>
      </w:r>
      <w:r w:rsidR="005C0ABF">
        <w:t>. En effet</w:t>
      </w:r>
      <w:r w:rsidR="003C55C0">
        <w:t xml:space="preserve"> les grains distaux</w:t>
      </w:r>
      <w:r w:rsidR="005C0ABF">
        <w:t xml:space="preserve"> (issus des fleurs éloignées de la </w:t>
      </w:r>
      <w:r w:rsidR="00D0265B">
        <w:t>tige) d’épis</w:t>
      </w:r>
      <w:r w:rsidR="005C0ABF">
        <w:t xml:space="preserve"> portant de gros grains </w:t>
      </w:r>
      <w:r w:rsidR="003C55C0">
        <w:t xml:space="preserve">sont aussi petits </w:t>
      </w:r>
      <w:r w:rsidR="005C0ABF">
        <w:t xml:space="preserve">les grains distaux </w:t>
      </w:r>
      <w:r w:rsidR="003C55C0">
        <w:t xml:space="preserve">d’épis ne portant pas de gros grains. </w:t>
      </w:r>
      <w:r w:rsidR="009F0037">
        <w:t>Il a aussi été montré que la GSV avait un déterminisme génétique spécifique et que ce trait pouvait a</w:t>
      </w:r>
      <w:ins w:id="1147" w:author="Jacques DAVID" w:date="2023-08-27T15:41:00Z">
        <w:r w:rsidR="00D60DE2">
          <w:t>v</w:t>
        </w:r>
      </w:ins>
      <w:del w:id="1148" w:author="Jacques DAVID" w:date="2023-08-27T15:41:00Z">
        <w:r w:rsidR="009F0037" w:rsidDel="00D60DE2">
          <w:delText>c</w:delText>
        </w:r>
      </w:del>
      <w:r w:rsidR="009F0037">
        <w:t xml:space="preserve">oir une héritabilité de l’ordre de 0.52 à 0.85 </w:t>
      </w:r>
      <w:r w:rsidR="003C55C0">
        <w:fldChar w:fldCharType="begin"/>
      </w:r>
      <w:r w:rsidR="003C55C0">
        <w:instrText xml:space="preserve"> ADDIN ZOTERO_ITEM CSL_CITATION {"citationID":"Cfe7dZzO","properties":{"formattedCitation":"(Beral et al., 2020)","plainCitation":"(Beral et al., 2020)","noteIndex":0},"citationItems":[{"id":4944,"uris":["http://zotero.org/groups/4992050/items/CAJMNA4J"],"itemData":{"id":4944,"type":"article-journal","abstract":"Wheat grain yield is usually decomposed in the yield components: number of spikes / m2, number of grains / spike, number of grains / m2 and thousand kernel weight (TKW). These are correlated one with another due to yield component compensation. Under optimal conditions, the number of grains per m2 has been identified as the main determinant of yield. However, with increasing occurrences of post-flowering abiotic stress associated with climate change, TKW may become severely limiting and hence a target for breeding. TKW is usually studied at the plot scale as it represents the average mass of a grain. However, this view disregards the large intra-genotypic variance of individual grain mass and its effect on TKW. The aim of this study is to investigate the determinism of the variance of individual grain size. We measured yield components and individual grain size variances of two large genetic wheat panels grown in two environments. We also carried out a genome-wide association study using a dense SNPs array. We show that the variance of individual grain size partly originates from the pre-flowering components of grain yield; in particular it is driven by canopy structure via its negative correlation with the number of spikes per m2. But the variance of final grain size also has a specific genetic basis. The genome-wide analysis revealed the existence of QTL with strong effects on the variance of individual grain size, independently from the other yield components. Finally, our results reveal some interesting drivers for manipulating individual grain size variance either through canopy structure or through specific chromosomal regions.","container-title":"PLOS ONE","DOI":"10.1371/journal.pone.0230689","ISSN":"1932-6203","issue":"3","journalAbbreviation":"PLOS ONE","language":"en","note":"publisher: Public Library of Science","page":"e0230689","source":"PLoS Journals","title":"Wheat individual grain-size variance originates from crop development and from specific genetic determinism","volume":"15","author":[{"family":"Beral","given":"Aurore"},{"family":"Rincent","given":"Renaud"},{"family":"Gouis","given":"Jacques Le"},{"family":"Girousse","given":"Christine"},{"family":"Allard","given":"Vincent"}],"issued":{"date-parts":[["2020",3,26]]}}}],"schema":"https://github.com/citation-style-language/schema/raw/master/csl-citation.json"} </w:instrText>
      </w:r>
      <w:r w:rsidR="003C55C0">
        <w:fldChar w:fldCharType="separate"/>
      </w:r>
      <w:r w:rsidR="003C55C0" w:rsidRPr="003C55C0">
        <w:t>(Beral et al., 2020)</w:t>
      </w:r>
      <w:r w:rsidR="003C55C0">
        <w:fldChar w:fldCharType="end"/>
      </w:r>
      <w:r w:rsidR="009F0037">
        <w:t>.</w:t>
      </w:r>
      <w:ins w:id="1149" w:author="Jacques DAVID" w:date="2023-08-27T15:41:00Z">
        <w:r w:rsidR="00D60DE2">
          <w:t xml:space="preserve"> (</w:t>
        </w:r>
        <w:proofErr w:type="gramStart"/>
        <w:r w:rsidR="00D60DE2">
          <w:t>et</w:t>
        </w:r>
        <w:proofErr w:type="gramEnd"/>
        <w:r w:rsidR="00D60DE2">
          <w:t xml:space="preserve"> toi ? quelle valeur ? ) </w:t>
        </w:r>
      </w:ins>
      <w:r w:rsidR="009F0037">
        <w:t xml:space="preserve"> Tout cela est donc cohérent avec une augmentation de la GSV lors de la sélection de gros grains. </w:t>
      </w:r>
    </w:p>
    <w:p w14:paraId="5351C462" w14:textId="77777777" w:rsidR="00D60DE2" w:rsidRDefault="009F0037" w:rsidP="00B20032">
      <w:pPr>
        <w:rPr>
          <w:ins w:id="1150" w:author="Jacques DAVID" w:date="2023-08-27T15:42:00Z"/>
        </w:rPr>
      </w:pPr>
      <w:r>
        <w:t xml:space="preserve">Cependant, cette augmentation de la GSV peut être désavantageuse. Premièrement du point de vue de la transformation des grains car cela montre que sélectionner pour des grains de bonne qualité ne permet que d’améliorer la qualité d’une partie des grains (même s’il est </w:t>
      </w:r>
      <w:r>
        <w:rPr>
          <w:i/>
        </w:rPr>
        <w:t xml:space="preserve">a priori </w:t>
      </w:r>
      <w:r>
        <w:t xml:space="preserve">possible de sélectionner pour une faible GSV indépendamment du reste du fait du déterminisme génétique spécifique de ce trait). </w:t>
      </w:r>
    </w:p>
    <w:p w14:paraId="1336E0FA" w14:textId="77777777" w:rsidR="00D60DE2" w:rsidRDefault="00D60DE2" w:rsidP="00B20032">
      <w:pPr>
        <w:rPr>
          <w:ins w:id="1151" w:author="Jacques DAVID" w:date="2023-08-27T15:42:00Z"/>
        </w:rPr>
      </w:pPr>
    </w:p>
    <w:p w14:paraId="10AC0E1D" w14:textId="6542485E" w:rsidR="00D60DE2" w:rsidRDefault="00D60DE2" w:rsidP="00B20032">
      <w:pPr>
        <w:rPr>
          <w:ins w:id="1152" w:author="Jacques DAVID" w:date="2023-08-27T15:42:00Z"/>
        </w:rPr>
      </w:pPr>
      <w:ins w:id="1153" w:author="Jacques DAVID" w:date="2023-08-27T15:42:00Z">
        <w:r>
          <w:t xml:space="preserve">Tu pourrais proposer de regarder la corrélation génétique entre la taille des grains et la </w:t>
        </w:r>
        <w:proofErr w:type="gramStart"/>
        <w:r>
          <w:t>GSV ,</w:t>
        </w:r>
        <w:proofErr w:type="gramEnd"/>
        <w:r>
          <w:t xml:space="preserve"> d’</w:t>
        </w:r>
      </w:ins>
      <w:proofErr w:type="spellStart"/>
      <w:ins w:id="1154" w:author="Jacques DAVID" w:date="2023-08-27T15:43:00Z">
        <w:r>
          <w:t>apres</w:t>
        </w:r>
        <w:proofErr w:type="spellEnd"/>
        <w:r>
          <w:t xml:space="preserve"> ce que tu dis c’est physio.. Mais tu peux mentionner qu’il y a des </w:t>
        </w:r>
        <w:proofErr w:type="spellStart"/>
        <w:r>
          <w:t>archicteture</w:t>
        </w:r>
        <w:proofErr w:type="spellEnd"/>
        <w:r>
          <w:t xml:space="preserve"> d’épi et d’épillets notamment </w:t>
        </w:r>
        <w:proofErr w:type="spellStart"/>
        <w:r>
          <w:t>compactum</w:t>
        </w:r>
        <w:proofErr w:type="spellEnd"/>
        <w:r>
          <w:t xml:space="preserve"> qui pourrait jouer génétiquement sur cette relation </w:t>
        </w:r>
      </w:ins>
    </w:p>
    <w:p w14:paraId="2F1CD9F4" w14:textId="77777777" w:rsidR="00D60DE2" w:rsidRDefault="00D60DE2" w:rsidP="00B20032">
      <w:pPr>
        <w:rPr>
          <w:ins w:id="1155" w:author="Jacques DAVID" w:date="2023-08-27T15:42:00Z"/>
        </w:rPr>
      </w:pPr>
    </w:p>
    <w:p w14:paraId="29C7E936" w14:textId="31FA7BC5" w:rsidR="003C55C0" w:rsidRDefault="009F0037" w:rsidP="00B20032">
      <w:r>
        <w:t xml:space="preserve">Deuxièmement, </w:t>
      </w:r>
      <w:r>
        <w:fldChar w:fldCharType="begin"/>
      </w:r>
      <w:r>
        <w:instrText xml:space="preserve"> ADDIN ZOTERO_ITEM CSL_CITATION {"citationID":"ecnb12qc","properties":{"formattedCitation":"(Beral, 2020)","plainCitation":"(Beral, 2020)","noteIndex":0},"citationItems":[{"id":787,"uris":["http://zotero.org/groups/4992050/items/AM244F7W"],"itemData":{"id":787,"type":"thesis","abstract":"L’amélioration variétale du blé tendre doit faire face au double enjeu du changement climatique et de l’évolution des pratiques agricoles. Dans ce contexte, de nouvelles stratégies de sélection basées sur la recherche de stabilité du rendement dans le matériel génétique futur se développent. Le rendement final du blé est la résultante de composantes (nombre d’épis/m², nombre de grains/épi, nombre de grains/m², poids de mille grains (PMG)) corrélées entre elles du fait de compensations entre les différentes échelles du couvert (m2, plante, épi, grain). Jusqu’à aujourd’hui, l’amélioration du rendement s’est principalement réalisée à travers l’augmentation du nombre de grain par m². Cependant, avec le risque accru d’occurrence de stress abiotiques pendant la période post-floraison, le PMG, qui se met en place durant cette période, peut être une cible importante pour l’amélioration du rendement. Il est donc pertinent d’en étudier les déterminismes génétique et environnemental. Le PMG, comme les autres composantes de rendement, est classiquement étudié via sa valeur moyenne à l’échelle de la parcelle. Or, il existe une variabilité intra-génotypique importante des masses finales des grains individuels entre épis et au sein des épis. L’identification d’une telle variabilité intra-génotypique et son rôle dans la construction du PMG et sa réponse aux stress abiotiques post-floraison reste inexplorée. Le travail présenté dans cette thèse cherche donc à évaluer l’intérêt de la prise en compte de la variabilité intra-génotypique dans l’amélioration du rendement par une sélection du PMG en conditions de stress abiotiques post-floraison.Les résultats montrent qu’il existe une variabilité génétique dans le lien grain individuel-PMG, c’est-à-dire que des génotypes peuvent construire un PMG similaire à partir de distributions de masses de grains individuels de variabilité intra-génotypique différentes. Cette variabilité intra-génotypique est essentiellement déterminée par des différences dans la mise en place du nombre de grains par m² mais aussi par un déterminisme génétique spécifique. De plus, la prise en compte explicite de l’échelle du grain individuel a permis d’affiner notre compréhension des bases physiologiques de la variabilité génétique du PMG en mettant en évidence des différences génotypiques de masses de grains individuels indépendantes de la mise en place du nombre de grains par m² et variables selon la position du grain au sein de l’épi. L’étude à l’échelle du grain individuel a également révélé des réponses différentielles des grains individuels à un stress thermique post-floraison selon leur position au sein d’un épi.L’ensemble de ces résultats démontre la pertinence de prendre en compte non seulement la valeur moyenne du caractère cible (le PMG) mais aussi sa variance pour envisager la recherche de matériel génétique futur tolérant à des stress abiotiques post-floraison. Pour cela il faut cibler des stratégies génotypiques spécifiques de mise en place du nombre de grains par m² et/ou de la variabilité génétique intrinsèque de la variance intra-génotypique. Plus globalement, cette thèse s’est inscrite dans une démarche, inspirée de l’écologie, de compréhension du rôle de la variabilité intra-génotypique des traits sur la stabilité de la performance des couverts végétaux.","genre":"phdthesis","language":"fr","publisher":"Université Clermont Auvergne [2017-2020]","source":"theses.hal.science","title":"Déterminisme génétique et écophysiologique de la variabilité des masses de grains individuels chez le blé tendre (Triticum aestivum).","URL":"https://theses.hal.science/tel-03156382","author":[{"family":"Beral","given":"Aurore"}],"accessed":{"date-parts":[["2023",3,15]]},"issued":{"date-parts":[["2020",12,18]]}}}],"schema":"https://github.com/citation-style-language/schema/raw/master/csl-citation.json"} </w:instrText>
      </w:r>
      <w:r>
        <w:fldChar w:fldCharType="separate"/>
      </w:r>
      <w:r w:rsidRPr="009F0037">
        <w:t xml:space="preserve">Beral, </w:t>
      </w:r>
      <w:r>
        <w:t>(</w:t>
      </w:r>
      <w:r w:rsidRPr="009F0037">
        <w:t>2020)</w:t>
      </w:r>
      <w:r>
        <w:fldChar w:fldCharType="end"/>
      </w:r>
      <w:r>
        <w:t xml:space="preserve"> a aussi montré que plus la GSV est élevée, plus </w:t>
      </w:r>
      <w:r w:rsidR="003C55C0" w:rsidRPr="003C55C0">
        <w:t>la perte de PMG liée à un stress thermique post-floraison sera importante.</w:t>
      </w:r>
      <w:ins w:id="1156" w:author="Jacques DAVID" w:date="2023-08-27T15:44:00Z">
        <w:r w:rsidR="00E5575F">
          <w:t xml:space="preserve"> Et ? </w:t>
        </w:r>
      </w:ins>
    </w:p>
    <w:p w14:paraId="3EA06BCE" w14:textId="77777777" w:rsidR="001D51D0" w:rsidRDefault="001D51D0" w:rsidP="00B20032"/>
    <w:p w14:paraId="4731DD5D" w14:textId="065F0D00" w:rsidR="00DB40A6" w:rsidRDefault="00983181" w:rsidP="00B20032">
      <w:r>
        <w:t>Enfin, u</w:t>
      </w:r>
      <w:r w:rsidR="00C556F8">
        <w:t>n défaut dans nos résultats est l’absence de mesure de rendement.</w:t>
      </w:r>
      <w:r w:rsidR="00DA0E1F">
        <w:t xml:space="preserve"> Ce trait a été indirectement mesuré par le poids total d’épi dans les bacs, mais les conditions des bacs sont surement trop différentes des conditions au champ pour considérer cette mesure comme valable. </w:t>
      </w:r>
      <w:r w:rsidR="006675E8">
        <w:t>Il manque donc dans l’analyse une information importante. Même</w:t>
      </w:r>
      <w:r w:rsidR="00587408">
        <w:t xml:space="preserve"> si,</w:t>
      </w:r>
      <w:r w:rsidR="006675E8">
        <w:t xml:space="preserve"> dans le cadre de sélection massale ou de sélection sur la morphologie du grain, </w:t>
      </w:r>
      <w:r w:rsidR="00567AEC">
        <w:t>les objectifs de sélection peuvent être différents de ceux travaillés en sélection conventionnelle</w:t>
      </w:r>
      <w:r w:rsidR="00587408">
        <w:t xml:space="preserve"> et ne pas prioriser le rendement</w:t>
      </w:r>
      <w:r w:rsidR="00567AEC">
        <w:t xml:space="preserve">, </w:t>
      </w:r>
      <w:r w:rsidR="006675E8">
        <w:t xml:space="preserve">il reste important de savoir comment il est impacté par cette sélection. </w:t>
      </w:r>
    </w:p>
    <w:p w14:paraId="06B9520C" w14:textId="56D02C26" w:rsidR="0000188A" w:rsidDel="00E5575F" w:rsidRDefault="0000188A" w:rsidP="0000188A">
      <w:pPr>
        <w:pStyle w:val="Titre2"/>
        <w:rPr>
          <w:del w:id="1157" w:author="Jacques DAVID" w:date="2023-08-27T15:44:00Z"/>
        </w:rPr>
      </w:pPr>
      <w:bookmarkStart w:id="1158" w:name="_Toc143697022"/>
      <w:del w:id="1159" w:author="Jacques DAVID" w:date="2023-08-27T15:44:00Z">
        <w:r w:rsidDel="00E5575F">
          <w:delText xml:space="preserve">Prise </w:delText>
        </w:r>
        <w:r w:rsidR="00505948" w:rsidDel="00E5575F">
          <w:delText>de recul sur l’équation</w:delText>
        </w:r>
      </w:del>
      <w:bookmarkEnd w:id="1158"/>
      <w:ins w:id="1160" w:author="Jacques DAVID" w:date="2023-08-27T15:45:00Z">
        <w:r w:rsidR="00E5575F">
          <w:t xml:space="preserve"> Utiliser le grain pour sélectionner d’autres traits ? </w:t>
        </w:r>
      </w:ins>
    </w:p>
    <w:p w14:paraId="781D0187" w14:textId="77777777" w:rsidR="009E4A02" w:rsidRDefault="009E4A02" w:rsidP="00505948"/>
    <w:p w14:paraId="6407291C" w14:textId="4493F085" w:rsidR="008265AD" w:rsidRDefault="00CC77C5" w:rsidP="00505948">
      <w:pPr>
        <w:rPr>
          <w:ins w:id="1161" w:author="Jacques DAVID" w:date="2023-08-27T15:46:00Z"/>
        </w:rPr>
      </w:pPr>
      <w:r>
        <w:t xml:space="preserve">Dans le cadre du stage, l’équation a seulement été utilisée </w:t>
      </w:r>
      <w:r w:rsidR="00F63128">
        <w:t xml:space="preserve">pour la taille du grain car c’est le seul trait pour lequel nous avons pu estimer les composantes de la variance nécessaires pour les calculs. </w:t>
      </w:r>
      <w:r w:rsidR="00F63128">
        <w:lastRenderedPageBreak/>
        <w:t>Cependant, cette équation peut</w:t>
      </w:r>
      <w:r w:rsidR="00CA3812">
        <w:t xml:space="preserve"> en théorie</w:t>
      </w:r>
      <w:r w:rsidR="00F63128">
        <w:t xml:space="preserve"> être utilisée pour n’importe quel trait qui </w:t>
      </w:r>
      <w:r w:rsidR="00F72A4C">
        <w:t xml:space="preserve">peut être mesuré à l’échelle du </w:t>
      </w:r>
      <w:r w:rsidR="00F63128">
        <w:t>grain individuel</w:t>
      </w:r>
      <w:r w:rsidR="00E65771">
        <w:t>, et pour n’importe quelle céréale autogame</w:t>
      </w:r>
      <w:r w:rsidR="00F63128">
        <w:t xml:space="preserve">. De plus, </w:t>
      </w:r>
      <w:del w:id="1162" w:author="Jacques DAVID" w:date="2023-08-27T15:46:00Z">
        <w:r w:rsidR="00F63128" w:rsidDel="008265AD">
          <w:delText xml:space="preserve">cette </w:delText>
        </w:r>
        <w:r w:rsidR="00505948" w:rsidDel="008265AD">
          <w:delText xml:space="preserve">équation </w:delText>
        </w:r>
      </w:del>
      <w:ins w:id="1163" w:author="Jacques DAVID" w:date="2023-08-27T15:46:00Z">
        <w:r w:rsidR="008265AD">
          <w:t xml:space="preserve">elle </w:t>
        </w:r>
      </w:ins>
      <w:r w:rsidR="00505948">
        <w:t xml:space="preserve">pourrait être améliorée. Une des améliorations les plus évidentes est la prise en compte </w:t>
      </w:r>
      <w:r w:rsidR="001A16B7">
        <w:t>du temps et du coût nécessaire dans chaque méthode pour pondérer les progrès. Cela permettrait surtout de prendre en compte la faisabilité d</w:t>
      </w:r>
      <w:del w:id="1164" w:author="Jacques DAVID" w:date="2023-08-27T15:46:00Z">
        <w:r w:rsidR="001A16B7" w:rsidDel="008265AD">
          <w:delText xml:space="preserve">e la </w:delText>
        </w:r>
      </w:del>
      <w:ins w:id="1165" w:author="Jacques DAVID" w:date="2023-08-27T15:46:00Z">
        <w:r w:rsidR="008265AD">
          <w:t xml:space="preserve">‘une </w:t>
        </w:r>
      </w:ins>
      <w:r w:rsidR="001A16B7">
        <w:t xml:space="preserve">sélection sur épi qui n’est aujourd’hui pas possible à grande échelle </w:t>
      </w:r>
      <w:ins w:id="1166" w:author="Jacques DAVID" w:date="2023-08-27T15:46:00Z">
        <w:r w:rsidR="008265AD">
          <w:t xml:space="preserve">chez les agriculteurs </w:t>
        </w:r>
      </w:ins>
      <w:r w:rsidR="001A16B7">
        <w:t>d’après nos connaissances.</w:t>
      </w:r>
      <w:del w:id="1167" w:author="Jacques DAVID" w:date="2023-08-27T15:48:00Z">
        <w:r w:rsidR="001A16B7" w:rsidDel="008265AD">
          <w:delText xml:space="preserve"> </w:delText>
        </w:r>
      </w:del>
      <w:ins w:id="1168" w:author="Jacques DAVID" w:date="2023-08-27T15:47:00Z">
        <w:r w:rsidR="008265AD">
          <w:t xml:space="preserve">. </w:t>
        </w:r>
      </w:ins>
    </w:p>
    <w:p w14:paraId="191A914F" w14:textId="2565E506" w:rsidR="008265AD" w:rsidRDefault="001A16B7" w:rsidP="00505948">
      <w:pPr>
        <w:rPr>
          <w:ins w:id="1169" w:author="Jacques DAVID" w:date="2023-08-27T15:49:00Z"/>
        </w:rPr>
      </w:pPr>
      <w:r>
        <w:t xml:space="preserve">Même si dans certaines situations la sélection sur épi devient meilleure que la sélection sur grain, il se peut que les moyens à investir pour faire ce progrès </w:t>
      </w:r>
      <w:del w:id="1170" w:author="Jacques DAVID" w:date="2023-08-27T15:48:00Z">
        <w:r w:rsidDel="008265AD">
          <w:delText xml:space="preserve">soient </w:delText>
        </w:r>
      </w:del>
      <w:ins w:id="1171" w:author="Jacques DAVID" w:date="2023-08-27T15:48:00Z">
        <w:r w:rsidR="008265AD">
          <w:t>ne puissent être envisagés que dans le cas d’un groupe d’agriculteur ou d’un réseau animé par une association de semences de fermes.</w:t>
        </w:r>
      </w:ins>
      <w:ins w:id="1172" w:author="Jacques DAVID" w:date="2023-08-27T15:49:00Z">
        <w:r w:rsidR="008265AD">
          <w:t xml:space="preserve"> </w:t>
        </w:r>
      </w:ins>
      <w:del w:id="1173" w:author="Jacques DAVID" w:date="2023-08-27T15:49:00Z">
        <w:r w:rsidDel="008265AD">
          <w:delText xml:space="preserve">démesurés </w:delText>
        </w:r>
      </w:del>
      <w:proofErr w:type="gramStart"/>
      <w:r>
        <w:t>et</w:t>
      </w:r>
      <w:proofErr w:type="gramEnd"/>
      <w:r>
        <w:t xml:space="preserve"> qu’une sélection sur grain soit au final plus efficace relativement à l’investissement nécessaire. </w:t>
      </w:r>
    </w:p>
    <w:p w14:paraId="7EF0A3CE" w14:textId="77777777" w:rsidR="008265AD" w:rsidRDefault="008265AD" w:rsidP="00505948">
      <w:pPr>
        <w:rPr>
          <w:ins w:id="1174" w:author="Jacques DAVID" w:date="2023-08-27T15:49:00Z"/>
        </w:rPr>
      </w:pPr>
    </w:p>
    <w:p w14:paraId="510FCE8D" w14:textId="19AF8E3E" w:rsidR="008265AD" w:rsidRDefault="008265AD" w:rsidP="00505948">
      <w:pPr>
        <w:rPr>
          <w:ins w:id="1175" w:author="Jacques DAVID" w:date="2023-08-27T15:49:00Z"/>
        </w:rPr>
      </w:pPr>
      <w:ins w:id="1176" w:author="Jacques DAVID" w:date="2023-08-27T15:49:00Z">
        <w:r>
          <w:t xml:space="preserve">En fait tu as laissé de </w:t>
        </w:r>
        <w:proofErr w:type="spellStart"/>
        <w:r>
          <w:t>coté</w:t>
        </w:r>
        <w:proofErr w:type="spellEnd"/>
        <w:r>
          <w:t xml:space="preserve"> l’autre trait pour lequel </w:t>
        </w:r>
        <w:proofErr w:type="spellStart"/>
        <w:r>
          <w:t>ca</w:t>
        </w:r>
        <w:proofErr w:type="spellEnd"/>
        <w:r>
          <w:t xml:space="preserve"> aurait valu le coup de faire une </w:t>
        </w:r>
        <w:proofErr w:type="gramStart"/>
        <w:r>
          <w:t>sélection ,</w:t>
        </w:r>
        <w:proofErr w:type="gramEnd"/>
        <w:r>
          <w:t xml:space="preserve"> ce sont les protéines…</w:t>
        </w:r>
      </w:ins>
    </w:p>
    <w:p w14:paraId="7F7BBEEF" w14:textId="25C814DA" w:rsidR="008265AD" w:rsidRDefault="008265AD" w:rsidP="00505948">
      <w:pPr>
        <w:rPr>
          <w:ins w:id="1177" w:author="Jacques DAVID" w:date="2023-08-27T15:49:00Z"/>
        </w:rPr>
      </w:pPr>
      <w:ins w:id="1178" w:author="Jacques DAVID" w:date="2023-08-27T15:49:00Z">
        <w:r>
          <w:t>As-tu des résultats de sélection</w:t>
        </w:r>
      </w:ins>
      <w:ins w:id="1179" w:author="Jacques DAVID" w:date="2023-08-27T15:50:00Z">
        <w:r>
          <w:t xml:space="preserve"> in silico ? </w:t>
        </w:r>
      </w:ins>
    </w:p>
    <w:p w14:paraId="4EDEF983" w14:textId="77777777" w:rsidR="008265AD" w:rsidRDefault="008265AD" w:rsidP="00505948">
      <w:pPr>
        <w:rPr>
          <w:ins w:id="1180" w:author="Jacques DAVID" w:date="2023-08-27T15:48:00Z"/>
        </w:rPr>
      </w:pPr>
    </w:p>
    <w:p w14:paraId="66AC95F4" w14:textId="247BDC2C" w:rsidR="001A16B7" w:rsidRDefault="008265AD" w:rsidP="00505948">
      <w:ins w:id="1181" w:author="Jacques DAVID" w:date="2023-08-27T15:48:00Z">
        <w:r>
          <w:t xml:space="preserve">DE tels </w:t>
        </w:r>
        <w:proofErr w:type="spellStart"/>
        <w:r>
          <w:t>investissemt</w:t>
        </w:r>
        <w:proofErr w:type="spellEnd"/>
        <w:r>
          <w:t xml:space="preserve"> pourraient toutefois </w:t>
        </w:r>
        <w:proofErr w:type="spellStart"/>
        <w:r>
          <w:t>intéreresser</w:t>
        </w:r>
        <w:proofErr w:type="spellEnd"/>
        <w:r>
          <w:t xml:space="preserve"> les sélectionneurs dans </w:t>
        </w:r>
        <w:proofErr w:type="gramStart"/>
        <w:r>
          <w:t>les premières génération</w:t>
        </w:r>
        <w:proofErr w:type="gramEnd"/>
        <w:r>
          <w:t xml:space="preserve"> de fixation sur bulk ou d’</w:t>
        </w:r>
        <w:proofErr w:type="spellStart"/>
        <w:r>
          <w:t>introgression</w:t>
        </w:r>
        <w:proofErr w:type="spellEnd"/>
        <w:r>
          <w:t xml:space="preserve"> en population de ressources génétiques</w:t>
        </w:r>
      </w:ins>
    </w:p>
    <w:p w14:paraId="5FD1D1BD" w14:textId="4DD46FBA" w:rsidR="001A16B7" w:rsidRDefault="001A16B7" w:rsidP="00505948">
      <w:r>
        <w:t xml:space="preserve">Il serait aussi judicieux de prendre en compte </w:t>
      </w:r>
      <w:r w:rsidR="00505948">
        <w:t>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w:t>
      </w:r>
      <w:del w:id="1182" w:author="Jacques DAVID" w:date="2023-08-27T15:50:00Z">
        <w:r w:rsidR="008F3030" w:rsidDel="008265AD">
          <w:delText xml:space="preserve">avoir </w:delText>
        </w:r>
      </w:del>
      <w:ins w:id="1183" w:author="Jacques DAVID" w:date="2023-08-27T15:50:00Z">
        <w:r w:rsidR="008265AD">
          <w:t xml:space="preserve">construite </w:t>
        </w:r>
      </w:ins>
      <w:r w:rsidR="008F3030">
        <w:t xml:space="preserve">une équation </w:t>
      </w:r>
      <w:del w:id="1184" w:author="Jacques DAVID" w:date="2023-08-27T15:50:00Z">
        <w:r w:rsidR="00894630" w:rsidDel="008265AD">
          <w:delText xml:space="preserve">spécifique </w:delText>
        </w:r>
      </w:del>
      <w:ins w:id="1185" w:author="Jacques DAVID" w:date="2023-08-27T15:50:00Z">
        <w:r w:rsidR="008265AD">
          <w:t xml:space="preserve">qui prenne en </w:t>
        </w:r>
        <w:proofErr w:type="spellStart"/>
        <w:r w:rsidR="008265AD">
          <w:t>comte</w:t>
        </w:r>
        <w:proofErr w:type="spellEnd"/>
        <w:r w:rsidR="008265AD">
          <w:t xml:space="preserve"> </w:t>
        </w:r>
      </w:ins>
      <w:del w:id="1186" w:author="Jacques DAVID" w:date="2023-08-27T15:50:00Z">
        <w:r w:rsidR="00894630" w:rsidDel="008265AD">
          <w:delText xml:space="preserve">pour chaque </w:delText>
        </w:r>
      </w:del>
      <w:ins w:id="1187" w:author="Jacques DAVID" w:date="2023-08-27T15:50:00Z">
        <w:r w:rsidR="008265AD">
          <w:t xml:space="preserve">le </w:t>
        </w:r>
      </w:ins>
      <w:r w:rsidR="00894630">
        <w:t>compromis que l’on veut prendre en compte</w:t>
      </w:r>
      <w:r w:rsidR="008F3030">
        <w:t xml:space="preserve">. </w:t>
      </w:r>
    </w:p>
    <w:p w14:paraId="7D382CA6" w14:textId="77777777" w:rsidR="008265AD" w:rsidRDefault="003E5C15" w:rsidP="003E5C15">
      <w:pPr>
        <w:rPr>
          <w:ins w:id="1188" w:author="Jacques DAVID" w:date="2023-08-27T15:51:00Z"/>
        </w:rPr>
      </w:pPr>
      <w:r>
        <w:t xml:space="preserve">Une autre amélioration possible est que l’équation suppose que l’on a le moyen de mesurer précisément des traits de grains individuellement et de faire la moyenne de ces mesures épis par épis. </w:t>
      </w:r>
      <w:ins w:id="1189" w:author="Jacques DAVID" w:date="2023-08-27T15:51:00Z">
        <w:r w:rsidR="008265AD">
          <w:t>(</w:t>
        </w:r>
        <w:proofErr w:type="gramStart"/>
        <w:r w:rsidR="008265AD">
          <w:t>non</w:t>
        </w:r>
        <w:proofErr w:type="gramEnd"/>
        <w:r w:rsidR="008265AD">
          <w:t xml:space="preserve"> on pourrait avoir une estimation de la valeur </w:t>
        </w:r>
        <w:proofErr w:type="spellStart"/>
        <w:r w:rsidR="008265AD">
          <w:t>miyenne</w:t>
        </w:r>
        <w:proofErr w:type="spellEnd"/>
        <w:r w:rsidR="008265AD">
          <w:t xml:space="preserve"> directement, </w:t>
        </w:r>
        <w:proofErr w:type="spellStart"/>
        <w:r w:rsidR="008265AD">
          <w:t>coimme</w:t>
        </w:r>
        <w:proofErr w:type="spellEnd"/>
        <w:r w:rsidR="008265AD">
          <w:t xml:space="preserve"> avec le spectre </w:t>
        </w:r>
        <w:proofErr w:type="spellStart"/>
        <w:r w:rsidR="008265AD">
          <w:t>nirs</w:t>
        </w:r>
        <w:proofErr w:type="spellEnd"/>
        <w:r w:rsidR="008265AD">
          <w:t xml:space="preserve">) </w:t>
        </w:r>
      </w:ins>
    </w:p>
    <w:p w14:paraId="644163E3" w14:textId="77777777" w:rsidR="008265AD" w:rsidRDefault="008265AD" w:rsidP="003E5C15">
      <w:pPr>
        <w:rPr>
          <w:ins w:id="1190" w:author="Jacques DAVID" w:date="2023-08-27T15:51:00Z"/>
        </w:rPr>
      </w:pPr>
    </w:p>
    <w:p w14:paraId="0B165FDE" w14:textId="7FBC4E48" w:rsidR="003E5C15" w:rsidRDefault="003E5C15" w:rsidP="003E5C15">
      <w:r>
        <w:t xml:space="preserve">Il n’existe pas de machine ou de méthode permettant de faire cela à haut débit à notre connaissance. </w:t>
      </w:r>
      <w:ins w:id="1191" w:author="Jacques DAVID" w:date="2023-08-27T15:51:00Z">
        <w:r w:rsidR="008265AD">
          <w:t xml:space="preserve">Mais cette démarche va </w:t>
        </w:r>
        <w:proofErr w:type="spellStart"/>
        <w:r w:rsidR="008265AD">
          <w:t>etre</w:t>
        </w:r>
        <w:proofErr w:type="spellEnd"/>
        <w:r w:rsidR="008265AD">
          <w:t xml:space="preserve"> entreprise dans le projet </w:t>
        </w:r>
        <w:proofErr w:type="spellStart"/>
        <w:r w:rsidR="008265AD">
          <w:t>Bbsocoul</w:t>
        </w:r>
        <w:proofErr w:type="spellEnd"/>
        <w:r w:rsidR="008265AD">
          <w:t xml:space="preserve"> de mon laboratoire d</w:t>
        </w:r>
      </w:ins>
      <w:ins w:id="1192" w:author="Jacques DAVID" w:date="2023-08-27T15:52:00Z">
        <w:r w:rsidR="008265AD">
          <w:t xml:space="preserve">’accueil </w:t>
        </w:r>
        <w:proofErr w:type="gramStart"/>
        <w:r w:rsidR="008265AD">
          <w:t>( ;-)</w:t>
        </w:r>
        <w:proofErr w:type="gramEnd"/>
        <w:r w:rsidR="008265AD">
          <w:t xml:space="preserve"> </w:t>
        </w:r>
      </w:ins>
      <w:r>
        <w:t xml:space="preserve">Cela implique qu’une sélection des meilleurs épis se ferait par une estimation visuelle de la moyenne de l’épi si l’on veut observer assez d’épis pour la sélection, ce qui est imprécis. </w:t>
      </w:r>
      <w:commentRangeStart w:id="1193"/>
      <w:r>
        <w:t>Cela pourrait être pris en compte dans l’équation en rajoutant une composante de variance liée à cette erreur de mesure</w:t>
      </w:r>
      <w:r w:rsidR="00F51555">
        <w:t xml:space="preserve"> (dans le terme de rapport es héritabilités)</w:t>
      </w:r>
      <w:r>
        <w:t xml:space="preserve">. </w:t>
      </w:r>
      <w:r w:rsidR="00DD7700">
        <w:t xml:space="preserve">Dans le cas de la sélection sur la taille du grain, on peut supposer que cela désavantagerait grandement la sélection sur épi car le tamisage des grains offre normalement une </w:t>
      </w:r>
      <w:r w:rsidR="00DD7700">
        <w:lastRenderedPageBreak/>
        <w:t>sélection assez précise</w:t>
      </w:r>
      <w:commentRangeEnd w:id="1193"/>
      <w:r w:rsidR="008265AD">
        <w:rPr>
          <w:rStyle w:val="Marquedecommentaire"/>
          <w:rFonts w:asciiTheme="minorHAnsi" w:eastAsiaTheme="minorHAnsi" w:hAnsiTheme="minorHAnsi" w:cstheme="minorBidi"/>
          <w:lang w:eastAsia="en-US"/>
        </w:rPr>
        <w:commentReference w:id="1193"/>
      </w:r>
      <w:r w:rsidR="00DD7700">
        <w:t>. En revanche, pour une sélection sur d’autres traits, par exemple sur le taux de protéine, qui se mesure par NIRS, il se peut que les précisions de mesure sur grain individuel ou sur lot de grain soient similaires</w:t>
      </w:r>
      <w:r w:rsidR="00E722E6">
        <w:t>.</w:t>
      </w:r>
      <w:r w:rsidR="00E60E9B">
        <w:t xml:space="preserve"> </w:t>
      </w:r>
      <w:r w:rsidR="00E722E6">
        <w:t>Dans ce cas,</w:t>
      </w:r>
      <w:r w:rsidR="00E60E9B">
        <w:t xml:space="preserve"> l’erreur de mesure devien</w:t>
      </w:r>
      <w:r w:rsidR="00E722E6">
        <w:t>drait</w:t>
      </w:r>
      <w:r w:rsidR="00BE20F1">
        <w:t xml:space="preserve"> un facteur négligeable face aux différences d’intensités de sélections liées au différences entre le débit de mesure que l’on peut avoir sur grain ou sur épi</w:t>
      </w:r>
      <w:r w:rsidR="006D7801">
        <w:t xml:space="preserve"> (NGO élevé et NEO faible)</w:t>
      </w:r>
      <w:r w:rsidR="00DD7700">
        <w:t xml:space="preserve">. </w:t>
      </w:r>
      <w:r w:rsidR="00666CED">
        <w:t xml:space="preserve">Enfin, la prise en compte des imprécisions de mesures dans la variance des traits observés implique de pouvoir estimer cette composante de la variance ce qui n’est pas trivial </w:t>
      </w:r>
      <w:r w:rsidR="00666CED">
        <w:rPr>
          <w:i/>
        </w:rPr>
        <w:t>a priori</w:t>
      </w:r>
      <w:r w:rsidR="00666CED">
        <w:t xml:space="preserve">. </w:t>
      </w:r>
      <w:ins w:id="1194" w:author="Jacques DAVID" w:date="2023-08-27T15:57:00Z">
        <w:r w:rsidR="00094CC5">
          <w:t xml:space="preserve">Tu peux dire que ton </w:t>
        </w:r>
        <w:proofErr w:type="spellStart"/>
        <w:r w:rsidR="00094CC5">
          <w:t>equation</w:t>
        </w:r>
        <w:proofErr w:type="spellEnd"/>
        <w:r w:rsidR="00094CC5">
          <w:t xml:space="preserve"> peut facilement explorer de telles </w:t>
        </w:r>
        <w:proofErr w:type="gramStart"/>
        <w:r w:rsidR="00094CC5">
          <w:t>situations ,</w:t>
        </w:r>
        <w:proofErr w:type="gramEnd"/>
        <w:r w:rsidR="00094CC5">
          <w:t xml:space="preserve"> la clefs est que </w:t>
        </w:r>
        <w:proofErr w:type="spellStart"/>
        <w:r w:rsidR="00094CC5">
          <w:t>l’h</w:t>
        </w:r>
        <w:proofErr w:type="spellEnd"/>
        <w:r w:rsidR="00094CC5">
          <w:t xml:space="preserve">² des grains ne soit pas trop faible </w:t>
        </w:r>
      </w:ins>
    </w:p>
    <w:p w14:paraId="6BE460B5" w14:textId="3D707E08" w:rsidR="00DE6567" w:rsidRDefault="00DE6567" w:rsidP="00505948"/>
    <w:p w14:paraId="1F9FD572" w14:textId="79361A53" w:rsidR="00DE6567" w:rsidRDefault="00DE6567" w:rsidP="00505948">
      <w:r>
        <w:t>Un autre élément important de discussion est</w:t>
      </w:r>
      <w:r w:rsidR="001E3C2D">
        <w:t xml:space="preserve"> justement</w:t>
      </w:r>
      <w:r>
        <w:t xml:space="preserve">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w:t>
      </w:r>
      <w:del w:id="1195" w:author="Jacques DAVID" w:date="2023-08-27T16:00:00Z">
        <w:r w:rsidR="00114C29" w:rsidDel="00094CC5">
          <w:delText>pour utiliser l’équatio</w:delText>
        </w:r>
      </w:del>
      <w:ins w:id="1196" w:author="Jacques DAVID" w:date="2023-08-27T16:00:00Z">
        <w:r w:rsidR="00094CC5">
          <w:t xml:space="preserve">au préalable </w:t>
        </w:r>
      </w:ins>
      <w:del w:id="1197" w:author="Jacques DAVID" w:date="2023-08-27T16:00:00Z">
        <w:r w:rsidR="00114C29" w:rsidDel="00094CC5">
          <w:delText>n</w:delText>
        </w:r>
      </w:del>
      <w:r w:rsidR="00114C29">
        <w:t xml:space="preserve">. </w:t>
      </w:r>
      <w:r w:rsidR="00CF7DEA">
        <w:t xml:space="preserve">L’estimation de ces paramètres requiert un travail conséquent et/ou l’utilisation de technologie avancée (Optomachine) </w:t>
      </w:r>
      <w:ins w:id="1198" w:author="Jacques DAVID" w:date="2023-08-27T16:00:00Z">
        <w:r w:rsidR="00094CC5">
          <w:t xml:space="preserve">ou NIRS pour la phénomique </w:t>
        </w:r>
      </w:ins>
      <w:r w:rsidR="00CF7DEA">
        <w:t>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w:t>
      </w:r>
      <w:r w:rsidR="00BF1E0F">
        <w:t xml:space="preserve"> actuellement</w:t>
      </w:r>
      <w:r w:rsidR="00CF7DEA">
        <w:t xml:space="preserve">.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56FDDD1" w14:textId="4F1F5620" w:rsidR="0082301B" w:rsidRDefault="0082301B" w:rsidP="00505948"/>
    <w:p w14:paraId="02CFE4CF" w14:textId="65E94CA6" w:rsidR="00134F4C" w:rsidRDefault="00134F4C" w:rsidP="00505948">
      <w:r>
        <w:t xml:space="preserve">Enfin, cette équation fonctionne lorsqu’il s’agit de faire de la sélection par troncation. Or, ce n’est pas la seule façon de sélectionner qui existe. </w:t>
      </w:r>
      <w:r w:rsidR="003D02DE">
        <w:t xml:space="preserve">L’équation ne s’applique pas par exemple si l’on veut utiliser un gradient de sélection ou faire de la sélection sur index. </w:t>
      </w:r>
      <w:r>
        <w:t xml:space="preserve">En sélection massale particulièrement, un des enjeux de la sélection peut être de conserver de la diversité génétique dans la population. Par exemple, </w:t>
      </w:r>
      <w:r>
        <w:fldChar w:fldCharType="begin"/>
      </w:r>
      <w:r w:rsidR="00206988">
        <w:instrText xml:space="preserve"> ADDIN ZOTERO_ITEM CSL_CITATION {"citationID":"4H3Nhqtr","properties":{"formattedCitation":"(Gorjanc et al., 2018)","plainCitation":"(Gorjanc et al., 2018)","dontUpdate":true,"noteIndex":0},"citationItems":[{"id":4922,"uris":["http://zotero.org/groups/4992050/items/QEPAMNEQ"],"itemData":{"id":4922,"type":"article-journal","abstract":"Key messageOptimal cross selection increases long-term genetic gain of two-part programs with rapid recurrent genomic selection. It achieves this by optimising efficiency of converting genetic diversity into genetic gain through reducing the loss of genetic diversity and reducing the drop of genomic prediction accuracy with rapid cycling.","container-title":"Theoretical and Applied Genetics","DOI":"10.1007/s00122-018-3125-3","ISSN":"1432-2242","issue":"9","journalAbbreviation":"Theor Appl Genet","language":"en","page":"1953-1966","source":"Springer Link","title":"Optimal cross selection for long-term genetic gain in two-part programs with rapid recurrent genomic selection","volume":"131","author":[{"family":"Gorjanc","given":"Gregor"},{"family":"Gaynor","given":"R. Chris"},{"family":"Hickey","given":"John M."}],"issued":{"date-parts":[["2018",9,1]]}}}],"schema":"https://github.com/citation-style-language/schema/raw/master/csl-citation.json"} </w:instrText>
      </w:r>
      <w:r>
        <w:fldChar w:fldCharType="separate"/>
      </w:r>
      <w:r>
        <w:t>Gorjanc et al.,</w:t>
      </w:r>
      <w:r w:rsidRPr="00134F4C">
        <w:t xml:space="preserve"> </w:t>
      </w:r>
      <w:r>
        <w:t>(</w:t>
      </w:r>
      <w:r w:rsidRPr="00134F4C">
        <w:t>2018)</w:t>
      </w:r>
      <w:r>
        <w:fldChar w:fldCharType="end"/>
      </w:r>
      <w:r>
        <w:t xml:space="preserve"> ont </w:t>
      </w:r>
      <w:r w:rsidR="00106323">
        <w:t>testé</w:t>
      </w:r>
      <w:r>
        <w:t xml:space="preserve"> p</w:t>
      </w:r>
      <w:r w:rsidR="00106323">
        <w:t xml:space="preserve">ar une approche de simulation </w:t>
      </w:r>
      <w:r w:rsidR="00A63ABE">
        <w:t>une méth</w:t>
      </w:r>
      <w:r w:rsidR="00E179BC">
        <w:t>ode de sélection où les grains sélectionnés sont obtenus</w:t>
      </w:r>
      <w:r w:rsidR="00106323">
        <w:t xml:space="preserve"> en choisissant dans la population les parents à croiser selon leurs caractéristiques et leur niveau de parenté de sorte à conserver un certain niveau de diversité génétique de génération en génération tout en réalisant un progrès. </w:t>
      </w:r>
      <w:r w:rsidR="00E363B8">
        <w:t xml:space="preserve"> </w:t>
      </w:r>
      <w:r w:rsidR="00106323">
        <w:t xml:space="preserve">Ils ont montré qu’une telle approche </w:t>
      </w:r>
      <w:r w:rsidR="00E363B8">
        <w:t>pourrait permettre d</w:t>
      </w:r>
      <w:r w:rsidR="00106323">
        <w:t>’obtenir de meilleurs gains génétiques sur le long terme par rapport à des générations de sélection par troncation</w:t>
      </w:r>
      <w:r w:rsidR="00724E0D">
        <w:t xml:space="preserve"> ou de sélection sur index</w:t>
      </w:r>
      <w:r w:rsidR="00106323">
        <w:t xml:space="preserve">. </w:t>
      </w:r>
      <w:r w:rsidR="003D02DE">
        <w:t xml:space="preserve">L’équation n’est donc évidemment pas adaptable à toute situation de sélection massale sur les traits du grain. </w:t>
      </w:r>
    </w:p>
    <w:p w14:paraId="7A64771D" w14:textId="77777777" w:rsidR="0004414F" w:rsidRDefault="0004414F" w:rsidP="00505948"/>
    <w:p w14:paraId="5BF59F62" w14:textId="3167C341" w:rsidR="00E22313" w:rsidRDefault="00E22313" w:rsidP="00E22313">
      <w:pPr>
        <w:pStyle w:val="Titre2"/>
      </w:pPr>
      <w:bookmarkStart w:id="1199" w:name="_Toc143697023"/>
      <w:r>
        <w:t xml:space="preserve">A qui </w:t>
      </w:r>
      <w:r w:rsidR="00A301EE">
        <w:t>peut servir l’équation ?</w:t>
      </w:r>
      <w:bookmarkEnd w:id="1199"/>
    </w:p>
    <w:p w14:paraId="449C829E" w14:textId="50DC8080" w:rsidR="00B824AE" w:rsidRDefault="00B824AE" w:rsidP="00E22313">
      <w:r>
        <w:rPr>
          <w:i/>
        </w:rPr>
        <w:t>A priori</w:t>
      </w:r>
      <w:r>
        <w:t xml:space="preserve"> l’équation peut être utile aux agriculteurs qui souhaitent faire de la sélection massale sur grain </w:t>
      </w:r>
      <w:r>
        <w:lastRenderedPageBreak/>
        <w:t xml:space="preserve">et qui se demandent </w:t>
      </w:r>
      <w:r w:rsidR="000526BB">
        <w:t>comment gérer l’effort de sélection et dans quel type de mesure et de matériel investir selon les conditions de l’exploitation et la façon dont il</w:t>
      </w:r>
      <w:r w:rsidR="00887041">
        <w:t>s</w:t>
      </w:r>
      <w:r w:rsidR="000526BB">
        <w:t xml:space="preserve"> veulent mener la sélection. Cela pourrait aussi servir aux sélectionneurs qui veulent améliorer une population</w:t>
      </w:r>
      <w:r w:rsidR="00887041">
        <w:t xml:space="preserve"> dans un cadre de pré-breeding</w:t>
      </w:r>
      <w:r w:rsidR="000526BB">
        <w:t xml:space="preserve"> ou </w:t>
      </w:r>
      <w:r w:rsidR="00887041">
        <w:t>d’utilisation de la méthode bulk dans un schéma de sélection.</w:t>
      </w:r>
    </w:p>
    <w:p w14:paraId="04951B6E" w14:textId="1931D8CA" w:rsidR="00096D92" w:rsidRPr="004E7231" w:rsidRDefault="00766E7A" w:rsidP="00E22313">
      <w:r>
        <w:t>Les résultats obtenus peuvent aussi apporter des éléments de discussion dans la pratique et le dimensionnement de programmes de sélection participative</w:t>
      </w:r>
      <w:r w:rsidRPr="004E7231">
        <w:t xml:space="preserve">. </w:t>
      </w:r>
      <w:r w:rsidR="00206988">
        <w:t xml:space="preserve">Par exemple, un des objectifs de la mise en place d’une méthodologie de sélection participative par </w:t>
      </w:r>
      <w:r w:rsidR="00206988">
        <w:fldChar w:fldCharType="begin"/>
      </w:r>
      <w:r w:rsidR="008A7284">
        <w:instrText xml:space="preserve"> ADDIN ZOTERO_ITEM CSL_CITATION {"citationID":"isQl5ybm","properties":{"formattedCitation":"(Mailhe et al., 2013)","plainCitation":"(Mailhe et al., 2013)","dontUpdate":true,"noteIndex":0},"citationItems":[{"id":4898,"uris":["http://zotero.org/groups/4992050/items/DY6S4S6X"],"itemData":{"id":4898,"type":"article-journal","title":"Mise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rsidR="00206988">
        <w:fldChar w:fldCharType="separate"/>
      </w:r>
      <w:r w:rsidR="00206988" w:rsidRPr="00206988">
        <w:t xml:space="preserve">Mailhe et al., </w:t>
      </w:r>
      <w:r w:rsidR="00206988">
        <w:t>(</w:t>
      </w:r>
      <w:r w:rsidR="00206988" w:rsidRPr="00206988">
        <w:t>2013)</w:t>
      </w:r>
      <w:r w:rsidR="00206988">
        <w:fldChar w:fldCharType="end"/>
      </w:r>
      <w:r w:rsidR="00206988">
        <w:t>, était de "</w:t>
      </w:r>
      <w:r w:rsidR="00206988" w:rsidRPr="00206988">
        <w:t>développer des méthodes et des outils opérationnels pour la gestion / sélection de la biodiversité cultivée à la ferme</w:t>
      </w:r>
      <w:r w:rsidR="00206988">
        <w:t xml:space="preserve">". Dans cette méthodologie, des caractéristiques globales de la plante étaient mesurés, et les meilleurs épis étaient sélectionnés. Certains agriculteurs étaient inclus dans une filière large </w:t>
      </w:r>
      <w:r w:rsidR="00611C2D">
        <w:t xml:space="preserve">ou étaient paysans-boulanger / paysan-meunier </w:t>
      </w:r>
      <w:r w:rsidR="00206988">
        <w:t>et devaient sélectionner des populations avec des grains de bonne qualité pour la transformation. On pourrait donc imaginer que l’équation serve à dimensionner et a</w:t>
      </w:r>
      <w:ins w:id="1200" w:author="Jacques DAVID" w:date="2023-08-27T16:03:00Z">
        <w:r w:rsidR="00094CC5">
          <w:t>i</w:t>
        </w:r>
      </w:ins>
      <w:r w:rsidR="00206988">
        <w:t xml:space="preserve">guiller la méthode de sélection pour ces caractéristiques du grain selon les contraintes et besoins de chaque agriculteur. </w:t>
      </w:r>
    </w:p>
    <w:p w14:paraId="4BB224B9" w14:textId="77777777" w:rsidR="00810D9E" w:rsidRDefault="00810D9E" w:rsidP="00505948"/>
    <w:p w14:paraId="7AF68644" w14:textId="705D955F" w:rsidR="00CC77C5" w:rsidRDefault="006934EE" w:rsidP="00505948">
      <w:pPr>
        <w:pStyle w:val="Titre2"/>
      </w:pPr>
      <w:bookmarkStart w:id="1201" w:name="_Toc143697024"/>
      <w:r>
        <w:t>Vers une sélection</w:t>
      </w:r>
      <w:r w:rsidR="00573E15">
        <w:t xml:space="preserve"> massale</w:t>
      </w:r>
      <w:r>
        <w:t xml:space="preserve"> phénomique des grains ?</w:t>
      </w:r>
      <w:bookmarkEnd w:id="1201"/>
    </w:p>
    <w:p w14:paraId="5942FE3C" w14:textId="6DCF9EA5" w:rsidR="00667E62" w:rsidRDefault="00BC5FF1" w:rsidP="00C93D7A">
      <w:r>
        <w:t xml:space="preserve">La prédiction phénomique est un développement récent en génétique quantitative, dont le but est de pouvoir prédire certains traits d’une plante à partir de spectres infrarouges collectés sur une autre partie de la plante. </w:t>
      </w:r>
      <w:r w:rsidRPr="00BC5FF1">
        <w:t xml:space="preserve">De premiers résultats encourageants montrent que la sélection phénomique a une efficacité souvent comparable à l’efficacité de la prédiction génomique, et parfois même meilleure pour le rendement chez le blé </w:t>
      </w:r>
      <w:r w:rsidRPr="00BC5FF1">
        <w:fldChar w:fldCharType="begin"/>
      </w:r>
      <w:r w:rsidRPr="00BC5FF1">
        <w:instrText xml:space="preserve"> ADDIN ZOTERO_ITEM CSL_CITATION {"citationID":"FRUJQB0x","properties":{"formattedCitation":"(Rincent et al., 2018)","plainCitation":"(Rincent et al., 2018)","noteIndex":0},"citationItems":[{"id":4379,"uris":["http://zotero.org/groups/4992050/items/B8FFJGGS"],"itemData":{"id":4379,"type":"article-journal","abstract":"Genomic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Gouis","given":"Jacques"},{"family":"Bastien","given":"Catherine"},{"family":"Segura","given":"Vincent"}],"issued":{"date-parts":[["2018",12,1]]}}}],"schema":"https://github.com/citation-style-language/schema/raw/master/csl-citation.json"} </w:instrText>
      </w:r>
      <w:r w:rsidRPr="00BC5FF1">
        <w:fldChar w:fldCharType="separate"/>
      </w:r>
      <w:r w:rsidRPr="00BC5FF1">
        <w:t>(Rincent et al., 2018)</w:t>
      </w:r>
      <w:r w:rsidRPr="00BC5FF1">
        <w:fldChar w:fldCharType="end"/>
      </w:r>
      <w:r w:rsidRPr="00BC5FF1">
        <w:t>. C’est une méthode non destructive, peu coûteuse et qui pourrait permettre de traiter les grains à haut débit. Des trieurs optiques sont déjà utilisés de façon routinière dans certaines entreprises semencières, qui possèdent donc déjà au moins une partie des outils nécessaires à l’implémentation de cette méthode. Pour ces raisons, la sélection phénomique semble être pertinente dans un cadre de sélection massale</w:t>
      </w:r>
      <w:r w:rsidR="00587FC8">
        <w:t xml:space="preserve">, et certains auteurs pensent que cette méthode sera à l’avenir un élément essentiel des programmes de sélection classique </w:t>
      </w:r>
      <w:r w:rsidR="00587FC8">
        <w:fldChar w:fldCharType="begin"/>
      </w:r>
      <w:r w:rsidR="00587FC8">
        <w:instrText xml:space="preserve"> ADDIN ZOTERO_ITEM CSL_CITATION {"citationID":"6Zr06xIR","properties":{"formattedCitation":"(Zhu et al., 2021)","plainCitation":"(Zhu et al., 2021)","noteIndex":0},"citationItems":[{"id":4916,"uris":["http://zotero.org/groups/4992050/items/3I8LE3TS"],"itemData":{"id":4916,"type":"article-journal","abstract":"The efficiency of breeding programs depends on the ability to screen large numbers of individuals. For complex traits like yield, this can be assisted by genomic selection, which is based on estimating breeding values with genome-wide marker data. Here, we evaluate phenomic prediction, which, similar to its genomic counterpart, aims to predict the performance of untested individuals but using near-infrared spectroscopy (NIRS) data. In a large panel of 944 soybean [Glycine max (L.) Merr.] recombinant inbred lines phenotyped for seed yield, thousand-seed weight, and plant height at three locations, we demonstrate that the phenomic predictive abilities are high and comparable with those obtained by genomic prediction. We found that ridge regression best linear unbiased prediction performs well for phenomic prediction and that the number of wavelengths can be reduced without a decrease in predictive ability. For prediction at different locations, NIRS data from a single location can be used. However, NIRS data from different environments, like years, should be connected by common genotypes in training and prediction sets. Phenomic prediction appears to be less susceptible to relatedness between individuals in training and prediction sets than genomic prediction, as generally half-sib but also unrelated families achieved high predictive abilities. Moreover, for the same training set sizes phenomic prediction resulted in higher predictive abilities compared to genomic prediction. Phenomic prediction can be applied at different stages in a breeding program, and collectively our results highlight the potential of this approach to increase genetic gain in plant breeding.","container-title":"The Plant Phenome Journal","DOI":"10.1002/ppj2.20027","ISSN":"2578-2703","issue":"1","language":"en","license":"© 2020 The Authors. The Plant Phenome Journal published by Wiley Periodicals, LLC on behalf of American Society of Agronomy and Crop Science Society of America.","note":"_eprint: https://onlinelibrary.wiley.com/doi/pdf/10.1002/ppj2.20027","page":"e20027","source":"Wiley Online Library","title":"Phenomic selection is competitive with genomic selection for breeding of complex traits","volume":"4","author":[{"family":"Zhu","given":"Xintian"},{"family":"Leiser","given":"Willmar L."},{"family":"Hahn","given":"Volker"},{"family":"Würschum","given":"Tobias"}],"issued":{"date-parts":[["2021"]]}}}],"schema":"https://github.com/citation-style-language/schema/raw/master/csl-citation.json"} </w:instrText>
      </w:r>
      <w:r w:rsidR="00587FC8">
        <w:fldChar w:fldCharType="separate"/>
      </w:r>
      <w:r w:rsidR="00587FC8" w:rsidRPr="00587FC8">
        <w:t>(Zhu et al., 2021)</w:t>
      </w:r>
      <w:r w:rsidR="00587FC8">
        <w:fldChar w:fldCharType="end"/>
      </w:r>
      <w:r w:rsidR="00587FC8">
        <w:t>.</w:t>
      </w:r>
    </w:p>
    <w:p w14:paraId="44CD8883" w14:textId="044565F1" w:rsidR="00961643" w:rsidRDefault="00961643" w:rsidP="00961643">
      <w:r>
        <w:t xml:space="preserve">Etant donné que l’équation peut être utilisée pour n’importe quel trait mesurable sur grain individuel, elle peut apporter des éléments de discussion intéressants pour la sélection phénomique. En effet, si l’on peut mesurer des spectres de grains individuels (ce qui est possible avec un trieur optique) dans le but de prédire un trait, on s’attend à ce que la prédiction soit toujours meilleure en moyennant des spectres acquis sur des grains d’un même épi ou d’un même génotype pour prédire le trait. Cela fonctionne de la même façon que lorsqu’on veut estimer la valeur génétique du grain en le regardant soit individuellement, soit pris dans son épi. </w:t>
      </w:r>
      <w:r w:rsidR="009F40A6">
        <w:t xml:space="preserve">On pourrait donc comparer le progrès atteignable en faisant des modèles prédictifs basés sur le grain individuel ou sur la moyenne de grains de même génotype/épi en </w:t>
      </w:r>
      <w:r w:rsidR="009F40A6">
        <w:lastRenderedPageBreak/>
        <w:t xml:space="preserve">utilisant l’équation et en remplaçant de rapport des héritabilités par le rapport des </w:t>
      </w:r>
      <w:proofErr w:type="spellStart"/>
      <w:r w:rsidR="009F40A6">
        <w:t>accuracy</w:t>
      </w:r>
      <w:proofErr w:type="spellEnd"/>
      <w:r w:rsidR="009F40A6">
        <w:t xml:space="preserve"> de prédiction des deux méthodes. </w:t>
      </w:r>
    </w:p>
    <w:p w14:paraId="34BE5DE0" w14:textId="2B3B377E" w:rsidR="00C72544" w:rsidRDefault="007D6ED1" w:rsidP="00C72544">
      <w:r>
        <w:t>L</w:t>
      </w:r>
      <w:r w:rsidR="00E65CED">
        <w:t xml:space="preserve">a plupart des travaux réalisés en prédiction phénomique </w:t>
      </w:r>
      <w:r w:rsidR="001C3AD0">
        <w:t xml:space="preserve">sur des céréales </w:t>
      </w:r>
      <w:r w:rsidR="00E65CED">
        <w:t>utilisent des spectres et des phénotypes mesurés sur de lots de grains</w:t>
      </w:r>
      <w:r w:rsidR="001C3AD0">
        <w:t xml:space="preserve"> </w:t>
      </w:r>
      <w:r w:rsidR="00FD72E7">
        <w:t xml:space="preserve">ou sur de la farine de lots de grains </w:t>
      </w:r>
      <w:r w:rsidR="001C3AD0">
        <w:fldChar w:fldCharType="begin"/>
      </w:r>
      <w:r w:rsidR="00BA061F">
        <w:instrText xml:space="preserve"> ADDIN ZOTERO_ITEM CSL_CITATION {"citationID":"v22TzT93","properties":{"formattedCitation":"(Cuevas et al., 2019; Lane et al., 2020; Rincent et al., 2018; Robert et al., 2022; Wei\\uc0\\u223{} et al., 2022; Zhu et al., 2022)","plainCitation":"(Cuevas et al., 2019; Lane et al., 2020; Rincent et al., 2018; Robert et al., 2022; Weiß et al., 2022; Zhu et al., 2022)","noteIndex":0},"citationItems":[{"id":4935,"uris":["http://zotero.org/groups/4992050/items/ZKITZ7DH"],"itemData":{"id":4935,"type":"article-journal","abstract":"Kernel methods are flexible and easy to interpret and have been successfully used in genomic-enabled prediction of various plant species. Kernel methods used in genomic prediction comprise the linear genomic best linear unbiased predictor (GBLUP or GB) kernel, and the Gaussian kernel (GK). In general, these kernels have been used with two statistical models: single-environment and genomic × environment (GE) models. Recently near infrared spectroscopy (NIR) has been used as an inexpensive and non-destructive high-throughput phenotyping method for predicting unobserved line performance in plant breeding trials. In this study, we used a non-linear arc-cosine kernel (AK) that emulates deep learning artificial neural networks. We compared AK prediction accuracy with the prediction accuracy of GB and GK kernel methods in four genomic data sets, one of which also includes pedigree and NIR information. Results show that for all four data sets, AK and GK kernels achieved higher prediction accuracy than the linear GB kernel for the single-environment and GE multi-environment models. In addition, AK achieved similar or slightly higher prediction accuracy than the GK kernel. For all data sets, the GE model achieved higher prediction accuracy than the single-environment model. For the data set that includes pedigree, markers and NIR, results show that the NIR wavelength alone achieved lower prediction accuracy than the genomic information alone; however, the pedigree plus NIR information achieved only slightly lower prediction accuracy than the marker plus the NIR high-throughput data.","container-title":"G3 Genes|Genomes|Genetics","DOI":"10.1534/g3.119.400493","ISSN":"2160-1836","issue":"9","journalAbbreviation":"G3 Genes|Genomes|Genetics","page":"2913-2924","source":"Silverchair","title":"Deep Kernel for Genomic and Near Infrared Predictions in Multi-environment Breeding Trials","volume":"9","author":[{"family":"Cuevas","given":"Jaime"},{"family":"Montesinos-López","given":"Osval"},{"family":"Juliana","given":"Philomin"},{"family":"Guzmán","given":"Carlos"},{"family":"Pérez-Rodríguez","given":"Paulino"},{"family":"González-Bucio","given":"José"},{"family":"Burgueño","given":"Juan"},{"family":"Montesinos-López","given":"Abelardo"},{"family":"Crossa","given":"José"}],"issued":{"date-parts":[["2019",9,1]]}}},{"id":4912,"uris":["http://zotero.org/groups/4992050/items/EGQKZHA6"],"itemData":{"id":4912,"type":"article-journal","abstract":"High-throughput phenotyping technologies, which can generate large volumes of data at low costs, may be used to indirectly predict yield. We explore this concept, using high-throughput phenotype information from Fourier transformed near-infrared reflectance spectroscopy (NIRS) of harvested kernels to predict parental grain yield in maize (Zea mays L.), and demonstrate a proof of concept for phenomic-based models in maize breeding. A dataset of 2,563 whole-kernel samples from a diversity panel of 346 hybrid testcrosses were scanned on a plot basis using NIRS. Scans consisted of 3,076 wavenumbers (bands) in the range of 4,000–10,000 cm−1. Corresponding grain yield for each sample was used to train phenomic prediction and selection models using three types of statistical learning: (a) partial least square regression (PLSR), (b) NIRS best linear unbiased predictor (NIRS BLUP), and (c) functional regression. Our results found that NIRS data were a useful tool to predict maize grain yield and showed promising results for evaluating genetically independent breeding populations. All model types were successful; functional regression followed by the PLSR model resulted in the best predictions. Pearson's correlations between predicted and observed grain yields exceeded .7 in many cases within random cross validation. Partial least squares regression also showed promise on independent breeding trials. More research on predicting phenotypic traits from spectra will provide better understanding how NIRS and other phenomic technology can be used in predicting phenotypes of breeding programs.","container-title":"The Plant Phenome Journal","DOI":"10.1002/ppj2.20002","ISSN":"2578-2703","issue":"1","language":"en","license":"© 2020 The Authors. The Plant Phenome Journal published by Wiley Periodicals, Inc. on behalf of American Society of Agronomy and Crop Science Society of America.","note":"_eprint: https://onlinelibrary.wiley.com/doi/pdf/10.1002/ppj2.20002","page":"e20002","source":"Wiley Online Library","title":"Phenomic selection and prediction of maize grain yield from near-infrared reflectance spectroscopy of kernels","volume":"3","author":[{"family":"Lane","given":"Holly M."},{"family":"Murray","given":"Seth C."},{"family":"Montesinos‑López","given":"Osval A."},{"family":"Montesinos‑López","given":"Abelardo"},{"family":"Crossa","given":"José"},{"family":"Rooney","given":"David K."},{"family":"Barrero-Farfan","given":"Ivan D."},{"family":"De La Fuente","given":"Gerald N."},{"family":"Morgan","given":"Cristine L. S."}],"issued":{"date-parts":[["2020"]]}}},{"id":4379,"uris":["http://zotero.org/groups/4992050/items/B8FFJGGS"],"itemData":{"id":4379,"type":"article-journal","abstract":"Genomic selection - the prediction of breeding values using DNA polymorphisms - is a disruptive method that has widely been adopted by animal and plant breeders to increase productivity. It was recently shown that other sources of molecular variations such as those resulting from transcripts or metabolites could be used to accurately predict complex traits. These endophenotypes have the advantage of capturing the expressed genotypes and consequently the complex regulatory networks that occur in the different layers between the genome and the phenotype. However, obtaining such omics data at very large scales, such as those typically experienced in breeding, remains challenging. As an alternative, we proposed using near-infrared spectroscopy (NIRS) as a high-throughput, low cost and non-destructive tool to indirectly capture endophenotypic variants and compute relationship matrices for predicting complex traits, and coined this new approach ”phenomic selection” (PS). We tested PS on two species of economic interest (Triticum aestivum L. and Populus nigra L.) using NIRS on various tissues (grains, leaves, wood). We showed that one could reach predictions as accurate as with molecular markers, for developmental, tolerance and productivity traits, even in environments radically different from the one in which NIRS were collected. Our work constitutes a proof of concept and provides new perspectives for the breeding community, as PS is theoretically applicable to any organism at low cost and does not require any molecular information.","container-title":"G3 Genes|Genomes|Genetics","DOI":"10.1534/g3.118.200760","ISSN":"2160-1836","issue":"12","journalAbbreviation":"G3 Genes|Genomes|Genetics","page":"3961-3972","source":"Silverchair","title":"Phenomic Selection Is a Low-Cost and High-Throughput Method Based on Indirect Predictions: Proof of Concept on Wheat and Poplar","title-short":"Phenomic Selection Is a Low-Cost and High-Throughput Method Based on Indirect Predictions","volume":"8","author":[{"family":"Rincent","given":"Renaud"},{"family":"Charpentier","given":"Jean-Paul"},{"family":"Faivre-Rampant","given":"Patricia"},{"family":"Paux","given":"Etienne"},{"family":"Le Gouis","given":"Jacques"},{"family":"Bastien","given":"Catherine"},{"family":"Segura","given":"Vincent"}],"issued":{"date-parts":[["2018",12,1]]}}},{"id":4552,"uris":["http://zotero.org/groups/4992050/items/CMF9BR39"],"itemData":{"id":4552,"type":"article-journal","abstract":"Phenomic selection is a promising alternative or complement to genomic selection in wheat breeding. Models combining spectra from different environments maximise the predictive ability of grain yield and heading date of wheat breeding lines.","container-title":"Theoretical and Applied Genetics","DOI":"10.1007/s00122-021-04005-8","ISSN":"1432-2242","issue":"3","journalAbbreviation":"Theor Appl Genet","language":"en","page":"895-914","source":"Springer Link","title":"Phenomic selection in wheat breeding: identification and optimisation of factors influencing prediction accuracy and comparison to genomic selection","title-short":"Phenomic selection in wheat breeding","volume":"135","author":[{"family":"Robert","given":"Pauline"},{"family":"Auzanneau","given":"Jérôme"},{"family":"Goudemand","given":"Ellen"},{"family":"Oury","given":"François-Xavier"},{"family":"Rolland","given":"Bernard"},{"family":"Heumez","given":"Emmanuel"},{"family":"Bouchet","given":"Sophie"},{"family":"Le Gouis","given":"Jacques"},{"family":"Rincent","given":"Renaud"}],"issued":{"date-parts":[["2022",3,1]]}}},{"id":4941,"uris":["http://zotero.org/groups/4992050/items/9C5P7KJT"],"itemData":{"id":4941,"type":"article-journal","container-title":"G3","issue":"3","note":"publisher: Oxford University Press","page":"jkab445","title":"Unraveling the potential of phenomic selection within and among diverse breeding material of maize (Zea mays L.)","volume":"12","author":[{"family":"Weiß","given":"Thea Mi"},{"family":"Zhu","given":"Xintian"},{"family":"Leiser","given":"Willmar L"},{"family":"Li","given":"Dongdong"},{"family":"Liu","given":"Wenxin"},{"family":"Schipprack","given":"Wolfgang"},{"family":"Melchinger","given":"Albrecht E"},{"family":"Hahn","given":"Volker"},{"family":"Würschum","given":"Tobias"}],"issued":{"date-parts":[["2022"]]}}},{"id":4937,"uris":["http://zotero.org/groups/4992050/items/HR2CF6QV"],"itemData":{"id":4937,"type":"article-journal","abstract":"The phenomic predictive ability depends on the genetic architecture of the target trait, being high for complex traits and low for traits with major QTL.","container-title":"Theoretical and Applied Genetics","DOI":"10.1007/s00122-021-03997-7","ISSN":"1432-2242","issue":"2","journalAbbreviation":"Theor Appl Genet","language":"en","page":"653-665","source":"Springer Link","title":"The performance of phenomic selection depends on the genetic architecture of the target trait","volume":"135","author":[{"family":"Zhu","given":"Xintian"},{"family":"Maurer","given":"Hans Peter"},{"family":"Jenz","given":"Mario"},{"family":"Hahn","given":"Volker"},{"family":"Ruckelshausen","given":"Arno"},{"family":"Leiser","given":"Willmar L."},{"family":"Würschum","given":"Tobias"}],"issued":{"date-parts":[["2022",2,1]]}}}],"schema":"https://github.com/citation-style-language/schema/raw/master/csl-citation.json"} </w:instrText>
      </w:r>
      <w:r w:rsidR="001C3AD0">
        <w:fldChar w:fldCharType="separate"/>
      </w:r>
      <w:r w:rsidR="00BA061F" w:rsidRPr="00BA061F">
        <w:t>(Cuevas et al., 2019; Lane et al., 2020; Rincent et al., 2018; Robert et al., 2022; Weiß et al., 2022; Zhu et al., 2022)</w:t>
      </w:r>
      <w:r w:rsidR="001C3AD0">
        <w:fldChar w:fldCharType="end"/>
      </w:r>
      <w:r w:rsidR="00E65CED">
        <w:t xml:space="preserve">. </w:t>
      </w:r>
      <w:r w:rsidR="000D779D">
        <w:t>On</w:t>
      </w:r>
      <w:r w:rsidR="00E65CED">
        <w:t xml:space="preserve"> peut considérer le spectre ou le phénotype d’un lot de grain comme une moyenne des spectres/phénotypes individuels des grains du lot. C</w:t>
      </w:r>
      <w:r w:rsidR="00427CF8">
        <w:t xml:space="preserve">ette façon de calibrer les modèles prédictifs correspond donc </w:t>
      </w:r>
      <w:r w:rsidR="00CA6181">
        <w:t xml:space="preserve">plutôt </w:t>
      </w:r>
      <w:r w:rsidR="00427CF8">
        <w:t>à une sélection sur épi.</w:t>
      </w:r>
      <w:r w:rsidR="001C5AE3">
        <w:t xml:space="preserve"> Or les trieurs optiques utilisés en sélection prenn</w:t>
      </w:r>
      <w:r w:rsidR="00CF7C1C">
        <w:t>ent des mesures sur des grains</w:t>
      </w:r>
      <w:r w:rsidR="001C5AE3">
        <w:t xml:space="preserve"> individuels</w:t>
      </w:r>
      <w:r w:rsidR="00CF7C1C">
        <w:t xml:space="preserve"> et une méthode de prédiction basée sur des moyennes de lots de grains ne serait peut-être pas adaptée à ce type de tri</w:t>
      </w:r>
      <w:r w:rsidR="001C5AE3">
        <w:t>.</w:t>
      </w:r>
      <w:r w:rsidR="00CF7C1C">
        <w:t xml:space="preserve"> Il serait donc intéressant de comparer de progrès atteignable à partir de prédiction sur grains individuels et sur moyennes de lots de grains. En effet, si l’on peut montrer qu’une prédiction à partir de grains individuels permet un meilleur progrès malgré la plu</w:t>
      </w:r>
      <w:r w:rsidR="002B3DCB">
        <w:t xml:space="preserve">s faible </w:t>
      </w:r>
      <w:proofErr w:type="spellStart"/>
      <w:r w:rsidR="002B3DCB">
        <w:t>accuracy</w:t>
      </w:r>
      <w:proofErr w:type="spellEnd"/>
      <w:r w:rsidR="002B3DCB">
        <w:t xml:space="preserve"> de prédiction, </w:t>
      </w:r>
      <w:r w:rsidR="00615E8C">
        <w:t>c</w:t>
      </w:r>
      <w:r w:rsidR="00ED2758">
        <w:t>ela ouvre des</w:t>
      </w:r>
      <w:r w:rsidR="00615E8C">
        <w:t xml:space="preserve"> perspectives pour la sélection sur grain. </w:t>
      </w:r>
      <w:r w:rsidR="00144E81">
        <w:t>C</w:t>
      </w:r>
      <w:r w:rsidR="00EB6048">
        <w:t>ela permettrait de</w:t>
      </w:r>
      <w:r w:rsidR="00DB12E5">
        <w:t xml:space="preserve"> faire de la sélection sur grain en sélectionnant </w:t>
      </w:r>
      <w:r w:rsidR="00417368">
        <w:t>sur des traits qui ne sont</w:t>
      </w:r>
      <w:r w:rsidR="00DB12E5">
        <w:t xml:space="preserve"> pas </w:t>
      </w:r>
      <w:r w:rsidR="00417368">
        <w:t xml:space="preserve">mesurables sur </w:t>
      </w:r>
      <w:r w:rsidR="00DB12E5">
        <w:t>le grain</w:t>
      </w:r>
      <w:r w:rsidR="00EB6048">
        <w:t xml:space="preserve">. On aurait donc accès à une estimation de la valeur du grain pour un ensemble de traits de la plante ce qui faciliterait énormément le travail de sélection. </w:t>
      </w:r>
      <w:r w:rsidR="007E059D">
        <w:t>Il serait aussi intéressant de savoir si dans l’absolu (sans comparer des prédictions sur grains individuels et sur lots de grains) un</w:t>
      </w:r>
      <w:r w:rsidR="007204CA">
        <w:t>e</w:t>
      </w:r>
      <w:r w:rsidR="007E059D">
        <w:t xml:space="preserve"> prédiction sur grain individuel serait déjà suffisante pour réaliser un progrès satisfaisant. </w:t>
      </w:r>
    </w:p>
    <w:p w14:paraId="16E408FA" w14:textId="77777777" w:rsidR="00887041" w:rsidRDefault="00887041" w:rsidP="00C72544"/>
    <w:p w14:paraId="7B09A72A" w14:textId="051C2702" w:rsidR="00FB2303" w:rsidRDefault="00077106" w:rsidP="00C72544">
      <w:r>
        <w:t xml:space="preserve">Enfin, </w:t>
      </w:r>
      <w:r>
        <w:fldChar w:fldCharType="begin"/>
      </w:r>
      <w:r w:rsidR="00134F4C">
        <w:instrText xml:space="preserve"> ADDIN ZOTERO_ITEM CSL_CITATION {"citationID":"mLAfewUF","properties":{"formattedCitation":"(Gaynor et al., 2017)","plainCitation":"(Gaynor et al., 2017)","dontUpdate":true,"noteIndex":0},"citationItems":[{"id":4927,"uris":["http://zotero.org/groups/4992050/items/GAMGAIUG"],"itemData":{"id":4927,"type":"article-journal","abstract":"We propose a strategy for implementing genomic selection in plant breeding programs for developing inbred lines that reorganizes traditional breeding programs into two distinct components. These components are: (i) a population improvement component to develop improved germplasm through rapid recurrent selection and (ii) a product development component to identify new inbred varieties or parents for hybrids using traditional breeding program designs. Stochastic simulations of entire breeding programs over 40 yr were used to evaluate the effectiveness of this strategy relative to a conventional program without genomic selection and programs using three standard strategies of implementing genomic selection. Cost effectiveness was measured by constraining all programs to approximately equal annual operating costs and directly comparing each program's overall performance. Programs using the two-part strategy generated between 2.36 and 2.47 times more genetic gain than the conventional program and between 1.31 and 1.46 times more genetic gain than the best performing standard genomic selection strategy. These results indicate that the two-part strategy is a cost-effective strategy for implementing genomic selection in plant breeding programs.","container-title":"Crop Science","DOI":"https://doi.org/10.2135/cropsci2016.09.0742","issue":"5","note":"_eprint: https://acsess.onlinelibrary.wiley.com/doi/pdf/10.2135/cropsci2016.09.0742","page":"2372-2386","title":"A Two-Part Strategy for Using Genomic Selection to Develop Inbred Lines","volume":"57","author":[{"family":"Gaynor","given":"R. Chris"},{"family":"Gorjanc","given":"Gregor"},{"family":"Bentley","given":"Alison R."},{"family":"Ober","given":"Eric S."},{"family":"Howell","given":"Phil"},{"family":"Jackson","given":"Robert"},{"family":"Mackay","given":"Ian J."},{"family":"Hickey","given":"John M."}],"issued":{"date-parts":[["2017"]]}}}],"schema":"https://github.com/citation-style-language/schema/raw/master/csl-citation.json"} </w:instrText>
      </w:r>
      <w:r>
        <w:fldChar w:fldCharType="separate"/>
      </w:r>
      <w:r>
        <w:t>Gaynor et al.</w:t>
      </w:r>
      <w:r w:rsidRPr="00077106">
        <w:t xml:space="preserve"> </w:t>
      </w:r>
      <w:r>
        <w:t>(</w:t>
      </w:r>
      <w:r w:rsidRPr="00077106">
        <w:t>2017)</w:t>
      </w:r>
      <w:r>
        <w:fldChar w:fldCharType="end"/>
      </w:r>
      <w:r>
        <w:t xml:space="preserve"> ont imaginé un schéma de sélection pouvant s’appliquer au blé. Ce schéma comprenant une partie dédiée à l’amélioration récurrente d’une population pour l’améliorer et entretenir et créer de la diversité génétique, et une deuxième partie utilisant les individus de cette population comme parents dans un schéma de sélection classique pour transformer la diversité génétique entretenue en progrès. Ils ont montré par des simulations qu’un tel schéma permettrait d’obtenir de meilleurs gains génétique sur le long terme que les schémas de sélection actuellement en place sur le blé. Dans leur approche, la meilleure efficacité de ce schéma de sélection découle de l’utilisation de prédiction génomique pour l’amélioration de la population. On peut donc imaginer remplacer dans ce schéma la prédiction génomique par la prédiction phénomique, et la question de la prédiction sur grain ou sur lots </w:t>
      </w:r>
      <w:r w:rsidR="00FB2303">
        <w:t xml:space="preserve">de grains se pose alors encore. Tout cela suppose que l’on puisse prédire des traits d’une plante à partir du spectre du grain dont cette plante est issue, ce qui n’est aujourd’hui pas bien démontré. </w:t>
      </w:r>
    </w:p>
    <w:p w14:paraId="4D468C99" w14:textId="03F4663E" w:rsidR="00DB40A6" w:rsidRDefault="00DB40A6" w:rsidP="00DB40A6"/>
    <w:p w14:paraId="789762AF" w14:textId="77777777" w:rsidR="00DB40A6" w:rsidRDefault="00DB40A6" w:rsidP="00DB40A6"/>
    <w:p w14:paraId="747E3866" w14:textId="44606C03" w:rsidR="00E80B2B" w:rsidRDefault="00E80B2B" w:rsidP="00990EFB"/>
    <w:p w14:paraId="421C9032" w14:textId="13D2DE6A" w:rsidR="00E80B2B" w:rsidRDefault="00E80B2B" w:rsidP="00990EFB"/>
    <w:p w14:paraId="1BAB3E29" w14:textId="3EDEA695" w:rsidR="00E80B2B" w:rsidRDefault="00E80B2B" w:rsidP="00990EFB"/>
    <w:p w14:paraId="7EA97CDD" w14:textId="77777777" w:rsidR="00E80B2B" w:rsidRPr="00990EFB" w:rsidRDefault="00E80B2B" w:rsidP="00990EFB">
      <w:pPr>
        <w:sectPr w:rsidR="00E80B2B" w:rsidRPr="00990EFB" w:rsidSect="002E19EB">
          <w:footerReference w:type="default" r:id="rId29"/>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30"/>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31"/>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1FB05F64" w14:textId="77777777" w:rsidR="009F0037" w:rsidRPr="00C5353D" w:rsidRDefault="00DF331B" w:rsidP="009F0037">
      <w:pPr>
        <w:pStyle w:val="Bibliographie"/>
        <w:rPr>
          <w:lang w:val="en-GB"/>
          <w:rPrChange w:id="1202" w:author="Jacques DAVID" w:date="2023-08-24T13:17:00Z">
            <w:rPr/>
          </w:rPrChange>
        </w:rPr>
      </w:pPr>
      <w:r>
        <w:rPr>
          <w:rFonts w:ascii="Arial" w:hAnsi="Arial" w:cs="Arial"/>
        </w:rPr>
        <w:fldChar w:fldCharType="begin"/>
      </w:r>
      <w:r w:rsidR="002221C2">
        <w:rPr>
          <w:rFonts w:ascii="Arial" w:hAnsi="Arial" w:cs="Arial"/>
        </w:rPr>
        <w:instrText xml:space="preserve"> ADDIN ZOTERO_BIBL {"uncited":[],"omitted":[],"custom":[]} CSL_BIBLIOGRAPHY </w:instrText>
      </w:r>
      <w:r>
        <w:rPr>
          <w:rFonts w:ascii="Arial" w:hAnsi="Arial" w:cs="Arial"/>
        </w:rPr>
        <w:fldChar w:fldCharType="separate"/>
      </w:r>
      <w:r w:rsidR="009F0037" w:rsidRPr="009F0037">
        <w:t xml:space="preserve">Andrée, P., Clark, J.K., Levkoe, C.Z., Lowitt, K. (Eds.), 2019. </w:t>
      </w:r>
      <w:r w:rsidR="009F0037" w:rsidRPr="00C5353D">
        <w:rPr>
          <w:lang w:val="en-GB"/>
          <w:rPrChange w:id="1203" w:author="Jacques DAVID" w:date="2023-08-24T13:17:00Z">
            <w:rPr/>
          </w:rPrChange>
        </w:rPr>
        <w:t>Civil Society and Social Movements in Food System Governance. Taylor &amp; Francis.</w:t>
      </w:r>
    </w:p>
    <w:p w14:paraId="4C48496F" w14:textId="77777777" w:rsidR="009F0037" w:rsidRPr="00C5353D" w:rsidRDefault="009F0037" w:rsidP="009F0037">
      <w:pPr>
        <w:pStyle w:val="Bibliographie"/>
        <w:rPr>
          <w:lang w:val="en-GB"/>
          <w:rPrChange w:id="1204" w:author="Jacques DAVID" w:date="2023-08-24T13:17:00Z">
            <w:rPr/>
          </w:rPrChange>
        </w:rPr>
      </w:pPr>
      <w:r w:rsidRPr="00C5353D">
        <w:rPr>
          <w:lang w:val="en-GB"/>
          <w:rPrChange w:id="1205" w:author="Jacques DAVID" w:date="2023-08-24T13:17:00Z">
            <w:rPr/>
          </w:rPrChange>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0C35F374" w14:textId="77777777" w:rsidR="009F0037" w:rsidRPr="009F0037" w:rsidRDefault="009F0037" w:rsidP="009F0037">
      <w:pPr>
        <w:pStyle w:val="Bibliographie"/>
      </w:pPr>
      <w:r w:rsidRPr="009F0037">
        <w:t>Beral, A., 2020. Déterminisme génétique et écophysiologique de la variabilité des masses de grains individuels chez le blé tendre (Triticum aestivum). (phdthesis). Université Clermont Auvergne [2017-2020].</w:t>
      </w:r>
    </w:p>
    <w:p w14:paraId="0CC9719A" w14:textId="77777777" w:rsidR="009F0037" w:rsidRPr="00C5353D" w:rsidRDefault="009F0037" w:rsidP="009F0037">
      <w:pPr>
        <w:pStyle w:val="Bibliographie"/>
        <w:rPr>
          <w:lang w:val="en-GB"/>
          <w:rPrChange w:id="1206" w:author="Jacques DAVID" w:date="2023-08-24T13:17:00Z">
            <w:rPr/>
          </w:rPrChange>
        </w:rPr>
      </w:pPr>
      <w:r w:rsidRPr="009F0037">
        <w:t xml:space="preserve">Beral, A., Rincent, R., Gouis, J.L., Girousse, C., Allard, V., 2020. </w:t>
      </w:r>
      <w:r w:rsidRPr="00C5353D">
        <w:rPr>
          <w:lang w:val="en-GB"/>
          <w:rPrChange w:id="1207" w:author="Jacques DAVID" w:date="2023-08-24T13:17:00Z">
            <w:rPr/>
          </w:rPrChange>
        </w:rPr>
        <w:t>Wheat individual grain-size variance originates from crop development and from specific genetic determinism. PLOS ONE 15, e0230689. https://doi.org/10.1371/journal.pone.0230689</w:t>
      </w:r>
    </w:p>
    <w:p w14:paraId="2717C6DC" w14:textId="77777777" w:rsidR="009F0037" w:rsidRPr="00C5353D" w:rsidRDefault="009F0037" w:rsidP="009F0037">
      <w:pPr>
        <w:pStyle w:val="Bibliographie"/>
        <w:rPr>
          <w:lang w:val="en-GB"/>
          <w:rPrChange w:id="1208" w:author="Jacques DAVID" w:date="2023-08-24T13:17:00Z">
            <w:rPr/>
          </w:rPrChange>
        </w:rPr>
      </w:pPr>
      <w:r w:rsidRPr="00C5353D">
        <w:rPr>
          <w:lang w:val="en-GB"/>
          <w:rPrChange w:id="1209" w:author="Jacques DAVID" w:date="2023-08-24T13:17:00Z">
            <w:rPr/>
          </w:rPrChange>
        </w:rPr>
        <w:t>Blum, A., Shpiler, L., Golan, G., Mayer, J., Sinmena, B., 1991. Mass selection of wheat for grain filling without transient photosynthesis. Euphytica 54, 111–116. https://doi.org/10.1007/BF00145637</w:t>
      </w:r>
    </w:p>
    <w:p w14:paraId="5634BC50" w14:textId="77777777" w:rsidR="009F0037" w:rsidRPr="00C5353D" w:rsidRDefault="009F0037" w:rsidP="009F0037">
      <w:pPr>
        <w:pStyle w:val="Bibliographie"/>
        <w:rPr>
          <w:lang w:val="en-GB"/>
          <w:rPrChange w:id="1210" w:author="Jacques DAVID" w:date="2023-08-24T13:17:00Z">
            <w:rPr/>
          </w:rPrChange>
        </w:rPr>
      </w:pPr>
      <w:r w:rsidRPr="00C5353D">
        <w:rPr>
          <w:lang w:val="en-GB"/>
          <w:rPrChange w:id="1211" w:author="Jacques DAVID" w:date="2023-08-24T13:17:00Z">
            <w:rPr/>
          </w:rPrChange>
        </w:rPr>
        <w:t>Busch, R.H., Kofoid, K., 1982. Recurrent Selection for Kernel Weight in Spring Wheat. Crop Sci. 22. https://doi.org/10.2135/cropsci1982.0011183X002200030032x</w:t>
      </w:r>
    </w:p>
    <w:p w14:paraId="40293376" w14:textId="77777777" w:rsidR="009F0037" w:rsidRPr="009F0037" w:rsidRDefault="009F0037" w:rsidP="009F0037">
      <w:pPr>
        <w:pStyle w:val="Bibliographie"/>
      </w:pPr>
      <w:r w:rsidRPr="00C5353D">
        <w:rPr>
          <w:lang w:val="en-GB"/>
          <w:rPrChange w:id="1212" w:author="Jacques DAVID" w:date="2023-08-24T13:17:00Z">
            <w:rPr/>
          </w:rPrChange>
        </w:rPr>
        <w:t xml:space="preserve">Chable, V., Berthellot, J.-F., 2006. </w:t>
      </w:r>
      <w:r w:rsidRPr="009F0037">
        <w:t>La sélection participative en France: présentation des expériences en cours pour les agricultures biologiques et paysannes. Courr. L’environnement L’INRA 30, 129–138.</w:t>
      </w:r>
    </w:p>
    <w:p w14:paraId="07A80D03" w14:textId="77777777" w:rsidR="009F0037" w:rsidRPr="00C5353D" w:rsidRDefault="009F0037" w:rsidP="009F0037">
      <w:pPr>
        <w:pStyle w:val="Bibliographie"/>
        <w:rPr>
          <w:lang w:val="en-GB"/>
          <w:rPrChange w:id="1213" w:author="Jacques DAVID" w:date="2023-08-24T13:17:00Z">
            <w:rPr/>
          </w:rPrChange>
        </w:rPr>
      </w:pPr>
      <w:r w:rsidRPr="009F0037">
        <w:t xml:space="preserve">Cuevas, J., Montesinos-López, O., Juliana, P., Guzmán, C., Pérez-Rodríguez, P., González-Bucio, J., Burgueño, J., Montesinos-López, A., Crossa, J., 2019. </w:t>
      </w:r>
      <w:r w:rsidRPr="00C5353D">
        <w:rPr>
          <w:lang w:val="en-GB"/>
          <w:rPrChange w:id="1214" w:author="Jacques DAVID" w:date="2023-08-24T13:17:00Z">
            <w:rPr/>
          </w:rPrChange>
        </w:rPr>
        <w:t>Deep Kernel for Genomic and Near Infrared Predictions in Multi-environment Breeding Trials. G3 GenesGenomesGenetics 9, 2913–2924. https://doi.org/10.1534/g3.119.400493</w:t>
      </w:r>
    </w:p>
    <w:p w14:paraId="5507E915" w14:textId="77777777" w:rsidR="009F0037" w:rsidRPr="00C5353D" w:rsidRDefault="009F0037" w:rsidP="009F0037">
      <w:pPr>
        <w:pStyle w:val="Bibliographie"/>
        <w:rPr>
          <w:lang w:val="en-GB"/>
          <w:rPrChange w:id="1215" w:author="Jacques DAVID" w:date="2023-08-24T13:17:00Z">
            <w:rPr/>
          </w:rPrChange>
        </w:rPr>
      </w:pPr>
      <w:r w:rsidRPr="00C5353D">
        <w:rPr>
          <w:lang w:val="en-GB"/>
          <w:rPrChange w:id="1216" w:author="Jacques DAVID" w:date="2023-08-24T13:17:00Z">
            <w:rPr/>
          </w:rPrChange>
        </w:rPr>
        <w:t>Dawson, J.C., Goldringer, I., 2012. Breeding for Genetically Diverse Populations: Variety Mixtures and Evolutionary Populations, in: Organic Crop Breeding. John Wiley &amp; Sons, Ltd, pp. 77–98. https://doi.org/10.1002/9781119945932.ch5</w:t>
      </w:r>
    </w:p>
    <w:p w14:paraId="2B859EED" w14:textId="77777777" w:rsidR="009F0037" w:rsidRPr="00C5353D" w:rsidRDefault="009F0037" w:rsidP="009F0037">
      <w:pPr>
        <w:pStyle w:val="Bibliographie"/>
        <w:rPr>
          <w:lang w:val="en-GB"/>
          <w:rPrChange w:id="1217" w:author="Jacques DAVID" w:date="2023-08-24T13:17:00Z">
            <w:rPr/>
          </w:rPrChange>
        </w:rPr>
      </w:pPr>
      <w:r w:rsidRPr="00C5353D">
        <w:rPr>
          <w:lang w:val="en-GB"/>
          <w:rPrChange w:id="1218" w:author="Jacques DAVID" w:date="2023-08-24T13:17:00Z">
            <w:rPr/>
          </w:rPrChange>
        </w:rPr>
        <w:t>Dawson, J.C., Rivière, P., Berthellot, J.-F., Mercier, F., De Kochko, P., Galic, N., Pin, S., Serpolay, E., Thomas, M., Giuliano, S., others, 2011. Collaborative plant breeding for organic agricultural systems in developed countries. Sustainability 3, 1206–1223.</w:t>
      </w:r>
    </w:p>
    <w:p w14:paraId="402EAAD6" w14:textId="77777777" w:rsidR="009F0037" w:rsidRPr="00C5353D" w:rsidRDefault="009F0037" w:rsidP="009F0037">
      <w:pPr>
        <w:pStyle w:val="Bibliographie"/>
        <w:rPr>
          <w:lang w:val="en-GB"/>
          <w:rPrChange w:id="1219" w:author="Jacques DAVID" w:date="2023-08-24T13:17:00Z">
            <w:rPr/>
          </w:rPrChange>
        </w:rPr>
      </w:pPr>
      <w:r w:rsidRPr="00C5353D">
        <w:rPr>
          <w:lang w:val="en-GB"/>
          <w:rPrChange w:id="1220" w:author="Jacques DAVID" w:date="2023-08-24T13:17:00Z">
            <w:rPr/>
          </w:rPrChange>
        </w:rPr>
        <w:t>Derera, N.F., Bhatt, G.M., 1972. Effectiveness of mechanical mass selection in wheat (Triticum aestivum L.). Aust. J. Agric. Res. 23, 761–768. https://doi.org/10.1071/ar9720761</w:t>
      </w:r>
    </w:p>
    <w:p w14:paraId="595CAB2F" w14:textId="77777777" w:rsidR="009F0037" w:rsidRPr="00C5353D" w:rsidRDefault="009F0037" w:rsidP="009F0037">
      <w:pPr>
        <w:pStyle w:val="Bibliographie"/>
        <w:rPr>
          <w:lang w:val="en-GB"/>
          <w:rPrChange w:id="1221" w:author="Jacques DAVID" w:date="2023-08-24T13:17:00Z">
            <w:rPr/>
          </w:rPrChange>
        </w:rPr>
      </w:pPr>
      <w:r w:rsidRPr="00C5353D">
        <w:rPr>
          <w:lang w:val="en-GB"/>
          <w:rPrChange w:id="1222" w:author="Jacques DAVID" w:date="2023-08-24T13:17:00Z">
            <w:rPr/>
          </w:rPrChange>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532002F0" w14:textId="77777777" w:rsidR="009F0037" w:rsidRPr="00C5353D" w:rsidRDefault="009F0037" w:rsidP="009F0037">
      <w:pPr>
        <w:pStyle w:val="Bibliographie"/>
        <w:rPr>
          <w:lang w:val="en-GB"/>
          <w:rPrChange w:id="1223" w:author="Jacques DAVID" w:date="2023-08-24T13:17:00Z">
            <w:rPr/>
          </w:rPrChange>
        </w:rPr>
      </w:pPr>
      <w:r w:rsidRPr="00C5353D">
        <w:rPr>
          <w:lang w:val="en-GB"/>
          <w:rPrChange w:id="1224" w:author="Jacques DAVID" w:date="2023-08-24T13:17:00Z">
            <w:rPr/>
          </w:rPrChange>
        </w:rPr>
        <w:t>Donald, C., 1981. 14 COMPETITIVE PLANTS, COMMUNAL PLANTS, AND YIELD IN WHEAT CROPS. Wheat Sci.-Today Tomorrow 223.</w:t>
      </w:r>
    </w:p>
    <w:p w14:paraId="0E1D9B5D" w14:textId="77777777" w:rsidR="009F0037" w:rsidRPr="00C5353D" w:rsidRDefault="009F0037" w:rsidP="009F0037">
      <w:pPr>
        <w:pStyle w:val="Bibliographie"/>
        <w:rPr>
          <w:lang w:val="en-GB"/>
          <w:rPrChange w:id="1225" w:author="Jacques DAVID" w:date="2023-08-24T13:17:00Z">
            <w:rPr/>
          </w:rPrChange>
        </w:rPr>
      </w:pPr>
      <w:r w:rsidRPr="00C5353D">
        <w:rPr>
          <w:lang w:val="en-GB"/>
          <w:rPrChange w:id="1226" w:author="Jacques DAVID" w:date="2023-08-24T13:17:00Z">
            <w:rPr/>
          </w:rPrChange>
        </w:rPr>
        <w:t>Finch-Savage, W.E., Bassel, G.W., 2016. Seed vigour and crop establishment: extending performance beyond adaptation. J. Exp. Bot. 67, 567–591. https://doi.org/10.1093/jxb/erv490</w:t>
      </w:r>
    </w:p>
    <w:p w14:paraId="20DE0106" w14:textId="77777777" w:rsidR="009F0037" w:rsidRPr="009F0037" w:rsidRDefault="009F0037" w:rsidP="009F0037">
      <w:pPr>
        <w:pStyle w:val="Bibliographie"/>
      </w:pPr>
      <w:r w:rsidRPr="00C5353D">
        <w:rPr>
          <w:lang w:val="en-GB"/>
          <w:rPrChange w:id="1227" w:author="Jacques DAVID" w:date="2023-08-24T13:17:00Z">
            <w:rPr/>
          </w:rPrChange>
        </w:rPr>
        <w:t xml:space="preserve">Gaynor, R.C., Gorjanc, G., Bentley, A.R., Ober, E.S., Howell, P., Jackson, R., Mackay, I.J., Hickey, J.M., 2017. A Two-Part Strategy for Using Genomic Selection to Develop Inbred Lines. </w:t>
      </w:r>
      <w:r w:rsidRPr="009F0037">
        <w:t>Crop Sci. 57, 2372–2386. https://doi.org/10.2135/cropsci2016.09.0742</w:t>
      </w:r>
    </w:p>
    <w:p w14:paraId="7FDA0C88" w14:textId="77777777" w:rsidR="009F0037" w:rsidRPr="009F0037" w:rsidRDefault="009F0037" w:rsidP="009F0037">
      <w:pPr>
        <w:pStyle w:val="Bibliographie"/>
      </w:pPr>
      <w:r w:rsidRPr="009F0037">
        <w:t>GIE Blé dur, 2017. Description et spécificités - GIE Blé dur Description, spécificités du blé dur. GIE Blé Dur. URL https://www.gie-bledur.fr/la-filiere-ble-dur/description-du-ble-dur/ (accessed 6.7.23).</w:t>
      </w:r>
    </w:p>
    <w:p w14:paraId="6B1FB6F0" w14:textId="77777777" w:rsidR="009F0037" w:rsidRPr="00C5353D" w:rsidRDefault="009F0037" w:rsidP="009F0037">
      <w:pPr>
        <w:pStyle w:val="Bibliographie"/>
        <w:rPr>
          <w:lang w:val="en-GB"/>
          <w:rPrChange w:id="1228" w:author="Jacques DAVID" w:date="2023-08-24T13:17:00Z">
            <w:rPr/>
          </w:rPrChange>
        </w:rPr>
      </w:pPr>
      <w:r w:rsidRPr="00C5353D">
        <w:rPr>
          <w:lang w:val="en-GB"/>
          <w:rPrChange w:id="1229" w:author="Jacques DAVID" w:date="2023-08-24T13:17:00Z">
            <w:rPr/>
          </w:rPrChange>
        </w:rPr>
        <w:lastRenderedPageBreak/>
        <w:t>Gorjanc, G., Gaynor, R.C., Hickey, J.M., 2018. Optimal cross selection for long-term genetic gain in two-part programs with rapid recurrent genomic selection. Theor. Appl. Genet. 131, 1953–1966. https://doi.org/10.1007/s00122-018-3125-3</w:t>
      </w:r>
    </w:p>
    <w:p w14:paraId="3ABA0701" w14:textId="77777777" w:rsidR="009F0037" w:rsidRPr="00C5353D" w:rsidRDefault="009F0037" w:rsidP="009F0037">
      <w:pPr>
        <w:pStyle w:val="Bibliographie"/>
        <w:rPr>
          <w:lang w:val="en-GB"/>
          <w:rPrChange w:id="1230" w:author="Jacques DAVID" w:date="2023-08-24T13:17:00Z">
            <w:rPr/>
          </w:rPrChange>
        </w:rPr>
      </w:pPr>
      <w:r w:rsidRPr="00C5353D">
        <w:rPr>
          <w:lang w:val="en-GB"/>
          <w:rPrChange w:id="1231" w:author="Jacques DAVID" w:date="2023-08-24T13:17:00Z">
            <w:rPr/>
          </w:rPrChange>
        </w:rPr>
        <w:t>Horlings, L.G., Marsden, T.K., 2011. Towards the real green revolution? Exploring the conceptual dimensions of a new ecological modernisation of agriculture that could ‘feed the world.’ Glob. Environ. Change, Special Issue on The Politics and Policy of Carbon Capture and Storage 21, 441–452. https://doi.org/10.1016/j.gloenvcha.2011.01.004</w:t>
      </w:r>
    </w:p>
    <w:p w14:paraId="0DAB87E9" w14:textId="77777777" w:rsidR="009F0037" w:rsidRPr="00C5353D" w:rsidRDefault="009F0037" w:rsidP="009F0037">
      <w:pPr>
        <w:pStyle w:val="Bibliographie"/>
        <w:rPr>
          <w:lang w:val="en-GB"/>
          <w:rPrChange w:id="1232" w:author="Jacques DAVID" w:date="2023-08-24T13:17:00Z">
            <w:rPr/>
          </w:rPrChange>
        </w:rPr>
      </w:pPr>
      <w:r w:rsidRPr="00C5353D">
        <w:rPr>
          <w:lang w:val="en-GB"/>
          <w:rPrChange w:id="1233" w:author="Jacques DAVID" w:date="2023-08-24T13:17:00Z">
            <w:rPr/>
          </w:rPrChange>
        </w:rPr>
        <w:t>Houser, M., Stuart, D., 2020. An accelerating treadmill and an overlooked contradiction in industrial agriculture: Climate change and nitrogen fertilizer. J. Agrar. Change 20, 215–237. https://doi.org/10.1111/joac.12341</w:t>
      </w:r>
    </w:p>
    <w:p w14:paraId="0889A142" w14:textId="77777777" w:rsidR="009F0037" w:rsidRPr="00C5353D" w:rsidRDefault="009F0037" w:rsidP="009F0037">
      <w:pPr>
        <w:pStyle w:val="Bibliographie"/>
        <w:rPr>
          <w:lang w:val="en-GB"/>
          <w:rPrChange w:id="1234" w:author="Jacques DAVID" w:date="2023-08-24T13:17:00Z">
            <w:rPr/>
          </w:rPrChange>
        </w:rPr>
      </w:pPr>
      <w:r w:rsidRPr="00C5353D">
        <w:rPr>
          <w:lang w:val="en-GB"/>
          <w:rPrChange w:id="1235" w:author="Jacques DAVID" w:date="2023-08-24T13:17:00Z">
            <w:rPr/>
          </w:rPrChange>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22FC0984" w14:textId="77777777" w:rsidR="009F0037" w:rsidRPr="00C5353D" w:rsidRDefault="009F0037" w:rsidP="009F0037">
      <w:pPr>
        <w:pStyle w:val="Bibliographie"/>
        <w:rPr>
          <w:lang w:val="en-GB"/>
          <w:rPrChange w:id="1236" w:author="Jacques DAVID" w:date="2023-08-24T13:17:00Z">
            <w:rPr/>
          </w:rPrChange>
        </w:rPr>
      </w:pPr>
      <w:r w:rsidRPr="00C5353D">
        <w:rPr>
          <w:lang w:val="en-GB"/>
          <w:rPrChange w:id="1237" w:author="Jacques DAVID" w:date="2023-08-24T13:17:00Z">
            <w:rPr/>
          </w:rPrChange>
        </w:rPr>
        <w:t>Juroszek, P., von Tiedemann, A., 2013. Climate change and potential future risks through wheat diseases: a review. Eur. J. Plant Pathol. 136, 21–33. https://doi.org/10.1007/s10658-012-0144-9</w:t>
      </w:r>
    </w:p>
    <w:p w14:paraId="3A05CAB2" w14:textId="77777777" w:rsidR="009F0037" w:rsidRPr="00C5353D" w:rsidRDefault="009F0037" w:rsidP="009F0037">
      <w:pPr>
        <w:pStyle w:val="Bibliographie"/>
        <w:rPr>
          <w:lang w:val="en-GB"/>
          <w:rPrChange w:id="1238" w:author="Jacques DAVID" w:date="2023-08-24T13:17:00Z">
            <w:rPr/>
          </w:rPrChange>
        </w:rPr>
      </w:pPr>
      <w:r w:rsidRPr="00C5353D">
        <w:rPr>
          <w:lang w:val="en-GB"/>
          <w:rPrChange w:id="1239" w:author="Jacques DAVID" w:date="2023-08-24T13:17:00Z">
            <w:rPr/>
          </w:rPrChange>
        </w:rPr>
        <w:t>Lane, H.M., Murray, S.C., Montesinos‑López, O.A., Montesinos‑López, A., Crossa, J., Rooney, D.K., Barrero-Farfan, I.D., De La Fuente, G.N., Morgan, C.L.S., 2020. Phenomic selection and prediction of maize grain yield from near-infrared reflectance spectroscopy of kernels. Plant Phenome J. 3, e20002. https://doi.org/10.1002/ppj2.20002</w:t>
      </w:r>
    </w:p>
    <w:p w14:paraId="0B3DDBEB" w14:textId="77777777" w:rsidR="009F0037" w:rsidRPr="00C5353D" w:rsidRDefault="009F0037" w:rsidP="009F0037">
      <w:pPr>
        <w:pStyle w:val="Bibliographie"/>
        <w:rPr>
          <w:lang w:val="en-GB"/>
          <w:rPrChange w:id="1240" w:author="Jacques DAVID" w:date="2023-08-24T13:17:00Z">
            <w:rPr/>
          </w:rPrChange>
        </w:rPr>
      </w:pPr>
      <w:r w:rsidRPr="00C5353D">
        <w:rPr>
          <w:lang w:val="en-GB"/>
          <w:rPrChange w:id="1241" w:author="Jacques DAVID" w:date="2023-08-24T13:17:00Z">
            <w:rPr/>
          </w:rPrChange>
        </w:rPr>
        <w:t>Lang, L., Balla, L., Bedo, Z., 1989. Machine mass selection of winter wheat hybrid populations. Novenytermeles Hung.</w:t>
      </w:r>
    </w:p>
    <w:p w14:paraId="5F2A8443" w14:textId="77777777" w:rsidR="009F0037" w:rsidRPr="009F0037" w:rsidRDefault="009F0037" w:rsidP="009F0037">
      <w:pPr>
        <w:pStyle w:val="Bibliographie"/>
      </w:pPr>
      <w:r w:rsidRPr="00C5353D">
        <w:rPr>
          <w:lang w:val="en-GB"/>
          <w:rPrChange w:id="1242" w:author="Jacques DAVID" w:date="2023-08-24T13:17:00Z">
            <w:rPr/>
          </w:rPrChange>
        </w:rPr>
        <w:t xml:space="preserve">Mailhe, G., Cazeirgue, F., Gascuel, J., Gasnier, R., Berthelot, J., Baboulène, J., Poilly, C., Lavoyer, R., Hernandez, M., Coulbeaut, J., others, 2013. </w:t>
      </w:r>
      <w:r w:rsidRPr="009F0037">
        <w:t>Mise en place d’une méthodologie de sélection participative sur le blé tendre en France.</w:t>
      </w:r>
    </w:p>
    <w:p w14:paraId="7D20D986" w14:textId="77777777" w:rsidR="009F0037" w:rsidRPr="00C5353D" w:rsidRDefault="009F0037" w:rsidP="009F0037">
      <w:pPr>
        <w:pStyle w:val="Bibliographie"/>
        <w:rPr>
          <w:lang w:val="en-GB"/>
          <w:rPrChange w:id="1243" w:author="Jacques DAVID" w:date="2023-08-24T13:17:00Z">
            <w:rPr/>
          </w:rPrChange>
        </w:rPr>
      </w:pPr>
      <w:r w:rsidRPr="00C5353D">
        <w:rPr>
          <w:lang w:val="en-GB"/>
          <w:rPrChange w:id="1244" w:author="Jacques DAVID" w:date="2023-08-24T13:17:00Z">
            <w:rPr/>
          </w:rPrChange>
        </w:rPr>
        <w:t>Nass, H.G., 1987. Selection for grain yield of spring wheat utilizing seed size and other selection criteria. Can. J. Plant Sci. 67, 605–610. https://doi.org/10.4141/cjps87-086</w:t>
      </w:r>
    </w:p>
    <w:p w14:paraId="7045EC0D" w14:textId="77777777" w:rsidR="009F0037" w:rsidRPr="009F0037" w:rsidRDefault="009F0037" w:rsidP="009F0037">
      <w:pPr>
        <w:pStyle w:val="Bibliographie"/>
      </w:pPr>
      <w:r w:rsidRPr="00C5353D">
        <w:rPr>
          <w:lang w:val="en-GB"/>
          <w:rPrChange w:id="1245" w:author="Jacques DAVID" w:date="2023-08-24T13:17:00Z">
            <w:rPr/>
          </w:rPrChange>
        </w:rPr>
        <w:t xml:space="preserve">Pingali, P.L., 2012. Green Revolution: Impacts, limits, and the path ahead. </w:t>
      </w:r>
      <w:r w:rsidRPr="009F0037">
        <w:t>Proc. Natl. Acad. Sci. 109, 12302–12308. https://doi.org/10.1073/pnas.0912953109</w:t>
      </w:r>
    </w:p>
    <w:p w14:paraId="457DB106" w14:textId="77777777" w:rsidR="009F0037" w:rsidRPr="00C5353D" w:rsidRDefault="009F0037" w:rsidP="009F0037">
      <w:pPr>
        <w:pStyle w:val="Bibliographie"/>
        <w:rPr>
          <w:lang w:val="en-GB"/>
          <w:rPrChange w:id="1246" w:author="Jacques DAVID" w:date="2023-08-24T13:17:00Z">
            <w:rPr/>
          </w:rPrChange>
        </w:rPr>
      </w:pPr>
      <w:r w:rsidRPr="009F0037">
        <w:t xml:space="preserve">Rincent, R., Charpentier, J.-P., Faivre-Rampant, P., Paux, E., Le Gouis, J., Bastien, C., Segura, V., 2018. </w:t>
      </w:r>
      <w:r w:rsidRPr="00C5353D">
        <w:rPr>
          <w:lang w:val="en-GB"/>
          <w:rPrChange w:id="1247" w:author="Jacques DAVID" w:date="2023-08-24T13:17:00Z">
            <w:rPr/>
          </w:rPrChange>
        </w:rPr>
        <w:t>Phenomic Selection Is a Low-Cost and High-Throughput Method Based on Indirect Predictions: Proof of Concept on Wheat and Poplar. G3 GenesGenomesGenetics 8, 3961–3972. https://doi.org/10.1534/g3.118.200760</w:t>
      </w:r>
    </w:p>
    <w:p w14:paraId="01FD083A" w14:textId="77777777" w:rsidR="009F0037" w:rsidRPr="00C5353D" w:rsidRDefault="009F0037" w:rsidP="009F0037">
      <w:pPr>
        <w:pStyle w:val="Bibliographie"/>
        <w:rPr>
          <w:lang w:val="en-GB"/>
          <w:rPrChange w:id="1248" w:author="Jacques DAVID" w:date="2023-08-24T13:17:00Z">
            <w:rPr/>
          </w:rPrChange>
        </w:rPr>
      </w:pPr>
      <w:r w:rsidRPr="00C5353D">
        <w:rPr>
          <w:lang w:val="en-GB"/>
          <w:rPrChange w:id="1249" w:author="Jacques DAVID" w:date="2023-08-24T13:17:00Z">
            <w:rPr/>
          </w:rPrChange>
        </w:rPr>
        <w:t>Rivière, P., Goldringer, I., Berthellot, J.-F., Galic, N., Pin, S., Kochko, P.D., Dawson, J.C., 2015. Response to farmer mass selection in early generation progeny of bread wheat landrace crosses. Renew. Agric. Food Syst. 30, 190–201. https://doi.org/10.1017/S1742170513000343</w:t>
      </w:r>
    </w:p>
    <w:p w14:paraId="633152C3" w14:textId="77777777" w:rsidR="009F0037" w:rsidRPr="00C5353D" w:rsidRDefault="009F0037" w:rsidP="009F0037">
      <w:pPr>
        <w:pStyle w:val="Bibliographie"/>
        <w:rPr>
          <w:lang w:val="en-GB"/>
          <w:rPrChange w:id="1250" w:author="Jacques DAVID" w:date="2023-08-24T13:17:00Z">
            <w:rPr/>
          </w:rPrChange>
        </w:rPr>
      </w:pPr>
      <w:r w:rsidRPr="00C5353D">
        <w:rPr>
          <w:lang w:val="en-GB"/>
          <w:rPrChange w:id="1251" w:author="Jacques DAVID" w:date="2023-08-24T13:17:00Z">
            <w:rPr/>
          </w:rPrChange>
        </w:rPr>
        <w:t>Robert, P., Auzanneau, J., Goudemand, E., Oury, F.-X., Rolland, B., Heumez, E., Bouchet, S., Le Gouis, J., Rincent, R., 2022. Phenomic selection in wheat breeding: identification and optimisation of factors influencing prediction accuracy and comparison to genomic selection. Theor. Appl. Genet. 135, 895–914. https://doi.org/10.1007/s00122-021-04005-8</w:t>
      </w:r>
    </w:p>
    <w:p w14:paraId="7640FDCC" w14:textId="77777777" w:rsidR="009F0037" w:rsidRPr="00C5353D" w:rsidRDefault="009F0037" w:rsidP="009F0037">
      <w:pPr>
        <w:pStyle w:val="Bibliographie"/>
        <w:rPr>
          <w:lang w:val="en-GB"/>
          <w:rPrChange w:id="1252" w:author="Jacques DAVID" w:date="2023-08-24T13:17:00Z">
            <w:rPr/>
          </w:rPrChange>
        </w:rPr>
      </w:pPr>
      <w:r w:rsidRPr="00C5353D">
        <w:rPr>
          <w:lang w:val="en-GB"/>
          <w:rPrChange w:id="1253" w:author="Jacques DAVID" w:date="2023-08-24T13:17:00Z">
            <w:rPr/>
          </w:rPrChange>
        </w:rPr>
        <w:t>Sadras, V.O., 2007. Evolutionary aspects of the trade-off between seed size and number in crops. Field Crops Res. 100, 125–138. https://doi.org/10.1016/j.fcr.2006.07.004</w:t>
      </w:r>
    </w:p>
    <w:p w14:paraId="36556EBA" w14:textId="77777777" w:rsidR="009F0037" w:rsidRPr="00C5353D" w:rsidRDefault="009F0037" w:rsidP="009F0037">
      <w:pPr>
        <w:pStyle w:val="Bibliographie"/>
        <w:rPr>
          <w:lang w:val="en-GB"/>
          <w:rPrChange w:id="1254" w:author="Jacques DAVID" w:date="2023-08-24T13:17:00Z">
            <w:rPr/>
          </w:rPrChange>
        </w:rPr>
      </w:pPr>
      <w:r w:rsidRPr="00C5353D">
        <w:rPr>
          <w:lang w:val="en-GB"/>
          <w:rPrChange w:id="1255" w:author="Jacques DAVID" w:date="2023-08-24T13:17:00Z">
            <w:rPr/>
          </w:rPrChange>
        </w:rPr>
        <w:t>Sharma, R.C., Tiwary, A.K., Ortiz-Ferrara, G., 2008. Reduction in kernel weight as a potential indirect selection criterion for wheat grain yield under terminal heat stress. Plant Breed. 127, 241–248. https://doi.org/10.1111/j.1439-0523.2007.01460.x</w:t>
      </w:r>
    </w:p>
    <w:p w14:paraId="0685938A" w14:textId="77777777" w:rsidR="009F0037" w:rsidRPr="00C5353D" w:rsidRDefault="009F0037" w:rsidP="009F0037">
      <w:pPr>
        <w:pStyle w:val="Bibliographie"/>
        <w:rPr>
          <w:lang w:val="en-GB"/>
          <w:rPrChange w:id="1256" w:author="Jacques DAVID" w:date="2023-08-24T13:17:00Z">
            <w:rPr/>
          </w:rPrChange>
        </w:rPr>
      </w:pPr>
      <w:r w:rsidRPr="00C5353D">
        <w:rPr>
          <w:lang w:val="en-GB"/>
          <w:rPrChange w:id="1257" w:author="Jacques DAVID" w:date="2023-08-24T13:17:00Z">
            <w:rPr/>
          </w:rPrChange>
        </w:rPr>
        <w:t>Sharma, S.K., Singh, K.P., Singh, I., 1995. SELECTION RESPONSES FOR GRAIN WEIGHT IN SOME MASS SELECTED AND INTERMATED POPULATIONS OF WHEAT (TRITICUM AESTIVUM L.). INDIAN J. Genet. PLANT Breed. 55, 365–373.</w:t>
      </w:r>
    </w:p>
    <w:p w14:paraId="4D79D0ED" w14:textId="77777777" w:rsidR="009F0037" w:rsidRPr="00C5353D" w:rsidRDefault="009F0037" w:rsidP="009F0037">
      <w:pPr>
        <w:pStyle w:val="Bibliographie"/>
        <w:rPr>
          <w:lang w:val="en-GB"/>
          <w:rPrChange w:id="1258" w:author="Jacques DAVID" w:date="2023-08-24T13:17:00Z">
            <w:rPr/>
          </w:rPrChange>
        </w:rPr>
      </w:pPr>
      <w:r w:rsidRPr="00C5353D">
        <w:rPr>
          <w:lang w:val="en-GB"/>
          <w:rPrChange w:id="1259" w:author="Jacques DAVID" w:date="2023-08-24T13:17:00Z">
            <w:rPr/>
          </w:rPrChange>
        </w:rPr>
        <w:t>Wang, J., Vanga, S.K., Saxena, R., Orsat, V., Raghavan, V., 2018. Effect of Climate Change on the Yield of Cereal Crops: A Review. Climate 6, 41. https://doi.org/10.3390/cli6020041</w:t>
      </w:r>
    </w:p>
    <w:p w14:paraId="5550EBFD" w14:textId="77777777" w:rsidR="009F0037" w:rsidRPr="00C5353D" w:rsidRDefault="009F0037" w:rsidP="009F0037">
      <w:pPr>
        <w:pStyle w:val="Bibliographie"/>
        <w:rPr>
          <w:lang w:val="en-GB"/>
          <w:rPrChange w:id="1260" w:author="Jacques DAVID" w:date="2023-08-24T13:17:00Z">
            <w:rPr/>
          </w:rPrChange>
        </w:rPr>
      </w:pPr>
      <w:r w:rsidRPr="00C5353D">
        <w:rPr>
          <w:lang w:val="en-GB"/>
          <w:rPrChange w:id="1261" w:author="Jacques DAVID" w:date="2023-08-24T13:17:00Z">
            <w:rPr/>
          </w:rPrChange>
        </w:rPr>
        <w:t xml:space="preserve">Wang, K., Fu, B.X., 2020. Inter-Relationships between Test Weight, Thousand Kernel Weight, Kernel Size Distribution and Their Effects on Durum Wheat Milling, Semolina Composition and Pasta </w:t>
      </w:r>
      <w:r w:rsidRPr="00C5353D">
        <w:rPr>
          <w:lang w:val="en-GB"/>
          <w:rPrChange w:id="1262" w:author="Jacques DAVID" w:date="2023-08-24T13:17:00Z">
            <w:rPr/>
          </w:rPrChange>
        </w:rPr>
        <w:lastRenderedPageBreak/>
        <w:t>Processing Quality. Foods 9, 1308. https://doi.org/10.3390/foods9091308</w:t>
      </w:r>
    </w:p>
    <w:p w14:paraId="1C7A2539" w14:textId="77777777" w:rsidR="009F0037" w:rsidRPr="00C5353D" w:rsidRDefault="009F0037" w:rsidP="009F0037">
      <w:pPr>
        <w:pStyle w:val="Bibliographie"/>
        <w:rPr>
          <w:lang w:val="en-GB"/>
          <w:rPrChange w:id="1263" w:author="Jacques DAVID" w:date="2023-08-24T13:17:00Z">
            <w:rPr/>
          </w:rPrChange>
        </w:rPr>
      </w:pPr>
      <w:r w:rsidRPr="00C5353D">
        <w:rPr>
          <w:lang w:val="en-GB"/>
          <w:rPrChange w:id="1264" w:author="Jacques DAVID" w:date="2023-08-24T13:17:00Z">
            <w:rPr/>
          </w:rPrChange>
        </w:rPr>
        <w:t>Weiß, T.M., Zhu, X., Leiser, W.L., Li, D., Liu, W., Schipprack, W., Melchinger, A.E., Hahn, V., Würschum, T., 2022. Unraveling the potential of phenomic selection within and among diverse breeding material of maize (Zea mays L.). G3 12, jkab445.</w:t>
      </w:r>
    </w:p>
    <w:p w14:paraId="14F2CD28" w14:textId="77777777" w:rsidR="009F0037" w:rsidRPr="00C5353D" w:rsidRDefault="009F0037" w:rsidP="009F0037">
      <w:pPr>
        <w:pStyle w:val="Bibliographie"/>
        <w:rPr>
          <w:lang w:val="en-GB"/>
          <w:rPrChange w:id="1265" w:author="Jacques DAVID" w:date="2023-08-24T13:17:00Z">
            <w:rPr/>
          </w:rPrChange>
        </w:rPr>
      </w:pPr>
      <w:r w:rsidRPr="00C5353D">
        <w:rPr>
          <w:lang w:val="en-GB"/>
          <w:rPrChange w:id="1266" w:author="Jacques DAVID" w:date="2023-08-24T13:17:00Z">
            <w:rPr/>
          </w:rPrChange>
        </w:rPr>
        <w:t>Wiersma, J.J., Busch, R.H., Fulcher, G.G., Hareland, G.A., 2001. Recurrent Selection for Kernel Weight in Spring Wheat. Crop Sci. 41, 999–1005. https://doi.org/10.2135/cropsci2001.414999x</w:t>
      </w:r>
    </w:p>
    <w:p w14:paraId="41B53C04" w14:textId="77777777" w:rsidR="009F0037" w:rsidRPr="00C5353D" w:rsidRDefault="009F0037" w:rsidP="009F0037">
      <w:pPr>
        <w:pStyle w:val="Bibliographie"/>
        <w:rPr>
          <w:lang w:val="en-GB"/>
          <w:rPrChange w:id="1267" w:author="Jacques DAVID" w:date="2023-08-24T13:17:00Z">
            <w:rPr/>
          </w:rPrChange>
        </w:rPr>
      </w:pPr>
      <w:r w:rsidRPr="00C5353D">
        <w:rPr>
          <w:lang w:val="en-GB"/>
          <w:rPrChange w:id="1268" w:author="Jacques DAVID" w:date="2023-08-24T13:17:00Z">
            <w:rPr/>
          </w:rPrChange>
        </w:rPr>
        <w:t>Wilcox, J., Makowski, D., 2014. A meta-analysis of the predicted effects of climate change on wheat yields using simulation studies. Field Crops Res. 156, 180–190. https://doi.org/10.1016/j.fcr.2013.11.008</w:t>
      </w:r>
    </w:p>
    <w:p w14:paraId="60CC400A" w14:textId="77777777" w:rsidR="009F0037" w:rsidRPr="00C5353D" w:rsidRDefault="009F0037" w:rsidP="009F0037">
      <w:pPr>
        <w:pStyle w:val="Bibliographie"/>
        <w:rPr>
          <w:lang w:val="en-GB"/>
          <w:rPrChange w:id="1269" w:author="Jacques DAVID" w:date="2023-08-24T13:17:00Z">
            <w:rPr/>
          </w:rPrChange>
        </w:rPr>
      </w:pPr>
      <w:r w:rsidRPr="00C5353D">
        <w:rPr>
          <w:lang w:val="en-GB"/>
          <w:rPrChange w:id="1270" w:author="Jacques DAVID" w:date="2023-08-24T13:17:00Z">
            <w:rPr/>
          </w:rPrChange>
        </w:rPr>
        <w:t>Zahra, N., Hafeez, M.B., Wahid, A., Al Masruri, M.H., Ullah, A., Siddique, K.H.M., Farooq, M., 2023. Impact of climate change on wheat grain composition and quality. J. Sci. Food Agric. 103, 2745–2751. https://doi.org/10.1002/jsfa.12289</w:t>
      </w:r>
    </w:p>
    <w:p w14:paraId="16C1B0A1" w14:textId="77777777" w:rsidR="009F0037" w:rsidRPr="00C5353D" w:rsidRDefault="009F0037" w:rsidP="009F0037">
      <w:pPr>
        <w:pStyle w:val="Bibliographie"/>
        <w:rPr>
          <w:lang w:val="en-GB"/>
          <w:rPrChange w:id="1271" w:author="Jacques DAVID" w:date="2023-08-24T13:17:00Z">
            <w:rPr/>
          </w:rPrChange>
        </w:rPr>
      </w:pPr>
      <w:r w:rsidRPr="00C5353D">
        <w:rPr>
          <w:lang w:val="en-GB"/>
          <w:rPrChange w:id="1272" w:author="Jacques DAVID" w:date="2023-08-24T13:17:00Z">
            <w:rPr/>
          </w:rPrChange>
        </w:rPr>
        <w:t>Zhu, X., Leiser, W.L., Hahn, V., Würschum, T., 2021. Phenomic selection is competitive with genomic selection for breeding of complex traits. Plant Phenome J. 4, e20027. https://doi.org/10.1002/ppj2.20027</w:t>
      </w:r>
    </w:p>
    <w:p w14:paraId="1FA1C0AB" w14:textId="77777777" w:rsidR="009F0037" w:rsidRPr="009F0037" w:rsidRDefault="009F0037" w:rsidP="009F0037">
      <w:pPr>
        <w:pStyle w:val="Bibliographie"/>
      </w:pPr>
      <w:r w:rsidRPr="00C5353D">
        <w:rPr>
          <w:lang w:val="en-GB"/>
          <w:rPrChange w:id="1273" w:author="Jacques DAVID" w:date="2023-08-24T13:17:00Z">
            <w:rPr/>
          </w:rPrChange>
        </w:rPr>
        <w:t xml:space="preserve">Zhu, X., Maurer, H.P., Jenz, M., Hahn, V., Ruckelshausen, A., Leiser, W.L., Würschum, T., 2022. The performance of phenomic selection depends on the genetic architecture of the target trait. </w:t>
      </w:r>
      <w:r w:rsidRPr="009F0037">
        <w:t>Theor. Appl. Genet. 135, 653–665. https://doi.org/10.1007/s00122-021-03997-7</w:t>
      </w:r>
    </w:p>
    <w:p w14:paraId="27DDA452" w14:textId="2D99D492"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32"/>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33"/>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4"/>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9.45pt;height:41.45pt" o:ole="">
            <v:imagedata r:id="rId38" o:title=""/>
          </v:shape>
          <o:OLEObject Type="Embed" ProgID="MSPhotoEd.3" ShapeID="_x0000_i1025" DrawAspect="Content" ObjectID="_1754751880" r:id="rId39"/>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9" w:author="Jacques DAVID" w:date="2023-08-25T11:30:00Z" w:initials="JD">
    <w:p w14:paraId="75B5AF62" w14:textId="02AF1C69" w:rsidR="00DD4A12" w:rsidRDefault="00DD4A12">
      <w:pPr>
        <w:pStyle w:val="Commentaire"/>
      </w:pPr>
      <w:r>
        <w:rPr>
          <w:rStyle w:val="Marquedecommentaire"/>
        </w:rPr>
        <w:annotationRef/>
      </w:r>
      <w:proofErr w:type="spellStart"/>
      <w:r>
        <w:t>Jre</w:t>
      </w:r>
      <w:proofErr w:type="spellEnd"/>
      <w:r>
        <w:t xml:space="preserve"> crois que c’est </w:t>
      </w:r>
      <w:proofErr w:type="spellStart"/>
      <w:r>
        <w:t>meme</w:t>
      </w:r>
      <w:proofErr w:type="spellEnd"/>
      <w:r>
        <w:t xml:space="preserve"> moins cette année</w:t>
      </w:r>
    </w:p>
    <w:p w14:paraId="12E188BE" w14:textId="77777777" w:rsidR="00DD4A12" w:rsidRDefault="00DD4A12">
      <w:pPr>
        <w:pStyle w:val="Commentaire"/>
      </w:pPr>
    </w:p>
  </w:comment>
  <w:comment w:id="27" w:author="Jacques DAVID" w:date="2023-08-25T11:32:00Z" w:initials="JD">
    <w:p w14:paraId="5CF88261" w14:textId="77777777" w:rsidR="00DD4A12" w:rsidRDefault="00DD4A12">
      <w:pPr>
        <w:pStyle w:val="Commentaire"/>
      </w:pPr>
      <w:r>
        <w:rPr>
          <w:rStyle w:val="Marquedecommentaire"/>
        </w:rPr>
        <w:annotationRef/>
      </w:r>
      <w:proofErr w:type="gramStart"/>
      <w:r>
        <w:t>mais</w:t>
      </w:r>
      <w:proofErr w:type="gramEnd"/>
      <w:r>
        <w:t xml:space="preserve"> il entame une </w:t>
      </w:r>
      <w:proofErr w:type="spellStart"/>
      <w:r>
        <w:t>mogration</w:t>
      </w:r>
      <w:proofErr w:type="spellEnd"/>
      <w:r>
        <w:t xml:space="preserve"> vers le nord , il sera de plus en plus produit en bassin parisien et en picarde</w:t>
      </w:r>
    </w:p>
    <w:p w14:paraId="034CE20D" w14:textId="77777777" w:rsidR="00DD4A12" w:rsidRDefault="00DD4A12">
      <w:pPr>
        <w:pStyle w:val="Commentaire"/>
      </w:pPr>
      <w:proofErr w:type="gramStart"/>
      <w:r>
        <w:t>les</w:t>
      </w:r>
      <w:proofErr w:type="gramEnd"/>
      <w:r>
        <w:t xml:space="preserve"> belges s’y mettent et ils ont des supers </w:t>
      </w:r>
      <w:proofErr w:type="spellStart"/>
      <w:r>
        <w:t>resutats</w:t>
      </w:r>
      <w:proofErr w:type="spellEnd"/>
    </w:p>
    <w:p w14:paraId="5E02B355" w14:textId="422CD837" w:rsidR="00DD4A12" w:rsidRDefault="00DD4A12">
      <w:pPr>
        <w:pStyle w:val="Commentaire"/>
      </w:pPr>
      <w:proofErr w:type="gramStart"/>
      <w:r>
        <w:t>ce</w:t>
      </w:r>
      <w:proofErr w:type="gramEnd"/>
      <w:r>
        <w:t xml:space="preserve"> qui va s’accentuer c’est la dépendance des pays du sud car ils ne produisent pas assez pour nourrir leur population et ils sont </w:t>
      </w:r>
      <w:proofErr w:type="spellStart"/>
      <w:r>
        <w:t>prus</w:t>
      </w:r>
      <w:proofErr w:type="spellEnd"/>
      <w:r>
        <w:t xml:space="preserve"> dans un effet de ciseau :sécheresse et chaleur , démographie humaine </w:t>
      </w:r>
    </w:p>
  </w:comment>
  <w:comment w:id="32" w:author="Jacques DAVID" w:date="2023-08-25T11:35:00Z" w:initials="JD">
    <w:p w14:paraId="73C990BB" w14:textId="5106C61A" w:rsidR="00DD4A12" w:rsidRDefault="00DD4A12">
      <w:pPr>
        <w:pStyle w:val="Commentaire"/>
      </w:pPr>
      <w:r>
        <w:rPr>
          <w:rStyle w:val="Marquedecommentaire"/>
        </w:rPr>
        <w:annotationRef/>
      </w:r>
      <w:proofErr w:type="gramStart"/>
      <w:r>
        <w:t>pour</w:t>
      </w:r>
      <w:proofErr w:type="gramEnd"/>
      <w:r>
        <w:t xml:space="preserve"> </w:t>
      </w:r>
      <w:proofErr w:type="spellStart"/>
      <w:r>
        <w:t>plebisciter</w:t>
      </w:r>
      <w:proofErr w:type="spellEnd"/>
      <w:r>
        <w:t xml:space="preserve"> il faut une plèbe, c’</w:t>
      </w:r>
      <w:proofErr w:type="spellStart"/>
      <w:r>
        <w:t>esst</w:t>
      </w:r>
      <w:proofErr w:type="spellEnd"/>
      <w:r>
        <w:t xml:space="preserve">  à dire de nombreuses personnes </w:t>
      </w:r>
    </w:p>
  </w:comment>
  <w:comment w:id="125" w:author="Jacques DAVID" w:date="2023-08-25T15:08:00Z" w:initials="JD">
    <w:p w14:paraId="74879EBE" w14:textId="444D5D23" w:rsidR="00DD4A12" w:rsidRDefault="00DD4A12">
      <w:pPr>
        <w:pStyle w:val="Commentaire"/>
      </w:pPr>
      <w:r>
        <w:rPr>
          <w:rStyle w:val="Marquedecommentaire"/>
        </w:rPr>
        <w:annotationRef/>
      </w:r>
      <w:proofErr w:type="gramStart"/>
      <w:r>
        <w:t>pas</w:t>
      </w:r>
      <w:proofErr w:type="gramEnd"/>
      <w:r>
        <w:t xml:space="preserve"> compris ce que tu voulais dire</w:t>
      </w:r>
    </w:p>
  </w:comment>
  <w:comment w:id="198" w:author="Jacques DAVID" w:date="2023-08-25T15:38:00Z" w:initials="JD">
    <w:p w14:paraId="51635A23" w14:textId="27F0B48D" w:rsidR="00DD4A12" w:rsidRDefault="00DD4A12">
      <w:pPr>
        <w:pStyle w:val="Commentaire"/>
      </w:pPr>
      <w:r>
        <w:rPr>
          <w:rStyle w:val="Marquedecommentaire"/>
        </w:rPr>
        <w:annotationRef/>
      </w:r>
      <w:proofErr w:type="gramStart"/>
      <w:r>
        <w:t>en</w:t>
      </w:r>
      <w:proofErr w:type="gramEnd"/>
      <w:r>
        <w:t xml:space="preserve"> te lisant, je me dis que tu es aussi en train de </w:t>
      </w:r>
      <w:proofErr w:type="spellStart"/>
      <w:r>
        <w:t>modeliser</w:t>
      </w:r>
      <w:proofErr w:type="spellEnd"/>
      <w:r>
        <w:t xml:space="preserve"> la notion Christiansen sur les haricots, c’est marrant, 1904 !</w:t>
      </w:r>
    </w:p>
  </w:comment>
  <w:comment w:id="199" w:author="Jacques DAVID" w:date="2023-08-25T15:39:00Z" w:initials="JD">
    <w:p w14:paraId="716AE133" w14:textId="557A0EAD" w:rsidR="00DD4A12" w:rsidRDefault="00DD4A12">
      <w:pPr>
        <w:pStyle w:val="Commentaire"/>
      </w:pPr>
      <w:r>
        <w:rPr>
          <w:rStyle w:val="Marquedecommentaire"/>
        </w:rPr>
        <w:annotationRef/>
      </w:r>
      <w:proofErr w:type="gramStart"/>
      <w:r>
        <w:t>c’est</w:t>
      </w:r>
      <w:proofErr w:type="gramEnd"/>
      <w:r>
        <w:t xml:space="preserve"> pas </w:t>
      </w:r>
      <w:proofErr w:type="spellStart"/>
      <w:r>
        <w:t>woke</w:t>
      </w:r>
      <w:proofErr w:type="spellEnd"/>
      <w:r>
        <w:t xml:space="preserve"> ! </w:t>
      </w:r>
    </w:p>
  </w:comment>
  <w:comment w:id="236" w:author="Jacques DAVID" w:date="2023-08-25T15:46:00Z" w:initials="JD">
    <w:p w14:paraId="3BDE3C69" w14:textId="7381DDA6" w:rsidR="00DD4A12" w:rsidRDefault="00DD4A12">
      <w:pPr>
        <w:pStyle w:val="Commentaire"/>
      </w:pPr>
      <w:r>
        <w:rPr>
          <w:rStyle w:val="Marquedecommentaire"/>
        </w:rPr>
        <w:annotationRef/>
      </w:r>
      <w:proofErr w:type="gramStart"/>
      <w:r>
        <w:t>utile</w:t>
      </w:r>
      <w:proofErr w:type="gramEnd"/>
    </w:p>
  </w:comment>
  <w:comment w:id="253" w:author="Jacques DAVID" w:date="2023-08-25T15:49:00Z" w:initials="JD">
    <w:p w14:paraId="2E5C1F71" w14:textId="2776B66F" w:rsidR="00DD4A12" w:rsidRDefault="00DD4A12">
      <w:pPr>
        <w:pStyle w:val="Commentaire"/>
      </w:pPr>
      <w:r>
        <w:rPr>
          <w:rStyle w:val="Marquedecommentaire"/>
        </w:rPr>
        <w:annotationRef/>
      </w:r>
      <w:proofErr w:type="gramStart"/>
      <w:r>
        <w:t>pourquoi</w:t>
      </w:r>
      <w:proofErr w:type="gramEnd"/>
      <w:r>
        <w:t xml:space="preserve"> </w:t>
      </w:r>
      <w:proofErr w:type="spellStart"/>
      <w:r>
        <w:t>nsel</w:t>
      </w:r>
      <w:proofErr w:type="spellEnd"/>
      <w:r>
        <w:t xml:space="preserve"> en minuscule et NGO en majuscule</w:t>
      </w:r>
    </w:p>
  </w:comment>
  <w:comment w:id="256" w:author="Jacques DAVID" w:date="2023-08-25T15:54:00Z" w:initials="JD">
    <w:p w14:paraId="21E9ADF9" w14:textId="4C364CB5" w:rsidR="00DD4A12" w:rsidRDefault="00DD4A12">
      <w:pPr>
        <w:pStyle w:val="Commentaire"/>
      </w:pPr>
      <w:r>
        <w:rPr>
          <w:rStyle w:val="Marquedecommentaire"/>
        </w:rPr>
        <w:annotationRef/>
      </w:r>
      <w:proofErr w:type="gramStart"/>
      <w:r>
        <w:t>tu</w:t>
      </w:r>
      <w:proofErr w:type="gramEnd"/>
      <w:r>
        <w:t xml:space="preserve"> es en Beauce ++ ; 140 </w:t>
      </w:r>
      <w:proofErr w:type="spellStart"/>
      <w:r>
        <w:t>qx</w:t>
      </w:r>
      <w:proofErr w:type="spellEnd"/>
      <w:r>
        <w:t xml:space="preserve"> ha</w:t>
      </w:r>
    </w:p>
    <w:p w14:paraId="5A29875B" w14:textId="495E8F9E" w:rsidR="00DD4A12" w:rsidRDefault="00DD4A12">
      <w:pPr>
        <w:pStyle w:val="Commentaire"/>
      </w:pPr>
      <w:proofErr w:type="gramStart"/>
      <w:r>
        <w:t>essaie</w:t>
      </w:r>
      <w:proofErr w:type="gramEnd"/>
      <w:r>
        <w:t xml:space="preserve"> de tomber sur 5 t/ha</w:t>
      </w:r>
    </w:p>
    <w:p w14:paraId="4BB88C4B" w14:textId="77777777" w:rsidR="00DD4A12" w:rsidRDefault="00DD4A12">
      <w:pPr>
        <w:pStyle w:val="Commentaire"/>
      </w:pPr>
    </w:p>
  </w:comment>
  <w:comment w:id="257" w:author="Jacques DAVID" w:date="2023-08-25T15:55:00Z" w:initials="JD">
    <w:p w14:paraId="44DE2B73" w14:textId="28AB529F" w:rsidR="00DD4A12" w:rsidRDefault="00DD4A12">
      <w:pPr>
        <w:pStyle w:val="Commentaire"/>
      </w:pPr>
      <w:r>
        <w:rPr>
          <w:rStyle w:val="Marquedecommentaire"/>
        </w:rPr>
        <w:annotationRef/>
      </w:r>
      <w:proofErr w:type="gramStart"/>
      <w:r>
        <w:t>tu</w:t>
      </w:r>
      <w:proofErr w:type="gramEnd"/>
      <w:r>
        <w:t xml:space="preserve"> vois il faut que tu </w:t>
      </w:r>
      <w:proofErr w:type="spellStart"/>
      <w:r>
        <w:t>presentes</w:t>
      </w:r>
      <w:proofErr w:type="spellEnd"/>
      <w:r>
        <w:t xml:space="preserve"> </w:t>
      </w:r>
      <w:proofErr w:type="spellStart"/>
      <w:r>
        <w:t>ca</w:t>
      </w:r>
      <w:proofErr w:type="spellEnd"/>
      <w:r>
        <w:t xml:space="preserve"> dans l’intro</w:t>
      </w:r>
    </w:p>
    <w:p w14:paraId="4F8D5642" w14:textId="77777777" w:rsidR="00DD4A12" w:rsidRDefault="00DD4A12">
      <w:pPr>
        <w:pStyle w:val="Commentaire"/>
      </w:pPr>
    </w:p>
  </w:comment>
  <w:comment w:id="258" w:author="Jacques DAVID" w:date="2023-08-25T15:55:00Z" w:initials="JD">
    <w:p w14:paraId="24769F14" w14:textId="19DAB105" w:rsidR="00DD4A12" w:rsidRDefault="00DD4A12">
      <w:pPr>
        <w:pStyle w:val="Commentaire"/>
      </w:pPr>
      <w:r>
        <w:rPr>
          <w:rStyle w:val="Marquedecommentaire"/>
        </w:rPr>
        <w:annotationRef/>
      </w:r>
      <w:proofErr w:type="gramStart"/>
      <w:r>
        <w:t>essaie</w:t>
      </w:r>
      <w:proofErr w:type="gramEnd"/>
      <w:r>
        <w:t xml:space="preserve"> de ne pas trop utiliser ce style, une fois ta phrase </w:t>
      </w:r>
      <w:proofErr w:type="spellStart"/>
      <w:r>
        <w:t>ecrite</w:t>
      </w:r>
      <w:proofErr w:type="spellEnd"/>
      <w:r>
        <w:t>, reprend la en essayant de la rendre plus précise, concise , sans béquille du genre , on voit que , etc… le on voit donc qu’il semble que c’est un must !</w:t>
      </w:r>
    </w:p>
  </w:comment>
  <w:comment w:id="283" w:author="Jacques DAVID" w:date="2023-08-25T16:19:00Z" w:initials="JD">
    <w:p w14:paraId="70B30900" w14:textId="353A6C94" w:rsidR="00DD4A12" w:rsidRDefault="00DD4A12">
      <w:pPr>
        <w:pStyle w:val="Commentaire"/>
      </w:pPr>
      <w:r>
        <w:rPr>
          <w:rStyle w:val="Marquedecommentaire"/>
        </w:rPr>
        <w:annotationRef/>
      </w:r>
      <w:proofErr w:type="gramStart"/>
      <w:r>
        <w:t>et</w:t>
      </w:r>
      <w:proofErr w:type="gramEnd"/>
      <w:r>
        <w:t xml:space="preserve"> a à la place tu dis que tu le fais sur le blé dur </w:t>
      </w:r>
    </w:p>
    <w:p w14:paraId="1D642DA7" w14:textId="7D00439E" w:rsidR="00DD4A12" w:rsidRDefault="00DD4A12">
      <w:pPr>
        <w:pStyle w:val="Commentaire"/>
      </w:pPr>
      <w:proofErr w:type="gramStart"/>
      <w:r>
        <w:t>et</w:t>
      </w:r>
      <w:proofErr w:type="gramEnd"/>
      <w:r>
        <w:t xml:space="preserve"> tu déplaces </w:t>
      </w:r>
      <w:proofErr w:type="spellStart"/>
      <w:r>
        <w:t>qq</w:t>
      </w:r>
      <w:proofErr w:type="spellEnd"/>
      <w:r>
        <w:t xml:space="preserve"> </w:t>
      </w:r>
      <w:proofErr w:type="spellStart"/>
      <w:r>
        <w:t>élements</w:t>
      </w:r>
      <w:proofErr w:type="spellEnd"/>
      <w:r>
        <w:t xml:space="preserve"> de ta biblio blé dur à cet endroit</w:t>
      </w:r>
    </w:p>
  </w:comment>
  <w:comment w:id="450" w:author="bienvenu" w:date="2023-06-19T14:47:00Z" w:initials="b">
    <w:p w14:paraId="4A4675EE" w14:textId="77777777" w:rsidR="00DD4A12" w:rsidRDefault="00DD4A12"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 w:id="455" w:author="Jacques DAVID" w:date="2023-08-27T09:50:00Z" w:initials="JD">
    <w:p w14:paraId="3295DDA3" w14:textId="70D1B343" w:rsidR="00DD4A12" w:rsidRDefault="00DD4A12">
      <w:pPr>
        <w:pStyle w:val="Commentaire"/>
      </w:pPr>
      <w:r>
        <w:rPr>
          <w:rStyle w:val="Marquedecommentaire"/>
        </w:rPr>
        <w:annotationRef/>
      </w:r>
      <w:r>
        <w:t xml:space="preserve">Tu mettras ca </w:t>
      </w:r>
      <w:proofErr w:type="gramStart"/>
      <w:r>
        <w:t>après ,</w:t>
      </w:r>
      <w:proofErr w:type="gramEnd"/>
      <w:r>
        <w:t xml:space="preserve"> </w:t>
      </w:r>
      <w:proofErr w:type="spellStart"/>
      <w:r>
        <w:t>danas</w:t>
      </w:r>
      <w:proofErr w:type="spellEnd"/>
      <w:r>
        <w:t xml:space="preserve"> la méthode d’</w:t>
      </w:r>
      <w:proofErr w:type="spellStart"/>
      <w:r>
        <w:t>évalaution</w:t>
      </w:r>
      <w:proofErr w:type="spellEnd"/>
      <w:r>
        <w:t xml:space="preserve"> des procédure de sélection</w:t>
      </w:r>
    </w:p>
  </w:comment>
  <w:comment w:id="457" w:author="Jacques DAVID" w:date="2023-08-27T09:51:00Z" w:initials="JD">
    <w:p w14:paraId="20A11E76" w14:textId="54D32CDB" w:rsidR="00DD4A12" w:rsidRDefault="00DD4A12">
      <w:pPr>
        <w:pStyle w:val="Commentaire"/>
      </w:pPr>
      <w:r>
        <w:rPr>
          <w:rStyle w:val="Marquedecommentaire"/>
        </w:rPr>
        <w:annotationRef/>
      </w:r>
      <w:r>
        <w:t xml:space="preserve">Pas sur toute les plantes…tu devrais peut </w:t>
      </w:r>
      <w:proofErr w:type="spellStart"/>
      <w:r>
        <w:t>etre</w:t>
      </w:r>
      <w:proofErr w:type="spellEnd"/>
      <w:r>
        <w:t xml:space="preserve"> expliquer les choses les unes </w:t>
      </w:r>
      <w:proofErr w:type="spellStart"/>
      <w:r>
        <w:t>apres</w:t>
      </w:r>
      <w:proofErr w:type="spellEnd"/>
      <w:r>
        <w:t xml:space="preserve"> les autres et pourquoi tu veux le </w:t>
      </w:r>
      <w:proofErr w:type="gramStart"/>
      <w:r>
        <w:t>faire ,</w:t>
      </w:r>
      <w:proofErr w:type="gramEnd"/>
      <w:r>
        <w:t xml:space="preserve"> les variances par exemple</w:t>
      </w:r>
    </w:p>
    <w:p w14:paraId="105DA5AB" w14:textId="77777777" w:rsidR="00DD4A12" w:rsidRDefault="00DD4A12">
      <w:pPr>
        <w:pStyle w:val="Commentaire"/>
      </w:pPr>
      <w:r>
        <w:t xml:space="preserve">Ces </w:t>
      </w:r>
      <w:proofErr w:type="spellStart"/>
      <w:r>
        <w:t>obkectifs</w:t>
      </w:r>
      <w:proofErr w:type="spellEnd"/>
      <w:r>
        <w:t xml:space="preserve"> </w:t>
      </w:r>
      <w:proofErr w:type="spellStart"/>
      <w:r>
        <w:t>pourraont</w:t>
      </w:r>
      <w:proofErr w:type="spellEnd"/>
      <w:r>
        <w:t xml:space="preserve"> figurer à la fin de l’intro</w:t>
      </w:r>
    </w:p>
    <w:p w14:paraId="1697B7C8" w14:textId="179D80AA" w:rsidR="00DD4A12" w:rsidRDefault="00DD4A12">
      <w:pPr>
        <w:pStyle w:val="Commentaire"/>
      </w:pPr>
      <w:r>
        <w:t xml:space="preserve"> </w:t>
      </w:r>
    </w:p>
  </w:comment>
  <w:comment w:id="467" w:author="Jacques DAVID" w:date="2023-08-27T09:53:00Z" w:initials="JD">
    <w:p w14:paraId="4F231A07" w14:textId="0C1C5E27" w:rsidR="00DD4A12" w:rsidRDefault="00DD4A12">
      <w:pPr>
        <w:pStyle w:val="Commentaire"/>
      </w:pPr>
      <w:r>
        <w:rPr>
          <w:rStyle w:val="Marquedecommentaire"/>
        </w:rPr>
        <w:annotationRef/>
      </w:r>
      <w:r>
        <w:t xml:space="preserve">Tu veux garder ces deux variables ?  </w:t>
      </w:r>
    </w:p>
  </w:comment>
  <w:comment w:id="468" w:author="Jacques DAVID" w:date="2023-08-27T09:54:00Z" w:initials="JD">
    <w:p w14:paraId="4F294B0D" w14:textId="3CD0A43D" w:rsidR="00DD4A12" w:rsidRDefault="00DD4A12">
      <w:pPr>
        <w:pStyle w:val="Commentaire"/>
      </w:pPr>
      <w:r>
        <w:rPr>
          <w:rStyle w:val="Marquedecommentaire"/>
        </w:rPr>
        <w:annotationRef/>
      </w:r>
      <w:r>
        <w:t xml:space="preserve">Il faudra peut </w:t>
      </w:r>
      <w:proofErr w:type="spellStart"/>
      <w:r>
        <w:t>etre</w:t>
      </w:r>
      <w:proofErr w:type="spellEnd"/>
      <w:r>
        <w:t xml:space="preserve"> que tu en dises deux mots </w:t>
      </w:r>
      <w:proofErr w:type="gramStart"/>
      <w:r>
        <w:t>aussi ,</w:t>
      </w:r>
      <w:proofErr w:type="gramEnd"/>
      <w:r>
        <w:t xml:space="preserve"> avec </w:t>
      </w:r>
      <w:proofErr w:type="spellStart"/>
      <w:r>
        <w:t>qq</w:t>
      </w:r>
      <w:proofErr w:type="spellEnd"/>
      <w:r>
        <w:t xml:space="preserve"> </w:t>
      </w:r>
      <w:proofErr w:type="spellStart"/>
      <w:r>
        <w:t>refs</w:t>
      </w:r>
      <w:proofErr w:type="spellEnd"/>
      <w:r>
        <w:t xml:space="preserve"> dans l’intro, dans les traits du grains et la dynamique N la </w:t>
      </w:r>
      <w:proofErr w:type="spellStart"/>
      <w:r>
        <w:t>nirs</w:t>
      </w:r>
      <w:proofErr w:type="spellEnd"/>
      <w:r>
        <w:t xml:space="preserve"> permet de faire des </w:t>
      </w:r>
      <w:proofErr w:type="spellStart"/>
      <w:r>
        <w:t>phenotypage</w:t>
      </w:r>
      <w:proofErr w:type="spellEnd"/>
      <w:r>
        <w:t xml:space="preserve"> a haut </w:t>
      </w:r>
      <w:proofErr w:type="spellStart"/>
      <w:r>
        <w:t>debit</w:t>
      </w:r>
      <w:proofErr w:type="spellEnd"/>
      <w:r>
        <w:t xml:space="preserve"> et permette de caractériser les </w:t>
      </w:r>
      <w:proofErr w:type="spellStart"/>
      <w:r>
        <w:t>proproétés</w:t>
      </w:r>
      <w:proofErr w:type="spellEnd"/>
      <w:r>
        <w:t xml:space="preserve"> de chaque grain et donc </w:t>
      </w:r>
      <w:proofErr w:type="spellStart"/>
      <w:r>
        <w:t>ca</w:t>
      </w:r>
      <w:proofErr w:type="spellEnd"/>
      <w:r>
        <w:t xml:space="preserve"> permet de faire des choses </w:t>
      </w:r>
      <w:proofErr w:type="spellStart"/>
      <w:r>
        <w:t>impssoble</w:t>
      </w:r>
      <w:proofErr w:type="spellEnd"/>
      <w:r>
        <w:t xml:space="preserve"> avant</w:t>
      </w:r>
    </w:p>
  </w:comment>
  <w:comment w:id="537" w:author="Jacques DAVID" w:date="2023-08-27T10:04:00Z" w:initials="JD">
    <w:p w14:paraId="2B5DAB6F" w14:textId="6C8F243B" w:rsidR="00DD4A12" w:rsidRDefault="00DD4A12">
      <w:pPr>
        <w:pStyle w:val="Commentaire"/>
      </w:pPr>
      <w:r>
        <w:rPr>
          <w:rStyle w:val="Marquedecommentaire"/>
        </w:rPr>
        <w:annotationRef/>
      </w:r>
      <w:r>
        <w:t xml:space="preserve">Garde une cohérence entre les appellations du </w:t>
      </w:r>
      <w:proofErr w:type="spellStart"/>
      <w:r>
        <w:t>text</w:t>
      </w:r>
      <w:proofErr w:type="spellEnd"/>
      <w:r>
        <w:t xml:space="preserve"> et des figues : </w:t>
      </w:r>
      <w:proofErr w:type="spellStart"/>
      <w:r>
        <w:t>selection</w:t>
      </w:r>
      <w:proofErr w:type="spellEnd"/>
      <w:r>
        <w:t xml:space="preserve"> a </w:t>
      </w:r>
      <w:proofErr w:type="spellStart"/>
      <w:proofErr w:type="gramStart"/>
      <w:r>
        <w:t>posteriri</w:t>
      </w:r>
      <w:proofErr w:type="spellEnd"/>
      <w:r>
        <w:t xml:space="preserve"> ,</w:t>
      </w:r>
      <w:proofErr w:type="gramEnd"/>
      <w:r>
        <w:t xml:space="preserve"> </w:t>
      </w:r>
      <w:proofErr w:type="spellStart"/>
      <w:r>
        <w:t>selection</w:t>
      </w:r>
      <w:proofErr w:type="spellEnd"/>
      <w:r>
        <w:t xml:space="preserve"> a priori ou </w:t>
      </w:r>
      <w:proofErr w:type="spellStart"/>
      <w:r>
        <w:t>qqchose</w:t>
      </w:r>
      <w:proofErr w:type="spellEnd"/>
      <w:r>
        <w:t xml:space="preserve"> de plus sympa</w:t>
      </w:r>
    </w:p>
    <w:p w14:paraId="4A6DCB91" w14:textId="4F61F34F" w:rsidR="00DD4A12" w:rsidRDefault="00DD4A12">
      <w:pPr>
        <w:pStyle w:val="Commentaire"/>
      </w:pPr>
      <w:r>
        <w:t xml:space="preserve">Champs et bac c’est pour la gestion en interne </w:t>
      </w:r>
    </w:p>
    <w:p w14:paraId="7BBFF80F" w14:textId="2024BD5C" w:rsidR="00DD4A12" w:rsidRDefault="00DD4A12">
      <w:pPr>
        <w:pStyle w:val="Commentaire"/>
      </w:pPr>
    </w:p>
    <w:p w14:paraId="3C813196" w14:textId="56AB7503" w:rsidR="00DD4A12" w:rsidRDefault="00DD4A12">
      <w:pPr>
        <w:pStyle w:val="Commentaire"/>
      </w:pPr>
      <w:r>
        <w:t xml:space="preserve">Pour le ‘champ’ </w:t>
      </w:r>
      <w:proofErr w:type="spellStart"/>
      <w:r>
        <w:t>n oublie</w:t>
      </w:r>
      <w:proofErr w:type="spellEnd"/>
      <w:r>
        <w:t xml:space="preserve"> pas de dire </w:t>
      </w:r>
      <w:proofErr w:type="spellStart"/>
      <w:r>
        <w:t>qeu</w:t>
      </w:r>
      <w:proofErr w:type="spellEnd"/>
      <w:r>
        <w:t xml:space="preserve"> tu as aussi toutes les valeurs avant semis</w:t>
      </w:r>
    </w:p>
  </w:comment>
  <w:comment w:id="548" w:author="Jacques DAVID" w:date="2023-08-27T10:09:00Z" w:initials="JD">
    <w:p w14:paraId="2D6CD47D" w14:textId="33D67048" w:rsidR="00DD4A12" w:rsidRDefault="00DD4A12">
      <w:pPr>
        <w:pStyle w:val="Commentaire"/>
      </w:pPr>
      <w:r>
        <w:rPr>
          <w:rStyle w:val="Marquedecommentaire"/>
        </w:rPr>
        <w:annotationRef/>
      </w:r>
      <w:r>
        <w:t>A passer dans la description du dispositif de semis</w:t>
      </w:r>
    </w:p>
  </w:comment>
  <w:comment w:id="549" w:author="Jacques DAVID" w:date="2023-08-27T10:10:00Z" w:initials="JD">
    <w:p w14:paraId="40E0F24F" w14:textId="49132121" w:rsidR="00DD4A12" w:rsidRDefault="00DD4A12">
      <w:pPr>
        <w:pStyle w:val="Commentaire"/>
      </w:pPr>
      <w:r>
        <w:rPr>
          <w:rStyle w:val="Marquedecommentaire"/>
        </w:rPr>
        <w:annotationRef/>
      </w:r>
      <w:r>
        <w:t>Tu donneras ces éléments dans la partie résultats</w:t>
      </w:r>
    </w:p>
    <w:p w14:paraId="7DEAC501" w14:textId="42DA76A0" w:rsidR="00DD4A12" w:rsidRDefault="00DD4A12">
      <w:pPr>
        <w:pStyle w:val="Commentaire"/>
      </w:pPr>
      <w:r>
        <w:t xml:space="preserve">Ici tu dis juste que tu as </w:t>
      </w:r>
      <w:proofErr w:type="spellStart"/>
      <w:r>
        <w:t>utilise</w:t>
      </w:r>
      <w:proofErr w:type="spellEnd"/>
      <w:r>
        <w:t xml:space="preserve"> </w:t>
      </w:r>
      <w:proofErr w:type="spellStart"/>
      <w:r>
        <w:t>step</w:t>
      </w:r>
      <w:proofErr w:type="spellEnd"/>
      <w:r>
        <w:t xml:space="preserve"> pour garder les </w:t>
      </w:r>
      <w:proofErr w:type="spellStart"/>
      <w:r>
        <w:t>ffets</w:t>
      </w:r>
      <w:proofErr w:type="spellEnd"/>
      <w:r>
        <w:t xml:space="preserve"> </w:t>
      </w:r>
      <w:proofErr w:type="spellStart"/>
      <w:r>
        <w:t>significatfs</w:t>
      </w:r>
      <w:proofErr w:type="spellEnd"/>
    </w:p>
  </w:comment>
  <w:comment w:id="568" w:author="Jacques DAVID" w:date="2023-08-27T10:16:00Z" w:initials="JD">
    <w:p w14:paraId="3A1B3D6D" w14:textId="26A70CD8" w:rsidR="00DD4A12" w:rsidRDefault="00DD4A12">
      <w:pPr>
        <w:pStyle w:val="Commentaire"/>
      </w:pPr>
      <w:r>
        <w:rPr>
          <w:rStyle w:val="Marquedecommentaire"/>
        </w:rPr>
        <w:annotationRef/>
      </w:r>
      <w:r>
        <w:t>Tu peux aussi le faire pour les grains</w:t>
      </w:r>
    </w:p>
  </w:comment>
  <w:comment w:id="561" w:author="Jacques DAVID" w:date="2023-08-27T10:14:00Z" w:initials="JD">
    <w:p w14:paraId="6276D6A1" w14:textId="3B2A4278" w:rsidR="00DD4A12" w:rsidRDefault="00DD4A12">
      <w:pPr>
        <w:pStyle w:val="Commentaire"/>
      </w:pPr>
      <w:r>
        <w:rPr>
          <w:rStyle w:val="Marquedecommentaire"/>
        </w:rPr>
        <w:annotationRef/>
      </w:r>
      <w:r>
        <w:t>Sois plus précis</w:t>
      </w:r>
    </w:p>
  </w:comment>
  <w:comment w:id="577" w:author="Jacques DAVID" w:date="2023-08-27T10:16:00Z" w:initials="JD">
    <w:p w14:paraId="11D926BD" w14:textId="395BB91F" w:rsidR="00DD4A12" w:rsidRDefault="00DD4A12">
      <w:pPr>
        <w:pStyle w:val="Commentaire"/>
      </w:pPr>
      <w:r>
        <w:rPr>
          <w:rStyle w:val="Marquedecommentaire"/>
        </w:rPr>
        <w:annotationRef/>
      </w:r>
      <w:r>
        <w:t xml:space="preserve">Ici </w:t>
      </w:r>
      <w:proofErr w:type="spellStart"/>
      <w:proofErr w:type="gramStart"/>
      <w:r>
        <w:t>ca</w:t>
      </w:r>
      <w:proofErr w:type="spellEnd"/>
      <w:proofErr w:type="gramEnd"/>
      <w:r>
        <w:t xml:space="preserve"> te sert pour vérifier les valeurs dans la génération parentale</w:t>
      </w:r>
    </w:p>
  </w:comment>
  <w:comment w:id="599" w:author="Jacques DAVID" w:date="2023-08-27T10:16:00Z" w:initials="JD">
    <w:p w14:paraId="1BF63CB3" w14:textId="77777777" w:rsidR="00DD4A12" w:rsidRDefault="00DD4A12" w:rsidP="008062E1">
      <w:pPr>
        <w:pStyle w:val="Commentaire"/>
      </w:pPr>
      <w:r>
        <w:rPr>
          <w:rStyle w:val="Marquedecommentaire"/>
        </w:rPr>
        <w:annotationRef/>
      </w:r>
      <w:r>
        <w:t>Tu peux aussi le faire pour les grains</w:t>
      </w:r>
    </w:p>
  </w:comment>
  <w:comment w:id="602" w:author="Jacques DAVID" w:date="2023-08-27T10:14:00Z" w:initials="JD">
    <w:p w14:paraId="50835700" w14:textId="77777777" w:rsidR="00DD4A12" w:rsidRDefault="00DD4A12" w:rsidP="008062E1">
      <w:pPr>
        <w:pStyle w:val="Commentaire"/>
      </w:pPr>
      <w:r>
        <w:rPr>
          <w:rStyle w:val="Marquedecommentaire"/>
        </w:rPr>
        <w:annotationRef/>
      </w:r>
      <w:r>
        <w:t>Sois plus précis</w:t>
      </w:r>
    </w:p>
  </w:comment>
  <w:comment w:id="606" w:author="Jacques DAVID" w:date="2023-08-27T10:16:00Z" w:initials="JD">
    <w:p w14:paraId="1FE17425" w14:textId="48648C80" w:rsidR="00DD4A12" w:rsidRDefault="00DD4A12">
      <w:pPr>
        <w:pStyle w:val="Commentaire"/>
      </w:pPr>
      <w:r>
        <w:rPr>
          <w:rStyle w:val="Marquedecommentaire"/>
        </w:rPr>
        <w:annotationRef/>
      </w:r>
      <w:r>
        <w:t xml:space="preserve">Ecart type serait mieux </w:t>
      </w:r>
    </w:p>
  </w:comment>
  <w:comment w:id="609" w:author="Jacques DAVID" w:date="2023-08-27T10:17:00Z" w:initials="JD">
    <w:p w14:paraId="43DA3F23" w14:textId="47D81A1B" w:rsidR="00DD4A12" w:rsidRDefault="00DD4A12">
      <w:pPr>
        <w:pStyle w:val="Commentaire"/>
      </w:pPr>
      <w:r>
        <w:rPr>
          <w:rStyle w:val="Marquedecommentaire"/>
        </w:rPr>
        <w:annotationRef/>
      </w:r>
      <w:r>
        <w:t xml:space="preserve">J’aurai mis un féminin ? </w:t>
      </w:r>
    </w:p>
  </w:comment>
  <w:comment w:id="633" w:author="Jacques DAVID" w:date="2023-08-27T10:19:00Z" w:initials="JD">
    <w:p w14:paraId="64CB0B07" w14:textId="3B8C6688" w:rsidR="00DD4A12" w:rsidRDefault="00DD4A12">
      <w:pPr>
        <w:pStyle w:val="Commentaire"/>
      </w:pPr>
      <w:r>
        <w:rPr>
          <w:rStyle w:val="Marquedecommentaire"/>
        </w:rPr>
        <w:annotationRef/>
      </w:r>
      <w:r>
        <w:t>Tu peux simplifier !!</w:t>
      </w:r>
    </w:p>
    <w:p w14:paraId="144648E0" w14:textId="05E67F3C" w:rsidR="00DD4A12" w:rsidRDefault="00DD4A12">
      <w:pPr>
        <w:pStyle w:val="Commentaire"/>
      </w:pPr>
      <w:r>
        <w:t xml:space="preserve">Comme la </w:t>
      </w:r>
      <w:proofErr w:type="spellStart"/>
      <w:r>
        <w:t>difference</w:t>
      </w:r>
      <w:proofErr w:type="spellEnd"/>
      <w:r>
        <w:t xml:space="preserve"> entre la taille moyenne du lot trié et celle du lot non trié.</w:t>
      </w:r>
    </w:p>
    <w:p w14:paraId="21F3C40F" w14:textId="4CE85C73" w:rsidR="00DD4A12" w:rsidRDefault="00DD4A12">
      <w:pPr>
        <w:pStyle w:val="Commentaire"/>
      </w:pPr>
      <w:r>
        <w:t xml:space="preserve">Mets des valeurs </w:t>
      </w:r>
    </w:p>
  </w:comment>
  <w:comment w:id="638" w:author="Jacques DAVID" w:date="2023-08-27T10:28:00Z" w:initials="JD">
    <w:p w14:paraId="111CF1E1" w14:textId="2E565B77" w:rsidR="00DD4A12" w:rsidRDefault="00DD4A12">
      <w:pPr>
        <w:pStyle w:val="Commentaire"/>
      </w:pPr>
      <w:r>
        <w:rPr>
          <w:rStyle w:val="Marquedecommentaire"/>
        </w:rPr>
        <w:annotationRef/>
      </w:r>
      <w:r>
        <w:t>Nom du dispositif</w:t>
      </w:r>
    </w:p>
  </w:comment>
  <w:comment w:id="642" w:author="Jacques DAVID" w:date="2023-08-27T10:29:00Z" w:initials="JD">
    <w:p w14:paraId="02FBDD0E" w14:textId="43DA60B5" w:rsidR="00DD4A12" w:rsidRDefault="00DD4A12">
      <w:pPr>
        <w:pStyle w:val="Commentaire"/>
      </w:pPr>
      <w:r>
        <w:rPr>
          <w:rStyle w:val="Marquedecommentaire"/>
        </w:rPr>
        <w:annotationRef/>
      </w:r>
      <w:r>
        <w:t xml:space="preserve">Tu pourras ne dire </w:t>
      </w:r>
      <w:proofErr w:type="spellStart"/>
      <w:proofErr w:type="gramStart"/>
      <w:r>
        <w:t>ca</w:t>
      </w:r>
      <w:proofErr w:type="spellEnd"/>
      <w:proofErr w:type="gramEnd"/>
      <w:r>
        <w:t xml:space="preserve"> que dans la partie </w:t>
      </w:r>
      <w:proofErr w:type="spellStart"/>
      <w:r>
        <w:t>resultats</w:t>
      </w:r>
      <w:proofErr w:type="spellEnd"/>
    </w:p>
  </w:comment>
  <w:comment w:id="654" w:author="Jacques DAVID" w:date="2023-08-27T10:32:00Z" w:initials="JD">
    <w:p w14:paraId="330E3F0C" w14:textId="4B5FA932" w:rsidR="00DD4A12" w:rsidRDefault="00DD4A12">
      <w:pPr>
        <w:pStyle w:val="Commentaire"/>
      </w:pPr>
      <w:r>
        <w:rPr>
          <w:rStyle w:val="Marquedecommentaire"/>
        </w:rPr>
        <w:annotationRef/>
      </w:r>
      <w:r>
        <w:t xml:space="preserve">Pour étudier l’impact de la sélection, la moyenne des descendants d’un nombre de grains, </w:t>
      </w:r>
      <w:proofErr w:type="spellStart"/>
      <w:r>
        <w:t>nsel</w:t>
      </w:r>
      <w:proofErr w:type="spellEnd"/>
      <w:r>
        <w:t>, décrits par leur morphologie au semis a été comparée à la moyenne des descendants de grains non sélectionnés. En procédant de cette manière, il est possible de simuler facilement différents types et intensité de sélection. (</w:t>
      </w:r>
      <w:proofErr w:type="gramStart"/>
      <w:r>
        <w:t>tu</w:t>
      </w:r>
      <w:proofErr w:type="gramEnd"/>
      <w:r>
        <w:t xml:space="preserve"> peux même placer ce texte en intro) </w:t>
      </w:r>
    </w:p>
  </w:comment>
  <w:comment w:id="665" w:author="Jacques DAVID" w:date="2023-08-27T10:39:00Z" w:initials="JD">
    <w:p w14:paraId="65C5813E" w14:textId="57F85276" w:rsidR="00DD4A12" w:rsidRDefault="00DD4A12">
      <w:pPr>
        <w:pStyle w:val="Commentaire"/>
      </w:pPr>
      <w:r>
        <w:rPr>
          <w:rStyle w:val="Marquedecommentaire"/>
        </w:rPr>
        <w:annotationRef/>
      </w:r>
      <w:r>
        <w:t xml:space="preserve">Pour simuler une sélection sur épi, un nombre NEO de génotype a été retenu pour simuler l’effort de </w:t>
      </w:r>
      <w:proofErr w:type="spellStart"/>
      <w:r>
        <w:t>phénotypage</w:t>
      </w:r>
      <w:proofErr w:type="spellEnd"/>
      <w:r>
        <w:t xml:space="preserve"> à la génération Go, et parmi ceux-ci, nous avons calculé la valeur des descendants des épis aux phénotypes les plus extrêmes tels qu’ils suffisent pour obtenir </w:t>
      </w:r>
      <w:proofErr w:type="spellStart"/>
      <w:r>
        <w:t>nsel</w:t>
      </w:r>
      <w:proofErr w:type="spellEnd"/>
      <w:r>
        <w:t xml:space="preserve"> grains. </w:t>
      </w:r>
    </w:p>
    <w:p w14:paraId="6C806D4E" w14:textId="6D89320D" w:rsidR="00DD4A12" w:rsidRDefault="00DD4A12">
      <w:pPr>
        <w:pStyle w:val="Commentaire"/>
      </w:pPr>
      <w:r>
        <w:t xml:space="preserve">Par exemple, si </w:t>
      </w:r>
      <w:proofErr w:type="spellStart"/>
      <w:r>
        <w:t>nsel</w:t>
      </w:r>
      <w:proofErr w:type="spellEnd"/>
      <w:r>
        <w:t xml:space="preserve"> = X alors …</w:t>
      </w:r>
    </w:p>
  </w:comment>
  <w:comment w:id="680" w:author="Jacques DAVID" w:date="2023-08-27T10:43:00Z" w:initials="JD">
    <w:p w14:paraId="41D72F77" w14:textId="53167142" w:rsidR="00DD4A12" w:rsidRDefault="00DD4A12">
      <w:pPr>
        <w:pStyle w:val="Commentaire"/>
      </w:pPr>
      <w:r>
        <w:rPr>
          <w:rStyle w:val="Marquedecommentaire"/>
        </w:rPr>
        <w:annotationRef/>
      </w:r>
      <w:r>
        <w:t xml:space="preserve">Pas </w:t>
      </w:r>
      <w:proofErr w:type="spellStart"/>
      <w:r>
        <w:t>sur</w:t>
      </w:r>
      <w:proofErr w:type="spellEnd"/>
      <w:r>
        <w:t xml:space="preserve"> que j’ai bien compris</w:t>
      </w:r>
    </w:p>
    <w:p w14:paraId="1F03DF46" w14:textId="1A4C796A" w:rsidR="00DD4A12" w:rsidRDefault="00DD4A12">
      <w:pPr>
        <w:pStyle w:val="Commentaire"/>
      </w:pPr>
      <w:r>
        <w:t xml:space="preserve">Dans j tu ne pouvais pas mettre le non </w:t>
      </w:r>
      <w:proofErr w:type="spellStart"/>
      <w:r>
        <w:t>selectionné</w:t>
      </w:r>
      <w:proofErr w:type="spellEnd"/>
      <w:r>
        <w:t> ?</w:t>
      </w:r>
    </w:p>
  </w:comment>
  <w:comment w:id="703" w:author="Jacques DAVID" w:date="2023-08-27T10:47:00Z" w:initials="JD">
    <w:p w14:paraId="5D529C32" w14:textId="2EBC647B" w:rsidR="00DD4A12" w:rsidRDefault="00DD4A12">
      <w:pPr>
        <w:pStyle w:val="Commentaire"/>
      </w:pPr>
      <w:r>
        <w:rPr>
          <w:rStyle w:val="Marquedecommentaire"/>
        </w:rPr>
        <w:annotationRef/>
      </w:r>
      <w:r>
        <w:t>Style beuark et pas précis</w:t>
      </w:r>
    </w:p>
    <w:p w14:paraId="0C6796C2" w14:textId="3B3ED0D6" w:rsidR="00DD4A12" w:rsidRDefault="00DD4A12">
      <w:pPr>
        <w:pStyle w:val="Commentaire"/>
      </w:pPr>
    </w:p>
  </w:comment>
  <w:comment w:id="700" w:author="Jacques DAVID" w:date="2023-08-27T10:47:00Z" w:initials="JD">
    <w:p w14:paraId="3F047AF8" w14:textId="29EE6226" w:rsidR="00DD4A12" w:rsidRDefault="00DD4A12">
      <w:pPr>
        <w:pStyle w:val="Commentaire"/>
      </w:pPr>
      <w:r>
        <w:rPr>
          <w:rStyle w:val="Marquedecommentaire"/>
        </w:rPr>
        <w:annotationRef/>
      </w:r>
    </w:p>
  </w:comment>
  <w:comment w:id="713" w:author="Jacques DAVID" w:date="2023-08-27T10:50:00Z" w:initials="JD">
    <w:p w14:paraId="22D4E095" w14:textId="6952AB74" w:rsidR="00DD4A12" w:rsidRDefault="00DD4A12">
      <w:pPr>
        <w:pStyle w:val="Commentaire"/>
      </w:pPr>
      <w:r>
        <w:rPr>
          <w:rStyle w:val="Marquedecommentaire"/>
        </w:rPr>
        <w:annotationRef/>
      </w:r>
      <w:r>
        <w:t xml:space="preserve">Je ne suis pas </w:t>
      </w:r>
      <w:proofErr w:type="spellStart"/>
      <w:proofErr w:type="gramStart"/>
      <w:r>
        <w:t>sur</w:t>
      </w:r>
      <w:proofErr w:type="spellEnd"/>
      <w:proofErr w:type="gramEnd"/>
      <w:r>
        <w:t xml:space="preserve"> que ce soit intéressant tu essaies de faire quoi ? dégrader la prédiction parce que tu veux ajouter le bruit de la </w:t>
      </w:r>
      <w:proofErr w:type="spellStart"/>
      <w:r>
        <w:t>varaine</w:t>
      </w:r>
      <w:proofErr w:type="spellEnd"/>
      <w:r>
        <w:t xml:space="preserve"> inter et intra </w:t>
      </w:r>
      <w:proofErr w:type="spellStart"/>
      <w:r>
        <w:t>epi</w:t>
      </w:r>
      <w:proofErr w:type="spellEnd"/>
      <w:r>
        <w:t xml:space="preserve"> ? </w:t>
      </w:r>
    </w:p>
    <w:p w14:paraId="23886ED6" w14:textId="7E2DB389" w:rsidR="00DD4A12" w:rsidRDefault="00DD4A12">
      <w:pPr>
        <w:pStyle w:val="Commentaire"/>
      </w:pPr>
      <w:r>
        <w:t>Ce qu’on veut c’est l’espérance …</w:t>
      </w:r>
    </w:p>
    <w:p w14:paraId="534DCCF5" w14:textId="44D2AEBA" w:rsidR="00DD4A12" w:rsidRDefault="00DD4A12">
      <w:pPr>
        <w:pStyle w:val="Commentaire"/>
      </w:pPr>
      <w:r>
        <w:t xml:space="preserve">Tu nous perds un </w:t>
      </w:r>
      <w:proofErr w:type="gramStart"/>
      <w:r>
        <w:t>peu ,</w:t>
      </w:r>
      <w:proofErr w:type="gramEnd"/>
      <w:r>
        <w:t xml:space="preserve"> disons même plus </w:t>
      </w:r>
      <w:proofErr w:type="spellStart"/>
      <w:r>
        <w:t>q’un</w:t>
      </w:r>
      <w:proofErr w:type="spellEnd"/>
      <w:r>
        <w:t xml:space="preserve"> peu mais bon je vois ce que tu veux dire. </w:t>
      </w:r>
    </w:p>
    <w:p w14:paraId="6185E8D0" w14:textId="65B17586" w:rsidR="00DD4A12" w:rsidRDefault="00DD4A12">
      <w:pPr>
        <w:pStyle w:val="Commentaire"/>
      </w:pPr>
      <w:r>
        <w:t>Pour moi ce qui compte c’est l’incertitude au départ pas celle d’arrivée</w:t>
      </w:r>
    </w:p>
    <w:p w14:paraId="63F67656" w14:textId="76A317B7" w:rsidR="00DD4A12" w:rsidRDefault="00DD4A12">
      <w:pPr>
        <w:pStyle w:val="Commentaire"/>
      </w:pPr>
      <w:r>
        <w:t xml:space="preserve">Celle d’arrivée c’est le bruit autour de la valeur génétique qui a été réellement obtenue, ton point de vue c’est que si on mesure juste un grain pour un grain on n’estimera pas bien, mon point de vue c’est que je veux bien estimer le </w:t>
      </w:r>
      <w:proofErr w:type="spellStart"/>
      <w:r>
        <w:t>progres</w:t>
      </w:r>
      <w:proofErr w:type="spellEnd"/>
      <w:r>
        <w:t xml:space="preserve"> en mesurant tous les </w:t>
      </w:r>
      <w:proofErr w:type="spellStart"/>
      <w:r>
        <w:t>descendznt</w:t>
      </w:r>
      <w:proofErr w:type="spellEnd"/>
      <w:r>
        <w:t xml:space="preserve"> d’un grain pour savoir si la </w:t>
      </w:r>
      <w:proofErr w:type="spellStart"/>
      <w:r>
        <w:t>séletion</w:t>
      </w:r>
      <w:proofErr w:type="spellEnd"/>
      <w:r>
        <w:t xml:space="preserve"> a été efficace… si le progrès a été fait</w:t>
      </w:r>
    </w:p>
    <w:p w14:paraId="69D1B519" w14:textId="75734D33" w:rsidR="00DD4A12" w:rsidRDefault="00DD4A12">
      <w:pPr>
        <w:pStyle w:val="Commentaire"/>
      </w:pPr>
      <w:r>
        <w:t>Bon on en reparle</w:t>
      </w:r>
    </w:p>
  </w:comment>
  <w:comment w:id="739" w:author="Jacques DAVID" w:date="2023-08-27T11:04:00Z" w:initials="JD">
    <w:p w14:paraId="69D4AD97" w14:textId="0F48B55B" w:rsidR="00DD4A12" w:rsidRDefault="00DD4A12">
      <w:pPr>
        <w:pStyle w:val="Commentaire"/>
      </w:pPr>
      <w:r>
        <w:rPr>
          <w:rStyle w:val="Marquedecommentaire"/>
        </w:rPr>
        <w:annotationRef/>
      </w:r>
      <w:r>
        <w:t>Tu pourras mettre cette formule dans une partie résultat et ici tu renvoies à l’annexe pour les calculs</w:t>
      </w:r>
    </w:p>
    <w:p w14:paraId="73622C96" w14:textId="5576AC66" w:rsidR="00DD4A12" w:rsidRDefault="00DD4A12">
      <w:pPr>
        <w:pStyle w:val="Commentaire"/>
      </w:pPr>
      <w:r>
        <w:t>C’est ici que tu pourrais mettre les calculs de h2 et de i que tu as mis dans ta figure d’intro</w:t>
      </w:r>
    </w:p>
  </w:comment>
  <w:comment w:id="747" w:author="Jacques DAVID" w:date="2023-08-27T11:03:00Z" w:initials="JD">
    <w:p w14:paraId="41A73DC9" w14:textId="47E35556" w:rsidR="00DD4A12" w:rsidRDefault="00DD4A12" w:rsidP="00DC34A7">
      <w:pPr>
        <w:pStyle w:val="Commentaire"/>
      </w:pPr>
      <w:r>
        <w:rPr>
          <w:rStyle w:val="Marquedecommentaire"/>
        </w:rPr>
        <w:annotationRef/>
      </w:r>
    </w:p>
  </w:comment>
  <w:comment w:id="950" w:author="Jacques DAVID" w:date="2023-08-27T14:45:00Z" w:initials="JD">
    <w:p w14:paraId="5A978641" w14:textId="64FD10C9" w:rsidR="00DD4A12" w:rsidRDefault="00DD4A12">
      <w:pPr>
        <w:pStyle w:val="Commentaire"/>
      </w:pPr>
      <w:r>
        <w:rPr>
          <w:rStyle w:val="Marquedecommentaire"/>
        </w:rPr>
        <w:annotationRef/>
      </w:r>
      <w:r>
        <w:t xml:space="preserve">Comme le </w:t>
      </w:r>
      <w:proofErr w:type="spellStart"/>
      <w:r>
        <w:t>pmg</w:t>
      </w:r>
      <w:proofErr w:type="spellEnd"/>
      <w:r>
        <w:t xml:space="preserve"> est très lié </w:t>
      </w:r>
      <w:proofErr w:type="spellStart"/>
      <w:proofErr w:type="gramStart"/>
      <w:r>
        <w:t>a</w:t>
      </w:r>
      <w:proofErr w:type="spellEnd"/>
      <w:proofErr w:type="gramEnd"/>
      <w:r>
        <w:t xml:space="preserve"> la surface c’est </w:t>
      </w:r>
      <w:proofErr w:type="spellStart"/>
      <w:r>
        <w:t>curiex</w:t>
      </w:r>
      <w:proofErr w:type="spellEnd"/>
      <w:r>
        <w:t xml:space="preserve"> que tu ne trouves pas </w:t>
      </w:r>
      <w:proofErr w:type="spellStart"/>
      <w:r>
        <w:t>d effet</w:t>
      </w:r>
      <w:proofErr w:type="spellEnd"/>
      <w:r>
        <w:t xml:space="preserve"> avec la taille </w:t>
      </w:r>
    </w:p>
  </w:comment>
  <w:comment w:id="952" w:author="Jacques DAVID" w:date="2023-08-27T14:46:00Z" w:initials="JD">
    <w:p w14:paraId="4565A174" w14:textId="3BAEB240" w:rsidR="00DD4A12" w:rsidRDefault="00DD4A12">
      <w:pPr>
        <w:pStyle w:val="Commentaire"/>
      </w:pPr>
      <w:r>
        <w:rPr>
          <w:rStyle w:val="Marquedecommentaire"/>
        </w:rPr>
        <w:annotationRef/>
      </w:r>
      <w:r>
        <w:t xml:space="preserve">Encore une fois </w:t>
      </w:r>
      <w:proofErr w:type="spellStart"/>
      <w:r>
        <w:t>a</w:t>
      </w:r>
      <w:proofErr w:type="spellEnd"/>
      <w:r>
        <w:t xml:space="preserve"> quoi servent ces traits </w:t>
      </w:r>
    </w:p>
  </w:comment>
  <w:comment w:id="1011" w:author="Jacques DAVID" w:date="2023-08-27T14:55:00Z" w:initials="JD">
    <w:p w14:paraId="5177AB8C" w14:textId="43D3787E" w:rsidR="00DD4A12" w:rsidRDefault="00DD4A12">
      <w:pPr>
        <w:pStyle w:val="Commentaire"/>
      </w:pPr>
      <w:r>
        <w:rPr>
          <w:rStyle w:val="Marquedecommentaire"/>
        </w:rPr>
        <w:annotationRef/>
      </w:r>
      <w:r>
        <w:t xml:space="preserve">Attention c’est </w:t>
      </w:r>
      <w:proofErr w:type="gramStart"/>
      <w:r>
        <w:t>inverse  non</w:t>
      </w:r>
      <w:proofErr w:type="gramEnd"/>
      <w:r>
        <w:t xml:space="preserve"> ? </w:t>
      </w:r>
    </w:p>
  </w:comment>
  <w:comment w:id="1013" w:author="Jacques DAVID" w:date="2023-08-27T14:56:00Z" w:initials="JD">
    <w:p w14:paraId="4D4F07AD" w14:textId="04B72599" w:rsidR="00DD4A12" w:rsidRDefault="00DD4A12">
      <w:pPr>
        <w:pStyle w:val="Commentaire"/>
      </w:pPr>
      <w:r>
        <w:rPr>
          <w:rStyle w:val="Marquedecommentaire"/>
        </w:rPr>
        <w:annotationRef/>
      </w:r>
      <w:r>
        <w:t xml:space="preserve">Oui n’en parle pas ici </w:t>
      </w:r>
    </w:p>
    <w:p w14:paraId="012A16B5" w14:textId="0B63DA56" w:rsidR="00DD4A12" w:rsidRDefault="00DD4A12">
      <w:pPr>
        <w:pStyle w:val="Commentaire"/>
      </w:pPr>
      <w:r>
        <w:t xml:space="preserve">En plus on ne comprend pas </w:t>
      </w:r>
    </w:p>
    <w:p w14:paraId="10BBD276" w14:textId="77777777" w:rsidR="00DD4A12" w:rsidRDefault="00DD4A12">
      <w:pPr>
        <w:pStyle w:val="Commentaire"/>
      </w:pPr>
    </w:p>
  </w:comment>
  <w:comment w:id="1040" w:author="Jacques DAVID" w:date="2023-08-27T15:02:00Z" w:initials="JD">
    <w:p w14:paraId="5FD7A9D3" w14:textId="3982047A" w:rsidR="00DD4A12" w:rsidRDefault="00DD4A12">
      <w:pPr>
        <w:pStyle w:val="Commentaire"/>
      </w:pPr>
      <w:r>
        <w:rPr>
          <w:rStyle w:val="Marquedecommentaire"/>
        </w:rPr>
        <w:annotationRef/>
      </w:r>
      <w:proofErr w:type="spellStart"/>
      <w:r>
        <w:t>Cest</w:t>
      </w:r>
      <w:proofErr w:type="spellEnd"/>
      <w:r>
        <w:t xml:space="preserve"> </w:t>
      </w:r>
      <w:proofErr w:type="spellStart"/>
      <w:r>
        <w:t>dejà</w:t>
      </w:r>
      <w:proofErr w:type="spellEnd"/>
      <w:r>
        <w:t xml:space="preserve"> de la discussion</w:t>
      </w:r>
    </w:p>
  </w:comment>
  <w:comment w:id="1052" w:author="Jacques DAVID" w:date="2023-08-27T15:03:00Z" w:initials="JD">
    <w:p w14:paraId="5E10FF93" w14:textId="06D8F944" w:rsidR="00DD4A12" w:rsidRDefault="00DD4A12">
      <w:pPr>
        <w:pStyle w:val="Commentaire"/>
      </w:pPr>
      <w:r>
        <w:rPr>
          <w:rStyle w:val="Marquedecommentaire"/>
        </w:rPr>
        <w:annotationRef/>
      </w:r>
      <w:r>
        <w:t xml:space="preserve">A garder en </w:t>
      </w:r>
      <w:proofErr w:type="spellStart"/>
      <w:r>
        <w:t>discission</w:t>
      </w:r>
      <w:proofErr w:type="spellEnd"/>
      <w:r>
        <w:t xml:space="preserve"> </w:t>
      </w:r>
      <w:proofErr w:type="spellStart"/>
      <w:r>
        <w:t>perspetive</w:t>
      </w:r>
      <w:proofErr w:type="spellEnd"/>
      <w:r>
        <w:t xml:space="preserve"> </w:t>
      </w:r>
    </w:p>
  </w:comment>
  <w:comment w:id="1099" w:author="Jacques DAVID" w:date="2023-08-27T15:20:00Z" w:initials="JD">
    <w:p w14:paraId="3238099A" w14:textId="66D0F9BE" w:rsidR="00DD4A12" w:rsidRDefault="00DD4A12">
      <w:pPr>
        <w:pStyle w:val="Commentaire"/>
      </w:pPr>
      <w:r>
        <w:rPr>
          <w:rStyle w:val="Marquedecommentaire"/>
        </w:rPr>
        <w:annotationRef/>
      </w:r>
      <w:r>
        <w:t>Explique mieux</w:t>
      </w:r>
    </w:p>
    <w:p w14:paraId="7A09D6C5" w14:textId="1092B03E" w:rsidR="00DD4A12" w:rsidRDefault="00DD4A12">
      <w:pPr>
        <w:pStyle w:val="Commentaire"/>
      </w:pPr>
      <w:r>
        <w:t xml:space="preserve">Il garde ses 40 m² de </w:t>
      </w:r>
      <w:proofErr w:type="spellStart"/>
      <w:proofErr w:type="gramStart"/>
      <w:r>
        <w:t>sélecton</w:t>
      </w:r>
      <w:proofErr w:type="spellEnd"/>
      <w:r>
        <w:t xml:space="preserve"> ,</w:t>
      </w:r>
      <w:proofErr w:type="gramEnd"/>
      <w:r>
        <w:t xml:space="preserve"> sélectionne dedans, remets la pop en place et utilise le reste pour semer ses parcelles </w:t>
      </w:r>
    </w:p>
  </w:comment>
  <w:comment w:id="1122" w:author="Jacques DAVID" w:date="2023-08-27T15:31:00Z" w:initials="JD">
    <w:p w14:paraId="59EAE4B8" w14:textId="332722B0" w:rsidR="00DD4A12" w:rsidRDefault="00DD4A12">
      <w:pPr>
        <w:pStyle w:val="Commentaire"/>
      </w:pPr>
      <w:r>
        <w:rPr>
          <w:rStyle w:val="Marquedecommentaire"/>
        </w:rPr>
        <w:annotationRef/>
      </w:r>
      <w:r>
        <w:t xml:space="preserve">Du coup tu peux replacer </w:t>
      </w:r>
      <w:proofErr w:type="spellStart"/>
      <w:r>
        <w:t>la</w:t>
      </w:r>
      <w:proofErr w:type="spellEnd"/>
      <w:r>
        <w:t xml:space="preserve"> le tableau de ton intro et le discuter </w:t>
      </w:r>
      <w:proofErr w:type="spellStart"/>
      <w:proofErr w:type="gramStart"/>
      <w:r>
        <w:t>ca</w:t>
      </w:r>
      <w:proofErr w:type="spellEnd"/>
      <w:proofErr w:type="gramEnd"/>
      <w:r>
        <w:t xml:space="preserve"> sera sa place</w:t>
      </w:r>
    </w:p>
  </w:comment>
  <w:comment w:id="1123" w:author="bienvenu" w:date="2023-08-23T15:19:00Z" w:initials="b">
    <w:p w14:paraId="03E21BE3" w14:textId="16CE84B5" w:rsidR="00DD4A12" w:rsidRDefault="00DD4A12">
      <w:pPr>
        <w:pStyle w:val="Commentaire"/>
      </w:pPr>
      <w:r>
        <w:rPr>
          <w:rStyle w:val="Marquedecommentaire"/>
        </w:rPr>
        <w:annotationRef/>
      </w:r>
      <w:r>
        <w:t>A confirmer/infirmer peaufiner avec de la biblio</w:t>
      </w:r>
    </w:p>
  </w:comment>
  <w:comment w:id="1193" w:author="Jacques DAVID" w:date="2023-08-27T15:53:00Z" w:initials="JD">
    <w:p w14:paraId="6CAF2E08" w14:textId="0CFEE6F6" w:rsidR="00DD4A12" w:rsidRDefault="00DD4A12">
      <w:pPr>
        <w:pStyle w:val="Commentaire"/>
      </w:pPr>
      <w:r>
        <w:rPr>
          <w:rStyle w:val="Marquedecommentaire"/>
        </w:rPr>
        <w:annotationRef/>
      </w:r>
      <w:r>
        <w:t xml:space="preserve">Je ne sais pas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2E188BE" w15:done="0"/>
  <w15:commentEx w15:paraId="5E02B355" w15:done="0"/>
  <w15:commentEx w15:paraId="73C990BB" w15:done="0"/>
  <w15:commentEx w15:paraId="74879EBE" w15:done="0"/>
  <w15:commentEx w15:paraId="51635A23" w15:done="0"/>
  <w15:commentEx w15:paraId="716AE133" w15:done="0"/>
  <w15:commentEx w15:paraId="3BDE3C69" w15:done="0"/>
  <w15:commentEx w15:paraId="2E5C1F71" w15:done="0"/>
  <w15:commentEx w15:paraId="4BB88C4B" w15:done="0"/>
  <w15:commentEx w15:paraId="4F8D5642" w15:done="0"/>
  <w15:commentEx w15:paraId="24769F14" w15:done="0"/>
  <w15:commentEx w15:paraId="1D642DA7" w15:done="0"/>
  <w15:commentEx w15:paraId="4A4675EE" w15:done="0"/>
  <w15:commentEx w15:paraId="3295DDA3" w15:done="0"/>
  <w15:commentEx w15:paraId="1697B7C8" w15:done="0"/>
  <w15:commentEx w15:paraId="4F231A07" w15:done="0"/>
  <w15:commentEx w15:paraId="4F294B0D" w15:done="0"/>
  <w15:commentEx w15:paraId="3C813196" w15:done="0"/>
  <w15:commentEx w15:paraId="2D6CD47D" w15:done="0"/>
  <w15:commentEx w15:paraId="7DEAC501" w15:done="0"/>
  <w15:commentEx w15:paraId="3A1B3D6D" w15:done="0"/>
  <w15:commentEx w15:paraId="6276D6A1" w15:done="0"/>
  <w15:commentEx w15:paraId="11D926BD" w15:done="0"/>
  <w15:commentEx w15:paraId="1BF63CB3" w15:done="0"/>
  <w15:commentEx w15:paraId="50835700" w15:done="0"/>
  <w15:commentEx w15:paraId="1FE17425" w15:done="0"/>
  <w15:commentEx w15:paraId="43DA3F23" w15:done="0"/>
  <w15:commentEx w15:paraId="21F3C40F" w15:done="0"/>
  <w15:commentEx w15:paraId="111CF1E1" w15:done="0"/>
  <w15:commentEx w15:paraId="02FBDD0E" w15:done="0"/>
  <w15:commentEx w15:paraId="330E3F0C" w15:done="0"/>
  <w15:commentEx w15:paraId="6C806D4E" w15:done="0"/>
  <w15:commentEx w15:paraId="1F03DF46" w15:done="0"/>
  <w15:commentEx w15:paraId="0C6796C2" w15:done="0"/>
  <w15:commentEx w15:paraId="3F047AF8" w15:done="0"/>
  <w15:commentEx w15:paraId="69D1B519" w15:done="0"/>
  <w15:commentEx w15:paraId="73622C96" w15:done="0"/>
  <w15:commentEx w15:paraId="41A73DC9" w15:done="0"/>
  <w15:commentEx w15:paraId="5A978641" w15:done="0"/>
  <w15:commentEx w15:paraId="4565A174" w15:done="0"/>
  <w15:commentEx w15:paraId="5177AB8C" w15:done="0"/>
  <w15:commentEx w15:paraId="10BBD276" w15:done="0"/>
  <w15:commentEx w15:paraId="5FD7A9D3" w15:done="0"/>
  <w15:commentEx w15:paraId="5E10FF93" w15:done="0"/>
  <w15:commentEx w15:paraId="7A09D6C5" w15:done="0"/>
  <w15:commentEx w15:paraId="59EAE4B8" w15:done="0"/>
  <w15:commentEx w15:paraId="03E21BE3" w15:done="0"/>
  <w15:commentEx w15:paraId="6CAF2E0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0FC72" w14:textId="77777777" w:rsidR="00802849" w:rsidRDefault="00802849">
      <w:r>
        <w:separator/>
      </w:r>
    </w:p>
  </w:endnote>
  <w:endnote w:type="continuationSeparator" w:id="0">
    <w:p w14:paraId="69606379" w14:textId="77777777" w:rsidR="00802849" w:rsidRDefault="00802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04D5C9C2" w:rsidR="00DD4A12" w:rsidRDefault="00DD4A12">
    <w:pPr>
      <w:pStyle w:val="Pieddepage"/>
      <w:jc w:val="center"/>
    </w:pPr>
    <w:r>
      <w:fldChar w:fldCharType="begin"/>
    </w:r>
    <w:r>
      <w:instrText xml:space="preserve"> PAGE </w:instrText>
    </w:r>
    <w:r>
      <w:fldChar w:fldCharType="separate"/>
    </w:r>
    <w:r w:rsidR="00D7178E">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66B3E909" w:rsidR="00DD4A12" w:rsidRDefault="00DD4A12">
    <w:pPr>
      <w:pStyle w:val="Pieddepage"/>
      <w:jc w:val="center"/>
    </w:pPr>
    <w:r>
      <w:fldChar w:fldCharType="begin"/>
    </w:r>
    <w:r>
      <w:instrText xml:space="preserve"> PAGE </w:instrText>
    </w:r>
    <w:r>
      <w:fldChar w:fldCharType="separate"/>
    </w:r>
    <w:r w:rsidR="00D7178E">
      <w:rPr>
        <w:noProof/>
      </w:rPr>
      <w:t>51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4F1F2EBA" w:rsidR="00DD4A12" w:rsidRDefault="00DD4A12">
    <w:pPr>
      <w:pStyle w:val="Pieddepage"/>
      <w:jc w:val="center"/>
    </w:pPr>
    <w:r>
      <w:fldChar w:fldCharType="begin"/>
    </w:r>
    <w:r>
      <w:instrText xml:space="preserve"> PAGE </w:instrText>
    </w:r>
    <w:r>
      <w:fldChar w:fldCharType="separate"/>
    </w:r>
    <w:r w:rsidR="00D7178E">
      <w:rPr>
        <w:noProof/>
      </w:rPr>
      <w:t>54</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7B617A38" w:rsidR="00DD4A12" w:rsidRDefault="00DD4A12">
    <w:pPr>
      <w:pStyle w:val="Pieddepage"/>
      <w:jc w:val="center"/>
    </w:pPr>
    <w:r>
      <w:fldChar w:fldCharType="begin"/>
    </w:r>
    <w:r>
      <w:instrText xml:space="preserve"> PAGE </w:instrText>
    </w:r>
    <w:r>
      <w:fldChar w:fldCharType="separate"/>
    </w:r>
    <w:r w:rsidR="00D7178E">
      <w:rPr>
        <w:noProof/>
      </w:rPr>
      <w:t>55</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DD4A12" w:rsidRDefault="00DD4A1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4B2D7CD8" w:rsidR="00DD4A12" w:rsidRDefault="00DD4A12">
    <w:pPr>
      <w:pStyle w:val="Pieddepage"/>
      <w:jc w:val="center"/>
    </w:pPr>
    <w:r>
      <w:fldChar w:fldCharType="begin"/>
    </w:r>
    <w:r>
      <w:instrText xml:space="preserve"> PAGE </w:instrText>
    </w:r>
    <w:r>
      <w:fldChar w:fldCharType="separate"/>
    </w:r>
    <w:r w:rsidR="00D7178E">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1AC6A6A7" w:rsidR="00DD4A12" w:rsidRDefault="00DD4A12">
    <w:pPr>
      <w:pStyle w:val="Pieddepage"/>
      <w:jc w:val="center"/>
    </w:pPr>
    <w:r>
      <w:fldChar w:fldCharType="begin"/>
    </w:r>
    <w:r>
      <w:instrText xml:space="preserve"> PAGE </w:instrText>
    </w:r>
    <w:r>
      <w:fldChar w:fldCharType="separate"/>
    </w:r>
    <w:r w:rsidR="00D7178E">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18610051" w:rsidR="00DD4A12" w:rsidRDefault="00DD4A12">
    <w:pPr>
      <w:pStyle w:val="Pieddepage"/>
      <w:jc w:val="center"/>
    </w:pPr>
    <w:r>
      <w:fldChar w:fldCharType="begin"/>
    </w:r>
    <w:r>
      <w:instrText xml:space="preserve"> PAGE </w:instrText>
    </w:r>
    <w:r>
      <w:fldChar w:fldCharType="separate"/>
    </w:r>
    <w:r w:rsidR="00D7178E">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647869B5" w:rsidR="00DD4A12" w:rsidRDefault="00DD4A12">
    <w:pPr>
      <w:pStyle w:val="Pieddepage"/>
      <w:jc w:val="center"/>
    </w:pPr>
    <w:r>
      <w:fldChar w:fldCharType="begin"/>
    </w:r>
    <w:r>
      <w:instrText xml:space="preserve"> PAGE </w:instrText>
    </w:r>
    <w:r>
      <w:fldChar w:fldCharType="separate"/>
    </w:r>
    <w:r w:rsidR="00D7178E">
      <w:rPr>
        <w:noProof/>
      </w:rPr>
      <w:t>9</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0B154C33" w:rsidR="00DD4A12" w:rsidRDefault="00DD4A12">
    <w:pPr>
      <w:pStyle w:val="Pieddepage"/>
      <w:jc w:val="center"/>
    </w:pPr>
    <w:r>
      <w:fldChar w:fldCharType="begin"/>
    </w:r>
    <w:r>
      <w:instrText xml:space="preserve"> PAGE </w:instrText>
    </w:r>
    <w:r>
      <w:fldChar w:fldCharType="separate"/>
    </w:r>
    <w:r w:rsidR="00D7178E">
      <w:rPr>
        <w:noProof/>
      </w:rPr>
      <w:t>10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16A923CC" w:rsidR="00DD4A12" w:rsidRDefault="00DD4A12">
    <w:pPr>
      <w:pStyle w:val="Pieddepage"/>
      <w:jc w:val="center"/>
    </w:pPr>
    <w:r>
      <w:fldChar w:fldCharType="begin"/>
    </w:r>
    <w:r>
      <w:instrText xml:space="preserve"> PAGE </w:instrText>
    </w:r>
    <w:r>
      <w:fldChar w:fldCharType="separate"/>
    </w:r>
    <w:r w:rsidR="00D7178E">
      <w:rPr>
        <w:noProof/>
      </w:rPr>
      <w:t>11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48C6D0DB" w:rsidR="00DD4A12" w:rsidRDefault="00DD4A12">
    <w:pPr>
      <w:pStyle w:val="Pieddepage"/>
      <w:jc w:val="center"/>
    </w:pPr>
    <w:r>
      <w:fldChar w:fldCharType="begin"/>
    </w:r>
    <w:r>
      <w:instrText xml:space="preserve"> PAGE </w:instrText>
    </w:r>
    <w:r>
      <w:fldChar w:fldCharType="separate"/>
    </w:r>
    <w:r w:rsidR="00D7178E">
      <w:rPr>
        <w:noProof/>
      </w:rPr>
      <w:t>26</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0CDC7AE7" w:rsidR="00DD4A12" w:rsidRDefault="00DD4A12">
    <w:pPr>
      <w:pStyle w:val="Pieddepage"/>
    </w:pPr>
    <w:r>
      <w:fldChar w:fldCharType="begin"/>
    </w:r>
    <w:r>
      <w:instrText xml:space="preserve"> PAGE </w:instrText>
    </w:r>
    <w:r>
      <w:fldChar w:fldCharType="separate"/>
    </w:r>
    <w:r w:rsidR="00D7178E">
      <w:rPr>
        <w:noProof/>
      </w:rPr>
      <w:t>50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B26C0E" w14:textId="77777777" w:rsidR="00802849" w:rsidRDefault="00802849">
      <w:r>
        <w:separator/>
      </w:r>
    </w:p>
  </w:footnote>
  <w:footnote w:type="continuationSeparator" w:id="0">
    <w:p w14:paraId="55095880" w14:textId="77777777" w:rsidR="00802849" w:rsidRDefault="00802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13C76FAC"/>
    <w:multiLevelType w:val="hybridMultilevel"/>
    <w:tmpl w:val="CB6462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1"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0"/>
  </w:num>
  <w:num w:numId="10">
    <w:abstractNumId w:val="6"/>
  </w:num>
  <w:num w:numId="11">
    <w:abstractNumId w:val="8"/>
  </w:num>
  <w:num w:numId="12">
    <w:abstractNumId w:val="9"/>
  </w:num>
  <w:num w:numId="13">
    <w:abstractNumId w:val="11"/>
  </w:num>
  <w:num w:numId="1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acques DAVID">
    <w15:presenceInfo w15:providerId="Windows Live" w15:userId="b35899f7c4d6953d"/>
  </w15:person>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1A40"/>
    <w:rsid w:val="00014152"/>
    <w:rsid w:val="00015328"/>
    <w:rsid w:val="00021B66"/>
    <w:rsid w:val="000232B8"/>
    <w:rsid w:val="00023A0F"/>
    <w:rsid w:val="0002684B"/>
    <w:rsid w:val="00026E87"/>
    <w:rsid w:val="00031AC0"/>
    <w:rsid w:val="000323B8"/>
    <w:rsid w:val="0003491F"/>
    <w:rsid w:val="000419DF"/>
    <w:rsid w:val="0004414F"/>
    <w:rsid w:val="00050F54"/>
    <w:rsid w:val="000526BB"/>
    <w:rsid w:val="00052A3E"/>
    <w:rsid w:val="000551B3"/>
    <w:rsid w:val="00057E2E"/>
    <w:rsid w:val="000616EB"/>
    <w:rsid w:val="0006415E"/>
    <w:rsid w:val="00065447"/>
    <w:rsid w:val="00071E4B"/>
    <w:rsid w:val="00072C83"/>
    <w:rsid w:val="0007521D"/>
    <w:rsid w:val="00077106"/>
    <w:rsid w:val="000805E8"/>
    <w:rsid w:val="00082C58"/>
    <w:rsid w:val="00083D4C"/>
    <w:rsid w:val="00087663"/>
    <w:rsid w:val="000919EE"/>
    <w:rsid w:val="00091E23"/>
    <w:rsid w:val="00094CC5"/>
    <w:rsid w:val="000965F0"/>
    <w:rsid w:val="00096D92"/>
    <w:rsid w:val="000A1320"/>
    <w:rsid w:val="000A1E56"/>
    <w:rsid w:val="000A21BC"/>
    <w:rsid w:val="000A57C0"/>
    <w:rsid w:val="000A679E"/>
    <w:rsid w:val="000A7C60"/>
    <w:rsid w:val="000B1CEE"/>
    <w:rsid w:val="000B4200"/>
    <w:rsid w:val="000B7A71"/>
    <w:rsid w:val="000C48E0"/>
    <w:rsid w:val="000C59B1"/>
    <w:rsid w:val="000C77A3"/>
    <w:rsid w:val="000D00DF"/>
    <w:rsid w:val="000D2896"/>
    <w:rsid w:val="000D5523"/>
    <w:rsid w:val="000D779D"/>
    <w:rsid w:val="000E2F77"/>
    <w:rsid w:val="000E6401"/>
    <w:rsid w:val="000F2A2B"/>
    <w:rsid w:val="000F5267"/>
    <w:rsid w:val="0010130A"/>
    <w:rsid w:val="00101A9B"/>
    <w:rsid w:val="00106323"/>
    <w:rsid w:val="00107A68"/>
    <w:rsid w:val="00110323"/>
    <w:rsid w:val="00111E43"/>
    <w:rsid w:val="00114C29"/>
    <w:rsid w:val="00132EDE"/>
    <w:rsid w:val="00134C39"/>
    <w:rsid w:val="00134F4C"/>
    <w:rsid w:val="001363E7"/>
    <w:rsid w:val="00142995"/>
    <w:rsid w:val="00143029"/>
    <w:rsid w:val="00144E81"/>
    <w:rsid w:val="00145A74"/>
    <w:rsid w:val="00146CBD"/>
    <w:rsid w:val="00146F50"/>
    <w:rsid w:val="00147901"/>
    <w:rsid w:val="001533AD"/>
    <w:rsid w:val="00156747"/>
    <w:rsid w:val="001611F4"/>
    <w:rsid w:val="00166421"/>
    <w:rsid w:val="00171783"/>
    <w:rsid w:val="001752F9"/>
    <w:rsid w:val="00180335"/>
    <w:rsid w:val="0018663C"/>
    <w:rsid w:val="00187095"/>
    <w:rsid w:val="00197185"/>
    <w:rsid w:val="001A16B7"/>
    <w:rsid w:val="001B4057"/>
    <w:rsid w:val="001B4690"/>
    <w:rsid w:val="001C0DF2"/>
    <w:rsid w:val="001C2192"/>
    <w:rsid w:val="001C2D81"/>
    <w:rsid w:val="001C3AD0"/>
    <w:rsid w:val="001C4331"/>
    <w:rsid w:val="001C5309"/>
    <w:rsid w:val="001C5AE3"/>
    <w:rsid w:val="001C5DE2"/>
    <w:rsid w:val="001D06DE"/>
    <w:rsid w:val="001D4795"/>
    <w:rsid w:val="001D4D34"/>
    <w:rsid w:val="001D51D0"/>
    <w:rsid w:val="001D6DA8"/>
    <w:rsid w:val="001E07CB"/>
    <w:rsid w:val="001E07EC"/>
    <w:rsid w:val="001E0AC5"/>
    <w:rsid w:val="001E3C2D"/>
    <w:rsid w:val="001E5413"/>
    <w:rsid w:val="001F08FD"/>
    <w:rsid w:val="001F365A"/>
    <w:rsid w:val="001F3915"/>
    <w:rsid w:val="00201AC0"/>
    <w:rsid w:val="00203455"/>
    <w:rsid w:val="00205325"/>
    <w:rsid w:val="0020660C"/>
    <w:rsid w:val="00206988"/>
    <w:rsid w:val="002071FD"/>
    <w:rsid w:val="00207FAB"/>
    <w:rsid w:val="00210130"/>
    <w:rsid w:val="00211EF1"/>
    <w:rsid w:val="00217F2A"/>
    <w:rsid w:val="0022190F"/>
    <w:rsid w:val="002221C2"/>
    <w:rsid w:val="00223019"/>
    <w:rsid w:val="002276CD"/>
    <w:rsid w:val="002305F0"/>
    <w:rsid w:val="00234CB8"/>
    <w:rsid w:val="00241F4F"/>
    <w:rsid w:val="00243E1E"/>
    <w:rsid w:val="00251864"/>
    <w:rsid w:val="002522D2"/>
    <w:rsid w:val="00252FB3"/>
    <w:rsid w:val="002541E0"/>
    <w:rsid w:val="0026069D"/>
    <w:rsid w:val="00262DAC"/>
    <w:rsid w:val="00262F00"/>
    <w:rsid w:val="0026484D"/>
    <w:rsid w:val="00266582"/>
    <w:rsid w:val="00266934"/>
    <w:rsid w:val="00271233"/>
    <w:rsid w:val="00282E2D"/>
    <w:rsid w:val="00283ADA"/>
    <w:rsid w:val="002850DE"/>
    <w:rsid w:val="002918A0"/>
    <w:rsid w:val="00292FC5"/>
    <w:rsid w:val="002971D1"/>
    <w:rsid w:val="002A3FAE"/>
    <w:rsid w:val="002A5FAA"/>
    <w:rsid w:val="002A66D1"/>
    <w:rsid w:val="002A7D59"/>
    <w:rsid w:val="002B1366"/>
    <w:rsid w:val="002B3DCB"/>
    <w:rsid w:val="002C2DFA"/>
    <w:rsid w:val="002C401C"/>
    <w:rsid w:val="002C7BE0"/>
    <w:rsid w:val="002D3E0D"/>
    <w:rsid w:val="002D425A"/>
    <w:rsid w:val="002D5ECB"/>
    <w:rsid w:val="002E0557"/>
    <w:rsid w:val="002E0C19"/>
    <w:rsid w:val="002E19EB"/>
    <w:rsid w:val="002E4258"/>
    <w:rsid w:val="002E46CD"/>
    <w:rsid w:val="002F7975"/>
    <w:rsid w:val="00304ABB"/>
    <w:rsid w:val="003069A1"/>
    <w:rsid w:val="00310017"/>
    <w:rsid w:val="0031024F"/>
    <w:rsid w:val="00310D89"/>
    <w:rsid w:val="00316AF5"/>
    <w:rsid w:val="003215F3"/>
    <w:rsid w:val="00330C18"/>
    <w:rsid w:val="003315CB"/>
    <w:rsid w:val="0033241A"/>
    <w:rsid w:val="0033598C"/>
    <w:rsid w:val="003363AA"/>
    <w:rsid w:val="00336B08"/>
    <w:rsid w:val="0034277A"/>
    <w:rsid w:val="00344072"/>
    <w:rsid w:val="00347339"/>
    <w:rsid w:val="00350774"/>
    <w:rsid w:val="00352A92"/>
    <w:rsid w:val="00355527"/>
    <w:rsid w:val="00360541"/>
    <w:rsid w:val="00362DBD"/>
    <w:rsid w:val="00365215"/>
    <w:rsid w:val="00367A79"/>
    <w:rsid w:val="003712FF"/>
    <w:rsid w:val="00372DC3"/>
    <w:rsid w:val="003743EA"/>
    <w:rsid w:val="003757D0"/>
    <w:rsid w:val="003759FC"/>
    <w:rsid w:val="00375D0D"/>
    <w:rsid w:val="00376560"/>
    <w:rsid w:val="0038147F"/>
    <w:rsid w:val="003873E3"/>
    <w:rsid w:val="003900A3"/>
    <w:rsid w:val="00390DCA"/>
    <w:rsid w:val="003B05F1"/>
    <w:rsid w:val="003B1B98"/>
    <w:rsid w:val="003B4D11"/>
    <w:rsid w:val="003B4E7D"/>
    <w:rsid w:val="003B6339"/>
    <w:rsid w:val="003B720F"/>
    <w:rsid w:val="003C016D"/>
    <w:rsid w:val="003C3AB4"/>
    <w:rsid w:val="003C55C0"/>
    <w:rsid w:val="003D02DE"/>
    <w:rsid w:val="003D3E25"/>
    <w:rsid w:val="003D72D0"/>
    <w:rsid w:val="003E0AC6"/>
    <w:rsid w:val="003E5C15"/>
    <w:rsid w:val="003E6A15"/>
    <w:rsid w:val="003F1CB4"/>
    <w:rsid w:val="003F6607"/>
    <w:rsid w:val="00400410"/>
    <w:rsid w:val="00401381"/>
    <w:rsid w:val="004017A0"/>
    <w:rsid w:val="00403BB8"/>
    <w:rsid w:val="00404F0A"/>
    <w:rsid w:val="00406AFC"/>
    <w:rsid w:val="00411226"/>
    <w:rsid w:val="004166D8"/>
    <w:rsid w:val="00417368"/>
    <w:rsid w:val="004203CF"/>
    <w:rsid w:val="00424A55"/>
    <w:rsid w:val="004262B1"/>
    <w:rsid w:val="00427CF8"/>
    <w:rsid w:val="00434F6B"/>
    <w:rsid w:val="0043571C"/>
    <w:rsid w:val="0044026E"/>
    <w:rsid w:val="004422F0"/>
    <w:rsid w:val="004429D6"/>
    <w:rsid w:val="00442C8D"/>
    <w:rsid w:val="00447B78"/>
    <w:rsid w:val="00450B23"/>
    <w:rsid w:val="00453197"/>
    <w:rsid w:val="004564D0"/>
    <w:rsid w:val="0045700B"/>
    <w:rsid w:val="00461481"/>
    <w:rsid w:val="004628B3"/>
    <w:rsid w:val="00464E8C"/>
    <w:rsid w:val="00465706"/>
    <w:rsid w:val="00470352"/>
    <w:rsid w:val="00470954"/>
    <w:rsid w:val="00470A18"/>
    <w:rsid w:val="004731C9"/>
    <w:rsid w:val="004755A9"/>
    <w:rsid w:val="00477F1A"/>
    <w:rsid w:val="004802BF"/>
    <w:rsid w:val="00480BED"/>
    <w:rsid w:val="00483222"/>
    <w:rsid w:val="00483AAA"/>
    <w:rsid w:val="0048454E"/>
    <w:rsid w:val="00490EC0"/>
    <w:rsid w:val="004959EC"/>
    <w:rsid w:val="004A28B1"/>
    <w:rsid w:val="004A5210"/>
    <w:rsid w:val="004A67FC"/>
    <w:rsid w:val="004B19B7"/>
    <w:rsid w:val="004B1C59"/>
    <w:rsid w:val="004B4B8F"/>
    <w:rsid w:val="004C24DE"/>
    <w:rsid w:val="004C2D43"/>
    <w:rsid w:val="004C47E5"/>
    <w:rsid w:val="004C5BD7"/>
    <w:rsid w:val="004D622B"/>
    <w:rsid w:val="004E0314"/>
    <w:rsid w:val="004E2D51"/>
    <w:rsid w:val="004E5300"/>
    <w:rsid w:val="004E5D56"/>
    <w:rsid w:val="004E7231"/>
    <w:rsid w:val="004E787A"/>
    <w:rsid w:val="004E7B80"/>
    <w:rsid w:val="004F1263"/>
    <w:rsid w:val="004F3CB9"/>
    <w:rsid w:val="004F5214"/>
    <w:rsid w:val="00503BE2"/>
    <w:rsid w:val="00504741"/>
    <w:rsid w:val="0050581C"/>
    <w:rsid w:val="00505948"/>
    <w:rsid w:val="00507811"/>
    <w:rsid w:val="00510297"/>
    <w:rsid w:val="00513A77"/>
    <w:rsid w:val="00520B99"/>
    <w:rsid w:val="00521483"/>
    <w:rsid w:val="0052280F"/>
    <w:rsid w:val="005241EC"/>
    <w:rsid w:val="005257BA"/>
    <w:rsid w:val="00526346"/>
    <w:rsid w:val="00527FDA"/>
    <w:rsid w:val="005357BA"/>
    <w:rsid w:val="00537135"/>
    <w:rsid w:val="00544975"/>
    <w:rsid w:val="00556C90"/>
    <w:rsid w:val="00557BE2"/>
    <w:rsid w:val="00557CB2"/>
    <w:rsid w:val="00560155"/>
    <w:rsid w:val="00564E0F"/>
    <w:rsid w:val="00567AEC"/>
    <w:rsid w:val="005700A4"/>
    <w:rsid w:val="00570496"/>
    <w:rsid w:val="00570530"/>
    <w:rsid w:val="005713AD"/>
    <w:rsid w:val="00573E15"/>
    <w:rsid w:val="00580EA1"/>
    <w:rsid w:val="00585696"/>
    <w:rsid w:val="00587408"/>
    <w:rsid w:val="00587FC8"/>
    <w:rsid w:val="005A179D"/>
    <w:rsid w:val="005B1F16"/>
    <w:rsid w:val="005B285C"/>
    <w:rsid w:val="005C0ABF"/>
    <w:rsid w:val="005C284C"/>
    <w:rsid w:val="005D03CC"/>
    <w:rsid w:val="005D052D"/>
    <w:rsid w:val="005D25CA"/>
    <w:rsid w:val="005E3E57"/>
    <w:rsid w:val="005F13D8"/>
    <w:rsid w:val="005F1649"/>
    <w:rsid w:val="005F25B1"/>
    <w:rsid w:val="005F547B"/>
    <w:rsid w:val="005F55CB"/>
    <w:rsid w:val="005F5641"/>
    <w:rsid w:val="00600603"/>
    <w:rsid w:val="006006BF"/>
    <w:rsid w:val="006040D7"/>
    <w:rsid w:val="0060426B"/>
    <w:rsid w:val="0060681D"/>
    <w:rsid w:val="00606F17"/>
    <w:rsid w:val="006100E7"/>
    <w:rsid w:val="006102DD"/>
    <w:rsid w:val="00610F0E"/>
    <w:rsid w:val="00611C2D"/>
    <w:rsid w:val="00611DEA"/>
    <w:rsid w:val="00615496"/>
    <w:rsid w:val="0061559B"/>
    <w:rsid w:val="00615E8C"/>
    <w:rsid w:val="0061784B"/>
    <w:rsid w:val="00621B8E"/>
    <w:rsid w:val="0062767B"/>
    <w:rsid w:val="00630D58"/>
    <w:rsid w:val="00633A18"/>
    <w:rsid w:val="00635308"/>
    <w:rsid w:val="00644770"/>
    <w:rsid w:val="0065243D"/>
    <w:rsid w:val="00653EBA"/>
    <w:rsid w:val="00654ED8"/>
    <w:rsid w:val="00656112"/>
    <w:rsid w:val="00656401"/>
    <w:rsid w:val="0066547E"/>
    <w:rsid w:val="006668B4"/>
    <w:rsid w:val="00666CED"/>
    <w:rsid w:val="006675E8"/>
    <w:rsid w:val="00667E62"/>
    <w:rsid w:val="0067395D"/>
    <w:rsid w:val="00676C33"/>
    <w:rsid w:val="00680E6D"/>
    <w:rsid w:val="00684891"/>
    <w:rsid w:val="00685590"/>
    <w:rsid w:val="00691EB5"/>
    <w:rsid w:val="006920FA"/>
    <w:rsid w:val="00692DE6"/>
    <w:rsid w:val="006934EE"/>
    <w:rsid w:val="0069355D"/>
    <w:rsid w:val="006A01A2"/>
    <w:rsid w:val="006A33D3"/>
    <w:rsid w:val="006A5404"/>
    <w:rsid w:val="006A62D9"/>
    <w:rsid w:val="006C01BE"/>
    <w:rsid w:val="006D22BC"/>
    <w:rsid w:val="006D6F6C"/>
    <w:rsid w:val="006D7801"/>
    <w:rsid w:val="006E0C92"/>
    <w:rsid w:val="006E295A"/>
    <w:rsid w:val="006E5BA3"/>
    <w:rsid w:val="006E64A1"/>
    <w:rsid w:val="006F23C5"/>
    <w:rsid w:val="006F62AC"/>
    <w:rsid w:val="007017E7"/>
    <w:rsid w:val="00702BBC"/>
    <w:rsid w:val="007033BE"/>
    <w:rsid w:val="0070417E"/>
    <w:rsid w:val="00713401"/>
    <w:rsid w:val="00713CDD"/>
    <w:rsid w:val="00714020"/>
    <w:rsid w:val="007154A2"/>
    <w:rsid w:val="00715C06"/>
    <w:rsid w:val="007204CA"/>
    <w:rsid w:val="007206A9"/>
    <w:rsid w:val="00723ACE"/>
    <w:rsid w:val="00724E0D"/>
    <w:rsid w:val="00724E4E"/>
    <w:rsid w:val="00726DAE"/>
    <w:rsid w:val="00727779"/>
    <w:rsid w:val="00731FAE"/>
    <w:rsid w:val="00734309"/>
    <w:rsid w:val="00740CBC"/>
    <w:rsid w:val="00742D82"/>
    <w:rsid w:val="00742FA3"/>
    <w:rsid w:val="00743981"/>
    <w:rsid w:val="0074700F"/>
    <w:rsid w:val="00750CDA"/>
    <w:rsid w:val="00754184"/>
    <w:rsid w:val="00757D60"/>
    <w:rsid w:val="00761835"/>
    <w:rsid w:val="00762FDE"/>
    <w:rsid w:val="00762FF2"/>
    <w:rsid w:val="007635CD"/>
    <w:rsid w:val="00765312"/>
    <w:rsid w:val="00766E7A"/>
    <w:rsid w:val="007716E9"/>
    <w:rsid w:val="00774DD6"/>
    <w:rsid w:val="00776035"/>
    <w:rsid w:val="00776BB5"/>
    <w:rsid w:val="0078557E"/>
    <w:rsid w:val="007869E4"/>
    <w:rsid w:val="00790A12"/>
    <w:rsid w:val="00795BD2"/>
    <w:rsid w:val="00796AE3"/>
    <w:rsid w:val="007A0CA5"/>
    <w:rsid w:val="007A5504"/>
    <w:rsid w:val="007A66C3"/>
    <w:rsid w:val="007B0EBA"/>
    <w:rsid w:val="007B7F88"/>
    <w:rsid w:val="007C3E69"/>
    <w:rsid w:val="007C43EF"/>
    <w:rsid w:val="007D4777"/>
    <w:rsid w:val="007D6ED1"/>
    <w:rsid w:val="007E059D"/>
    <w:rsid w:val="007E2CFD"/>
    <w:rsid w:val="007E39F3"/>
    <w:rsid w:val="007E454F"/>
    <w:rsid w:val="007E77A1"/>
    <w:rsid w:val="007F2546"/>
    <w:rsid w:val="007F746D"/>
    <w:rsid w:val="00801023"/>
    <w:rsid w:val="00802849"/>
    <w:rsid w:val="008062E1"/>
    <w:rsid w:val="00810A9E"/>
    <w:rsid w:val="00810D9E"/>
    <w:rsid w:val="0081271F"/>
    <w:rsid w:val="008164C8"/>
    <w:rsid w:val="008173E9"/>
    <w:rsid w:val="00820DCF"/>
    <w:rsid w:val="0082192E"/>
    <w:rsid w:val="0082301B"/>
    <w:rsid w:val="008231AD"/>
    <w:rsid w:val="008241A9"/>
    <w:rsid w:val="00825095"/>
    <w:rsid w:val="008265AD"/>
    <w:rsid w:val="00826C25"/>
    <w:rsid w:val="00834555"/>
    <w:rsid w:val="00834C2B"/>
    <w:rsid w:val="00836CCB"/>
    <w:rsid w:val="00842CAB"/>
    <w:rsid w:val="008526B5"/>
    <w:rsid w:val="00852B0B"/>
    <w:rsid w:val="008538DF"/>
    <w:rsid w:val="00853C6B"/>
    <w:rsid w:val="008617BA"/>
    <w:rsid w:val="0086257F"/>
    <w:rsid w:val="00862E46"/>
    <w:rsid w:val="00866802"/>
    <w:rsid w:val="0087599B"/>
    <w:rsid w:val="00880E65"/>
    <w:rsid w:val="00885821"/>
    <w:rsid w:val="00886DE8"/>
    <w:rsid w:val="00887041"/>
    <w:rsid w:val="00894630"/>
    <w:rsid w:val="00894DD5"/>
    <w:rsid w:val="00895009"/>
    <w:rsid w:val="00897C58"/>
    <w:rsid w:val="008A07F2"/>
    <w:rsid w:val="008A0DC3"/>
    <w:rsid w:val="008A2CBF"/>
    <w:rsid w:val="008A46CC"/>
    <w:rsid w:val="008A7284"/>
    <w:rsid w:val="008A76D4"/>
    <w:rsid w:val="008B513F"/>
    <w:rsid w:val="008B56BA"/>
    <w:rsid w:val="008B6C0E"/>
    <w:rsid w:val="008B708C"/>
    <w:rsid w:val="008C1272"/>
    <w:rsid w:val="008C171F"/>
    <w:rsid w:val="008C4FD6"/>
    <w:rsid w:val="008D2348"/>
    <w:rsid w:val="008D4901"/>
    <w:rsid w:val="008D72B7"/>
    <w:rsid w:val="008D73FF"/>
    <w:rsid w:val="008E65E7"/>
    <w:rsid w:val="008E674A"/>
    <w:rsid w:val="008E69C2"/>
    <w:rsid w:val="008E6BA6"/>
    <w:rsid w:val="008E6BBC"/>
    <w:rsid w:val="008E7873"/>
    <w:rsid w:val="008F0F87"/>
    <w:rsid w:val="008F3030"/>
    <w:rsid w:val="008F3767"/>
    <w:rsid w:val="00906F73"/>
    <w:rsid w:val="00913632"/>
    <w:rsid w:val="00915FFB"/>
    <w:rsid w:val="00920565"/>
    <w:rsid w:val="009225D0"/>
    <w:rsid w:val="00922889"/>
    <w:rsid w:val="00922F4C"/>
    <w:rsid w:val="00923E97"/>
    <w:rsid w:val="00925195"/>
    <w:rsid w:val="009321C9"/>
    <w:rsid w:val="009343D5"/>
    <w:rsid w:val="00934481"/>
    <w:rsid w:val="00936B3E"/>
    <w:rsid w:val="00941DAA"/>
    <w:rsid w:val="009434AE"/>
    <w:rsid w:val="00946530"/>
    <w:rsid w:val="00955919"/>
    <w:rsid w:val="00961643"/>
    <w:rsid w:val="009659D8"/>
    <w:rsid w:val="00967562"/>
    <w:rsid w:val="0097276A"/>
    <w:rsid w:val="00972CCF"/>
    <w:rsid w:val="00972D87"/>
    <w:rsid w:val="00973FB0"/>
    <w:rsid w:val="00983181"/>
    <w:rsid w:val="00983B7E"/>
    <w:rsid w:val="00990EFB"/>
    <w:rsid w:val="00991D1C"/>
    <w:rsid w:val="0099418B"/>
    <w:rsid w:val="0099501F"/>
    <w:rsid w:val="00996AD6"/>
    <w:rsid w:val="009A1E02"/>
    <w:rsid w:val="009A6E4A"/>
    <w:rsid w:val="009A73C6"/>
    <w:rsid w:val="009B5168"/>
    <w:rsid w:val="009B5FEC"/>
    <w:rsid w:val="009C11B0"/>
    <w:rsid w:val="009C4687"/>
    <w:rsid w:val="009D2846"/>
    <w:rsid w:val="009D7A5C"/>
    <w:rsid w:val="009E065D"/>
    <w:rsid w:val="009E2169"/>
    <w:rsid w:val="009E240C"/>
    <w:rsid w:val="009E35F0"/>
    <w:rsid w:val="009E4A02"/>
    <w:rsid w:val="009E4F77"/>
    <w:rsid w:val="009E61A4"/>
    <w:rsid w:val="009E69EE"/>
    <w:rsid w:val="009F0037"/>
    <w:rsid w:val="009F1C7F"/>
    <w:rsid w:val="009F40A6"/>
    <w:rsid w:val="00A00EEC"/>
    <w:rsid w:val="00A02906"/>
    <w:rsid w:val="00A04140"/>
    <w:rsid w:val="00A06E19"/>
    <w:rsid w:val="00A071D2"/>
    <w:rsid w:val="00A07328"/>
    <w:rsid w:val="00A079DD"/>
    <w:rsid w:val="00A14CA7"/>
    <w:rsid w:val="00A2208C"/>
    <w:rsid w:val="00A25AE5"/>
    <w:rsid w:val="00A2689B"/>
    <w:rsid w:val="00A26AD7"/>
    <w:rsid w:val="00A301EE"/>
    <w:rsid w:val="00A31607"/>
    <w:rsid w:val="00A42FC2"/>
    <w:rsid w:val="00A43082"/>
    <w:rsid w:val="00A430FF"/>
    <w:rsid w:val="00A432DD"/>
    <w:rsid w:val="00A44A12"/>
    <w:rsid w:val="00A44C56"/>
    <w:rsid w:val="00A450C3"/>
    <w:rsid w:val="00A45AA3"/>
    <w:rsid w:val="00A463AC"/>
    <w:rsid w:val="00A546DD"/>
    <w:rsid w:val="00A54FF8"/>
    <w:rsid w:val="00A63113"/>
    <w:rsid w:val="00A63ABE"/>
    <w:rsid w:val="00A64097"/>
    <w:rsid w:val="00A65675"/>
    <w:rsid w:val="00A74A72"/>
    <w:rsid w:val="00A8027C"/>
    <w:rsid w:val="00A828B9"/>
    <w:rsid w:val="00AA27F9"/>
    <w:rsid w:val="00AB0B18"/>
    <w:rsid w:val="00AB1838"/>
    <w:rsid w:val="00AB2EAF"/>
    <w:rsid w:val="00AB66A3"/>
    <w:rsid w:val="00AC25C3"/>
    <w:rsid w:val="00AC3BB6"/>
    <w:rsid w:val="00AD094B"/>
    <w:rsid w:val="00AD1364"/>
    <w:rsid w:val="00AD5429"/>
    <w:rsid w:val="00AD5DED"/>
    <w:rsid w:val="00AE01B7"/>
    <w:rsid w:val="00AE1E47"/>
    <w:rsid w:val="00AE2492"/>
    <w:rsid w:val="00AE2917"/>
    <w:rsid w:val="00AE7B72"/>
    <w:rsid w:val="00AE7E99"/>
    <w:rsid w:val="00AF0BA9"/>
    <w:rsid w:val="00AF1E06"/>
    <w:rsid w:val="00AF417A"/>
    <w:rsid w:val="00B04009"/>
    <w:rsid w:val="00B04B4C"/>
    <w:rsid w:val="00B05C67"/>
    <w:rsid w:val="00B05DBD"/>
    <w:rsid w:val="00B065CB"/>
    <w:rsid w:val="00B11E40"/>
    <w:rsid w:val="00B11EA4"/>
    <w:rsid w:val="00B149D2"/>
    <w:rsid w:val="00B20032"/>
    <w:rsid w:val="00B20B1B"/>
    <w:rsid w:val="00B225D4"/>
    <w:rsid w:val="00B23DDD"/>
    <w:rsid w:val="00B24AD9"/>
    <w:rsid w:val="00B24CCA"/>
    <w:rsid w:val="00B25B88"/>
    <w:rsid w:val="00B26B0E"/>
    <w:rsid w:val="00B26D48"/>
    <w:rsid w:val="00B310B2"/>
    <w:rsid w:val="00B35960"/>
    <w:rsid w:val="00B374BF"/>
    <w:rsid w:val="00B379F2"/>
    <w:rsid w:val="00B40130"/>
    <w:rsid w:val="00B40A4D"/>
    <w:rsid w:val="00B46B65"/>
    <w:rsid w:val="00B46C77"/>
    <w:rsid w:val="00B52FD8"/>
    <w:rsid w:val="00B53906"/>
    <w:rsid w:val="00B62710"/>
    <w:rsid w:val="00B64AAD"/>
    <w:rsid w:val="00B6591E"/>
    <w:rsid w:val="00B66195"/>
    <w:rsid w:val="00B671B3"/>
    <w:rsid w:val="00B73A17"/>
    <w:rsid w:val="00B80F58"/>
    <w:rsid w:val="00B8212D"/>
    <w:rsid w:val="00B824AE"/>
    <w:rsid w:val="00B91006"/>
    <w:rsid w:val="00B91A28"/>
    <w:rsid w:val="00B948A7"/>
    <w:rsid w:val="00BA047B"/>
    <w:rsid w:val="00BA061F"/>
    <w:rsid w:val="00BA0F44"/>
    <w:rsid w:val="00BA1BD8"/>
    <w:rsid w:val="00BA5368"/>
    <w:rsid w:val="00BA5C13"/>
    <w:rsid w:val="00BA775C"/>
    <w:rsid w:val="00BB18FD"/>
    <w:rsid w:val="00BB355C"/>
    <w:rsid w:val="00BB535F"/>
    <w:rsid w:val="00BC4F56"/>
    <w:rsid w:val="00BC5FF1"/>
    <w:rsid w:val="00BD0978"/>
    <w:rsid w:val="00BD186B"/>
    <w:rsid w:val="00BD3DE9"/>
    <w:rsid w:val="00BD6305"/>
    <w:rsid w:val="00BD6733"/>
    <w:rsid w:val="00BE1D39"/>
    <w:rsid w:val="00BE20F1"/>
    <w:rsid w:val="00BE5541"/>
    <w:rsid w:val="00BE56EB"/>
    <w:rsid w:val="00BE78EB"/>
    <w:rsid w:val="00BF0715"/>
    <w:rsid w:val="00BF1E0F"/>
    <w:rsid w:val="00BF389E"/>
    <w:rsid w:val="00BF4733"/>
    <w:rsid w:val="00BF680C"/>
    <w:rsid w:val="00BF6C7B"/>
    <w:rsid w:val="00C029D3"/>
    <w:rsid w:val="00C10273"/>
    <w:rsid w:val="00C111EC"/>
    <w:rsid w:val="00C1182B"/>
    <w:rsid w:val="00C16102"/>
    <w:rsid w:val="00C17C7C"/>
    <w:rsid w:val="00C215EC"/>
    <w:rsid w:val="00C216A1"/>
    <w:rsid w:val="00C22E27"/>
    <w:rsid w:val="00C26254"/>
    <w:rsid w:val="00C331C8"/>
    <w:rsid w:val="00C335C6"/>
    <w:rsid w:val="00C35560"/>
    <w:rsid w:val="00C4073D"/>
    <w:rsid w:val="00C41A8D"/>
    <w:rsid w:val="00C42275"/>
    <w:rsid w:val="00C43707"/>
    <w:rsid w:val="00C47F4A"/>
    <w:rsid w:val="00C51BEC"/>
    <w:rsid w:val="00C5320C"/>
    <w:rsid w:val="00C5353D"/>
    <w:rsid w:val="00C551D2"/>
    <w:rsid w:val="00C55693"/>
    <w:rsid w:val="00C556F8"/>
    <w:rsid w:val="00C640CC"/>
    <w:rsid w:val="00C67587"/>
    <w:rsid w:val="00C67EDD"/>
    <w:rsid w:val="00C71821"/>
    <w:rsid w:val="00C72544"/>
    <w:rsid w:val="00C725BD"/>
    <w:rsid w:val="00C73965"/>
    <w:rsid w:val="00C73B4A"/>
    <w:rsid w:val="00C80156"/>
    <w:rsid w:val="00C824A5"/>
    <w:rsid w:val="00C8361B"/>
    <w:rsid w:val="00C83F87"/>
    <w:rsid w:val="00C8474F"/>
    <w:rsid w:val="00C93D7A"/>
    <w:rsid w:val="00CA3812"/>
    <w:rsid w:val="00CA6181"/>
    <w:rsid w:val="00CA6E77"/>
    <w:rsid w:val="00CB052C"/>
    <w:rsid w:val="00CB17D0"/>
    <w:rsid w:val="00CB233F"/>
    <w:rsid w:val="00CB2724"/>
    <w:rsid w:val="00CB42C3"/>
    <w:rsid w:val="00CB4BD6"/>
    <w:rsid w:val="00CB5603"/>
    <w:rsid w:val="00CC31F3"/>
    <w:rsid w:val="00CC4CD3"/>
    <w:rsid w:val="00CC77C5"/>
    <w:rsid w:val="00CD017C"/>
    <w:rsid w:val="00CD33D7"/>
    <w:rsid w:val="00CD600D"/>
    <w:rsid w:val="00CE0C01"/>
    <w:rsid w:val="00CE19AE"/>
    <w:rsid w:val="00CE2EF7"/>
    <w:rsid w:val="00CE3A3A"/>
    <w:rsid w:val="00CF12F7"/>
    <w:rsid w:val="00CF13E1"/>
    <w:rsid w:val="00CF3567"/>
    <w:rsid w:val="00CF7C1C"/>
    <w:rsid w:val="00CF7DEA"/>
    <w:rsid w:val="00D0265B"/>
    <w:rsid w:val="00D114DC"/>
    <w:rsid w:val="00D132B4"/>
    <w:rsid w:val="00D16EFD"/>
    <w:rsid w:val="00D17068"/>
    <w:rsid w:val="00D228AF"/>
    <w:rsid w:val="00D23E69"/>
    <w:rsid w:val="00D31D6E"/>
    <w:rsid w:val="00D345D1"/>
    <w:rsid w:val="00D34D1A"/>
    <w:rsid w:val="00D37396"/>
    <w:rsid w:val="00D37D17"/>
    <w:rsid w:val="00D412D5"/>
    <w:rsid w:val="00D43908"/>
    <w:rsid w:val="00D45711"/>
    <w:rsid w:val="00D462D2"/>
    <w:rsid w:val="00D47E3C"/>
    <w:rsid w:val="00D50D1E"/>
    <w:rsid w:val="00D5340C"/>
    <w:rsid w:val="00D60DE2"/>
    <w:rsid w:val="00D616C0"/>
    <w:rsid w:val="00D61F7B"/>
    <w:rsid w:val="00D62FD8"/>
    <w:rsid w:val="00D63B09"/>
    <w:rsid w:val="00D63EDC"/>
    <w:rsid w:val="00D66B0D"/>
    <w:rsid w:val="00D6725F"/>
    <w:rsid w:val="00D672EF"/>
    <w:rsid w:val="00D67CE8"/>
    <w:rsid w:val="00D713A8"/>
    <w:rsid w:val="00D7178E"/>
    <w:rsid w:val="00D72D02"/>
    <w:rsid w:val="00D75C2B"/>
    <w:rsid w:val="00D77294"/>
    <w:rsid w:val="00D80875"/>
    <w:rsid w:val="00D83702"/>
    <w:rsid w:val="00D8462E"/>
    <w:rsid w:val="00D979EE"/>
    <w:rsid w:val="00DA0E1F"/>
    <w:rsid w:val="00DA47A8"/>
    <w:rsid w:val="00DA5233"/>
    <w:rsid w:val="00DA59CE"/>
    <w:rsid w:val="00DA69A2"/>
    <w:rsid w:val="00DA6CE6"/>
    <w:rsid w:val="00DB12E5"/>
    <w:rsid w:val="00DB40A6"/>
    <w:rsid w:val="00DB647F"/>
    <w:rsid w:val="00DB7E46"/>
    <w:rsid w:val="00DC13E9"/>
    <w:rsid w:val="00DC34A7"/>
    <w:rsid w:val="00DC485D"/>
    <w:rsid w:val="00DD3E30"/>
    <w:rsid w:val="00DD4A12"/>
    <w:rsid w:val="00DD4FE2"/>
    <w:rsid w:val="00DD6E7D"/>
    <w:rsid w:val="00DD7700"/>
    <w:rsid w:val="00DD7CF1"/>
    <w:rsid w:val="00DE3C9D"/>
    <w:rsid w:val="00DE6567"/>
    <w:rsid w:val="00DE658D"/>
    <w:rsid w:val="00DF1F01"/>
    <w:rsid w:val="00DF331B"/>
    <w:rsid w:val="00DF63DF"/>
    <w:rsid w:val="00E10BA7"/>
    <w:rsid w:val="00E14520"/>
    <w:rsid w:val="00E16470"/>
    <w:rsid w:val="00E17144"/>
    <w:rsid w:val="00E176BC"/>
    <w:rsid w:val="00E179BC"/>
    <w:rsid w:val="00E20061"/>
    <w:rsid w:val="00E209F0"/>
    <w:rsid w:val="00E222FB"/>
    <w:rsid w:val="00E22313"/>
    <w:rsid w:val="00E35BFE"/>
    <w:rsid w:val="00E363B8"/>
    <w:rsid w:val="00E41794"/>
    <w:rsid w:val="00E4348D"/>
    <w:rsid w:val="00E45C5D"/>
    <w:rsid w:val="00E47EDE"/>
    <w:rsid w:val="00E47EF9"/>
    <w:rsid w:val="00E52EBE"/>
    <w:rsid w:val="00E54C47"/>
    <w:rsid w:val="00E5575F"/>
    <w:rsid w:val="00E60189"/>
    <w:rsid w:val="00E60E9B"/>
    <w:rsid w:val="00E645E7"/>
    <w:rsid w:val="00E653F1"/>
    <w:rsid w:val="00E65771"/>
    <w:rsid w:val="00E65CED"/>
    <w:rsid w:val="00E66364"/>
    <w:rsid w:val="00E722E6"/>
    <w:rsid w:val="00E72AB9"/>
    <w:rsid w:val="00E74AD4"/>
    <w:rsid w:val="00E75524"/>
    <w:rsid w:val="00E80B2B"/>
    <w:rsid w:val="00E815A7"/>
    <w:rsid w:val="00E834FC"/>
    <w:rsid w:val="00E85157"/>
    <w:rsid w:val="00E92208"/>
    <w:rsid w:val="00E94589"/>
    <w:rsid w:val="00E957C9"/>
    <w:rsid w:val="00E9748E"/>
    <w:rsid w:val="00EA45DA"/>
    <w:rsid w:val="00EA51B4"/>
    <w:rsid w:val="00EA72EF"/>
    <w:rsid w:val="00EA76C3"/>
    <w:rsid w:val="00EB1B5A"/>
    <w:rsid w:val="00EB26BE"/>
    <w:rsid w:val="00EB2A06"/>
    <w:rsid w:val="00EB6048"/>
    <w:rsid w:val="00EB74C7"/>
    <w:rsid w:val="00EB762F"/>
    <w:rsid w:val="00EC4332"/>
    <w:rsid w:val="00EC4CD4"/>
    <w:rsid w:val="00EC77C1"/>
    <w:rsid w:val="00ED2758"/>
    <w:rsid w:val="00ED4FDF"/>
    <w:rsid w:val="00ED66D8"/>
    <w:rsid w:val="00EE011D"/>
    <w:rsid w:val="00EE160F"/>
    <w:rsid w:val="00EE22D8"/>
    <w:rsid w:val="00EE61F6"/>
    <w:rsid w:val="00EF4028"/>
    <w:rsid w:val="00EF46D0"/>
    <w:rsid w:val="00EF588A"/>
    <w:rsid w:val="00EF7FE1"/>
    <w:rsid w:val="00F00E21"/>
    <w:rsid w:val="00F04277"/>
    <w:rsid w:val="00F04F69"/>
    <w:rsid w:val="00F100E5"/>
    <w:rsid w:val="00F10161"/>
    <w:rsid w:val="00F12AFC"/>
    <w:rsid w:val="00F12FAA"/>
    <w:rsid w:val="00F15F6C"/>
    <w:rsid w:val="00F22921"/>
    <w:rsid w:val="00F23F19"/>
    <w:rsid w:val="00F35BE3"/>
    <w:rsid w:val="00F42B28"/>
    <w:rsid w:val="00F4385D"/>
    <w:rsid w:val="00F45042"/>
    <w:rsid w:val="00F5062B"/>
    <w:rsid w:val="00F51555"/>
    <w:rsid w:val="00F51EF5"/>
    <w:rsid w:val="00F5256D"/>
    <w:rsid w:val="00F52DFF"/>
    <w:rsid w:val="00F53048"/>
    <w:rsid w:val="00F53C1A"/>
    <w:rsid w:val="00F5638B"/>
    <w:rsid w:val="00F563B2"/>
    <w:rsid w:val="00F63128"/>
    <w:rsid w:val="00F6510A"/>
    <w:rsid w:val="00F674E4"/>
    <w:rsid w:val="00F72A4C"/>
    <w:rsid w:val="00F74E9A"/>
    <w:rsid w:val="00F75D14"/>
    <w:rsid w:val="00F77A3D"/>
    <w:rsid w:val="00F8626C"/>
    <w:rsid w:val="00F8781B"/>
    <w:rsid w:val="00F9365E"/>
    <w:rsid w:val="00F961F0"/>
    <w:rsid w:val="00F9783D"/>
    <w:rsid w:val="00F97F22"/>
    <w:rsid w:val="00FA0FCC"/>
    <w:rsid w:val="00FA2607"/>
    <w:rsid w:val="00FA72F5"/>
    <w:rsid w:val="00FB1500"/>
    <w:rsid w:val="00FB2303"/>
    <w:rsid w:val="00FB6C7A"/>
    <w:rsid w:val="00FB7F66"/>
    <w:rsid w:val="00FC02B5"/>
    <w:rsid w:val="00FC0BF0"/>
    <w:rsid w:val="00FC4F2E"/>
    <w:rsid w:val="00FC615D"/>
    <w:rsid w:val="00FC6523"/>
    <w:rsid w:val="00FD0D6E"/>
    <w:rsid w:val="00FD2F24"/>
    <w:rsid w:val="00FD52B3"/>
    <w:rsid w:val="00FD72E7"/>
    <w:rsid w:val="00FE547C"/>
    <w:rsid w:val="00FE6E6A"/>
    <w:rsid w:val="00FF1114"/>
    <w:rsid w:val="00FF18FA"/>
    <w:rsid w:val="00FF24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 w:type="paragraph" w:styleId="Objetducommentaire">
    <w:name w:val="annotation subject"/>
    <w:basedOn w:val="Commentaire"/>
    <w:next w:val="Commentaire"/>
    <w:link w:val="ObjetducommentaireCar"/>
    <w:uiPriority w:val="99"/>
    <w:semiHidden/>
    <w:unhideWhenUsed/>
    <w:rsid w:val="00BB18FD"/>
    <w:pPr>
      <w:widowControl w:val="0"/>
      <w:suppressAutoHyphens/>
    </w:pPr>
    <w:rPr>
      <w:rFonts w:ascii="Times New Roman" w:eastAsia="Arial Unicode MS" w:hAnsi="Times New Roman" w:cs="Times New Roman"/>
      <w:b/>
      <w:bCs/>
      <w:lang w:eastAsia="fr-FR"/>
    </w:rPr>
  </w:style>
  <w:style w:type="character" w:customStyle="1" w:styleId="ObjetducommentaireCar">
    <w:name w:val="Objet du commentaire Car"/>
    <w:basedOn w:val="CommentaireCar"/>
    <w:link w:val="Objetducommentaire"/>
    <w:uiPriority w:val="99"/>
    <w:semiHidden/>
    <w:rsid w:val="00BB18FD"/>
    <w:rPr>
      <w:rFonts w:asciiTheme="minorHAnsi" w:eastAsia="Arial Unicode MS" w:hAnsiTheme="minorHAnsi"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422282">
      <w:bodyDiv w:val="1"/>
      <w:marLeft w:val="0"/>
      <w:marRight w:val="0"/>
      <w:marTop w:val="0"/>
      <w:marBottom w:val="0"/>
      <w:divBdr>
        <w:top w:val="none" w:sz="0" w:space="0" w:color="auto"/>
        <w:left w:val="none" w:sz="0" w:space="0" w:color="auto"/>
        <w:bottom w:val="none" w:sz="0" w:space="0" w:color="auto"/>
        <w:right w:val="none" w:sz="0" w:space="0" w:color="auto"/>
      </w:divBdr>
    </w:div>
    <w:div w:id="99879270">
      <w:bodyDiv w:val="1"/>
      <w:marLeft w:val="0"/>
      <w:marRight w:val="0"/>
      <w:marTop w:val="0"/>
      <w:marBottom w:val="0"/>
      <w:divBdr>
        <w:top w:val="none" w:sz="0" w:space="0" w:color="auto"/>
        <w:left w:val="none" w:sz="0" w:space="0" w:color="auto"/>
        <w:bottom w:val="none" w:sz="0" w:space="0" w:color="auto"/>
        <w:right w:val="none" w:sz="0" w:space="0" w:color="auto"/>
      </w:divBdr>
    </w:div>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oleObject" Target="embeddings/oleObject1.bin"/><Relationship Id="rId21" Type="http://schemas.openxmlformats.org/officeDocument/2006/relationships/image" Target="media/image5.png"/><Relationship Id="rId34" Type="http://schemas.openxmlformats.org/officeDocument/2006/relationships/footer" Target="footer13.xm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footer" Target="footer11.xml"/><Relationship Id="rId37" Type="http://schemas.openxmlformats.org/officeDocument/2006/relationships/image" Target="media/image15.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9.xml"/><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footer" Target="footer12.xml"/><Relationship Id="rId38"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C8EE25-24D8-4538-B1C2-A6A5043B6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59</Pages>
  <Words>34155</Words>
  <Characters>187856</Characters>
  <Application>Microsoft Office Word</Application>
  <DocSecurity>0</DocSecurity>
  <Lines>1565</Lines>
  <Paragraphs>443</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221568</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3</cp:revision>
  <cp:lastPrinted>1899-12-31T23:00:00Z</cp:lastPrinted>
  <dcterms:created xsi:type="dcterms:W3CDTF">2023-08-27T14:07:00Z</dcterms:created>
  <dcterms:modified xsi:type="dcterms:W3CDTF">2023-08-28T16:18:00Z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id="GimnBz8H"/&gt;&lt;style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