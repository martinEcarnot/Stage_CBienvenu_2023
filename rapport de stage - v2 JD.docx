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r>
        <w:rPr>
          <w:rFonts w:ascii="Arial" w:hAnsi="Arial" w:cs="Arial"/>
        </w:rPr>
        <w:t>par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r w:rsidRPr="00EA76C3">
        <w:rPr>
          <w:rFonts w:ascii="Arial" w:hAnsi="Arial" w:cs="Arial"/>
        </w:rPr>
        <w:t>devant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21B9EC0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w:t>
      </w:r>
      <w:r w:rsidR="0024111A">
        <w:rPr>
          <w:sz w:val="28"/>
          <w:szCs w:val="28"/>
        </w:rPr>
        <w:t xml:space="preserve">de </w:t>
      </w:r>
      <w:r w:rsidR="00B845C2">
        <w:rPr>
          <w:sz w:val="28"/>
          <w:szCs w:val="28"/>
        </w:rPr>
        <w:t xml:space="preserve">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7E1EAD1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sidR="00DE32D1">
        <w:rPr>
          <w:sz w:val="28"/>
          <w:szCs w:val="28"/>
        </w:rPr>
        <w:t xml:space="preserve">. Nous avons aussi </w:t>
      </w:r>
      <w:r w:rsidR="002F16B0">
        <w:rPr>
          <w:sz w:val="28"/>
          <w:szCs w:val="28"/>
        </w:rPr>
        <w:t>développé</w:t>
      </w:r>
      <w:r>
        <w:rPr>
          <w:sz w:val="28"/>
          <w:szCs w:val="28"/>
        </w:rPr>
        <w:t xml:space="preserve"> une équation permettant de comparer la sélection sur grain individuel et sur épi. Cette équation nous a permis de montrer que</w:t>
      </w:r>
      <w:r w:rsidR="001B569E">
        <w:rPr>
          <w:sz w:val="28"/>
          <w:szCs w:val="28"/>
        </w:rPr>
        <w:t xml:space="preserve"> pour la taille du grain,</w:t>
      </w:r>
      <w:r>
        <w:rPr>
          <w:sz w:val="28"/>
          <w:szCs w:val="28"/>
        </w:rPr>
        <w:t xml:space="preserve"> </w:t>
      </w:r>
      <w:r w:rsidR="001B569E">
        <w:rPr>
          <w:sz w:val="28"/>
          <w:szCs w:val="28"/>
        </w:rPr>
        <w:t>la sélection</w:t>
      </w:r>
      <w:r w:rsidR="003B070E">
        <w:rPr>
          <w:sz w:val="28"/>
          <w:szCs w:val="28"/>
        </w:rPr>
        <w:t xml:space="preserve"> </w:t>
      </w:r>
      <w:r>
        <w:rPr>
          <w:sz w:val="28"/>
          <w:szCs w:val="28"/>
        </w:rPr>
        <w:t>grain</w:t>
      </w:r>
      <w:r w:rsidR="003B070E">
        <w:rPr>
          <w:sz w:val="28"/>
          <w:szCs w:val="28"/>
        </w:rPr>
        <w:t>s individuels</w:t>
      </w:r>
      <w:r>
        <w:rPr>
          <w:sz w:val="28"/>
          <w:szCs w:val="28"/>
        </w:rPr>
        <w:t xml:space="preserve"> semble avantageuse dans la plupart des situations mais </w:t>
      </w:r>
      <w:bookmarkStart w:id="0" w:name="_GoBack"/>
      <w:bookmarkEnd w:id="0"/>
      <w:r>
        <w:rPr>
          <w:sz w:val="28"/>
          <w:szCs w:val="28"/>
        </w:rPr>
        <w:t xml:space="preserve">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2C550A6C" w:rsidR="00110323" w:rsidRPr="00042E9F" w:rsidRDefault="00A83CFC">
      <w:pPr>
        <w:pStyle w:val="603Motscltexte"/>
      </w:pPr>
      <w:r w:rsidRPr="00042E9F">
        <w:t xml:space="preserve">Sélection massale, blé dur, </w:t>
      </w:r>
      <w:r w:rsidR="008B7EB8">
        <w:t>taille des grains</w:t>
      </w:r>
      <w:r w:rsidR="00A435EB">
        <w:t xml:space="preserve">, variété population, </w:t>
      </w:r>
      <w:r w:rsidR="00FA0FB6">
        <w:t>agroécologie</w:t>
      </w:r>
    </w:p>
    <w:p w14:paraId="125E1F54" w14:textId="3407AF46" w:rsidR="00110323" w:rsidRPr="003E767A" w:rsidRDefault="00AE01B7" w:rsidP="004F4EAD">
      <w:pPr>
        <w:pStyle w:val="Corpsdetexte"/>
        <w:rPr>
          <w:szCs w:val="22"/>
          <w:lang w:val="en-GB"/>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377EA1" w:rsidRPr="003E767A">
        <w:rPr>
          <w:szCs w:val="22"/>
          <w:lang w:val="en-GB"/>
        </w:rPr>
        <w:t>5</w:t>
      </w:r>
      <w:r w:rsidR="004037F9">
        <w:rPr>
          <w:szCs w:val="22"/>
          <w:lang w:val="en-GB"/>
        </w:rPr>
        <w:t>4</w:t>
      </w:r>
      <w:r w:rsidR="00485B3D" w:rsidRPr="003E767A">
        <w:rPr>
          <w:szCs w:val="22"/>
          <w:lang w:val="en-GB"/>
        </w:rPr>
        <w:t xml:space="preserve"> pages.</w:t>
      </w:r>
    </w:p>
    <w:p w14:paraId="3FE49C6D" w14:textId="77777777" w:rsidR="00110323" w:rsidRPr="003E767A" w:rsidRDefault="00110323">
      <w:pPr>
        <w:pStyle w:val="603Motscltexte"/>
        <w:rPr>
          <w:lang w:val="en-GB"/>
        </w:rPr>
      </w:pPr>
    </w:p>
    <w:p w14:paraId="4051E34E" w14:textId="77777777" w:rsidR="00110323" w:rsidRPr="003E767A" w:rsidRDefault="00110323">
      <w:pPr>
        <w:rPr>
          <w:lang w:val="en-GB"/>
        </w:rPr>
        <w:sectPr w:rsidR="00110323" w:rsidRPr="003E767A">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Pr="003E767A" w:rsidRDefault="00110323">
      <w:pPr>
        <w:pStyle w:val="203Titreliminaire"/>
        <w:rPr>
          <w:lang w:val="en-GB"/>
        </w:rPr>
      </w:pPr>
      <w:r w:rsidRPr="003E767A">
        <w:rPr>
          <w:lang w:val="en-GB"/>
        </w:rPr>
        <w:lastRenderedPageBreak/>
        <w:t>Abstract</w:t>
      </w:r>
    </w:p>
    <w:p w14:paraId="688CF654" w14:textId="017F05DE" w:rsidR="00B065CB" w:rsidRPr="003E767A" w:rsidRDefault="00B065CB" w:rsidP="00723ACE">
      <w:pPr>
        <w:pStyle w:val="601Rsumtexte"/>
        <w:ind w:left="0"/>
        <w:rPr>
          <w:lang w:val="en-GB"/>
        </w:rPr>
      </w:pPr>
      <w:r w:rsidRPr="003E767A">
        <w:rPr>
          <w:rFonts w:ascii="Arial" w:hAnsi="Arial"/>
          <w:b/>
          <w:sz w:val="24"/>
          <w:lang w:val="en-GB"/>
        </w:rPr>
        <w:t xml:space="preserve">Title : </w:t>
      </w:r>
      <w:r w:rsidR="007537FB" w:rsidRPr="003E767A">
        <w:rPr>
          <w:rFonts w:ascii="Arial" w:hAnsi="Arial" w:cs="Arial"/>
          <w:lang w:val="en-GB"/>
        </w:rPr>
        <w:t xml:space="preserve">Farmer’s mass selection of durum wheat : how to </w:t>
      </w:r>
      <w:r w:rsidR="00B3331A" w:rsidRPr="003E767A">
        <w:rPr>
          <w:rFonts w:ascii="Arial" w:hAnsi="Arial" w:cs="Arial"/>
          <w:lang w:val="en-GB"/>
        </w:rPr>
        <w:t>look at grains ?</w:t>
      </w:r>
    </w:p>
    <w:p w14:paraId="3A298FBB" w14:textId="6468EC91" w:rsidR="00EB6EB2" w:rsidRPr="003E767A" w:rsidRDefault="00EB6EB2" w:rsidP="00EB6EB2">
      <w:pPr>
        <w:pStyle w:val="601Rsumtexte"/>
        <w:ind w:left="0"/>
        <w:rPr>
          <w:sz w:val="28"/>
          <w:szCs w:val="28"/>
          <w:lang w:val="en-GB"/>
        </w:rPr>
      </w:pPr>
    </w:p>
    <w:p w14:paraId="644ADDB0" w14:textId="22B11F09" w:rsidR="00E54D8B" w:rsidRPr="00E54D8B" w:rsidRDefault="00E54D8B" w:rsidP="00E54D8B">
      <w:pPr>
        <w:pStyle w:val="601Rsumtexte"/>
        <w:ind w:left="0"/>
        <w:rPr>
          <w:sz w:val="28"/>
          <w:szCs w:val="28"/>
          <w:lang w:val="en-GB"/>
        </w:rPr>
      </w:pPr>
      <w:r w:rsidRPr="00E54D8B">
        <w:rPr>
          <w:sz w:val="28"/>
          <w:szCs w:val="28"/>
          <w:lang w:val="en-GB"/>
        </w:rPr>
        <w:t>As for many other crops, durum wheat production will have to face climate change and the growing demand of an increasing world population. Thus, a transition toward a more environmentally, socially and economically sustainable agriculture is needed. Breeding is at the beginning of the production line and must provide innovations enabling the transition. In this context, the use of wheat populations and mass selection are interesti</w:t>
      </w:r>
      <w:r w:rsidR="00311344">
        <w:rPr>
          <w:sz w:val="28"/>
          <w:szCs w:val="28"/>
          <w:lang w:val="en-GB"/>
        </w:rPr>
        <w:t>ng because they can be part of</w:t>
      </w:r>
      <w:r w:rsidRPr="00E54D8B">
        <w:rPr>
          <w:sz w:val="28"/>
          <w:szCs w:val="28"/>
          <w:lang w:val="en-GB"/>
        </w:rPr>
        <w:t xml:space="preserve"> more resilient system</w:t>
      </w:r>
      <w:r w:rsidR="004450CB">
        <w:rPr>
          <w:sz w:val="28"/>
          <w:szCs w:val="28"/>
          <w:lang w:val="en-GB"/>
        </w:rPr>
        <w:t>s</w:t>
      </w:r>
      <w:r w:rsidRPr="00E54D8B">
        <w:rPr>
          <w:sz w:val="28"/>
          <w:szCs w:val="28"/>
          <w:lang w:val="en-GB"/>
        </w:rPr>
        <w:t xml:space="preserve"> and have social and economic implications for farmers. </w:t>
      </w:r>
    </w:p>
    <w:p w14:paraId="272793C9" w14:textId="77777777" w:rsidR="00E54D8B" w:rsidRPr="00E54D8B" w:rsidRDefault="00E54D8B" w:rsidP="00E54D8B">
      <w:pPr>
        <w:pStyle w:val="601Rsumtexte"/>
        <w:ind w:left="0"/>
        <w:rPr>
          <w:sz w:val="28"/>
          <w:szCs w:val="28"/>
          <w:lang w:val="en-GB"/>
        </w:rPr>
      </w:pPr>
    </w:p>
    <w:p w14:paraId="345D609C" w14:textId="77777777" w:rsidR="00E54D8B" w:rsidRPr="00E54D8B" w:rsidRDefault="00E54D8B" w:rsidP="00E54D8B">
      <w:pPr>
        <w:pStyle w:val="601Rsumtexte"/>
        <w:ind w:left="0"/>
        <w:rPr>
          <w:sz w:val="28"/>
          <w:szCs w:val="28"/>
          <w:lang w:val="en-GB"/>
        </w:rPr>
      </w:pPr>
      <w:r w:rsidRPr="00E54D8B">
        <w:rPr>
          <w:sz w:val="28"/>
          <w:szCs w:val="28"/>
          <w:lang w:val="en-GB"/>
        </w:rPr>
        <w:t xml:space="preserve">Two questions were addressed during this internship. First, the efficiency of mass selection on grain size (which is important for grain quality) was investigated. Then, the scope was broadened to any trait of the grain, and it was addressed whether it is better to measure these traits on individual grains or on means of spikes. </w:t>
      </w:r>
    </w:p>
    <w:p w14:paraId="7D500B4C" w14:textId="77777777" w:rsidR="00E54D8B" w:rsidRPr="00E54D8B" w:rsidRDefault="00E54D8B" w:rsidP="00E54D8B">
      <w:pPr>
        <w:pStyle w:val="601Rsumtexte"/>
        <w:ind w:left="0"/>
        <w:rPr>
          <w:sz w:val="28"/>
          <w:szCs w:val="28"/>
          <w:lang w:val="en-GB"/>
        </w:rPr>
      </w:pPr>
    </w:p>
    <w:p w14:paraId="02CE5F85" w14:textId="22191EDA" w:rsidR="00E54D8B" w:rsidRPr="00E54D8B" w:rsidRDefault="00E54D8B" w:rsidP="00E54D8B">
      <w:pPr>
        <w:pStyle w:val="601Rsumtexte"/>
        <w:ind w:left="0"/>
        <w:rPr>
          <w:sz w:val="28"/>
          <w:szCs w:val="28"/>
          <w:lang w:val="en-GB"/>
        </w:rPr>
      </w:pPr>
      <w:r w:rsidRPr="00E54D8B">
        <w:rPr>
          <w:sz w:val="28"/>
          <w:szCs w:val="28"/>
          <w:lang w:val="en-GB"/>
        </w:rPr>
        <w:t>It was shown that mass selection on whea</w:t>
      </w:r>
      <w:r w:rsidR="00F431C2">
        <w:rPr>
          <w:sz w:val="28"/>
          <w:szCs w:val="28"/>
          <w:lang w:val="en-GB"/>
        </w:rPr>
        <w:t>t grain size could be efficient and a</w:t>
      </w:r>
      <w:r w:rsidRPr="00E54D8B">
        <w:rPr>
          <w:sz w:val="28"/>
          <w:szCs w:val="28"/>
          <w:lang w:val="en-GB"/>
        </w:rPr>
        <w:t xml:space="preserve">n equation to compare selection on individual grains and on spikes was developed. This equation led us to the conclusion that </w:t>
      </w:r>
      <w:r w:rsidR="002A617F">
        <w:rPr>
          <w:sz w:val="28"/>
          <w:szCs w:val="28"/>
          <w:lang w:val="en-GB"/>
        </w:rPr>
        <w:t xml:space="preserve">for grain size, </w:t>
      </w:r>
      <w:r w:rsidRPr="00E54D8B">
        <w:rPr>
          <w:sz w:val="28"/>
          <w:szCs w:val="28"/>
          <w:lang w:val="en-GB"/>
        </w:rPr>
        <w:t xml:space="preserve">selecting on individual grains is better in most of the situations but selection on spikes can be more efficient when only a few plants can be grown, measured and selected. </w:t>
      </w:r>
    </w:p>
    <w:p w14:paraId="26F1C586" w14:textId="6A125C3A" w:rsidR="00EB6EB2" w:rsidRPr="003E767A" w:rsidRDefault="00EB6EB2" w:rsidP="00EB6EB2">
      <w:pPr>
        <w:pStyle w:val="601Rsumtexte"/>
        <w:ind w:left="0"/>
        <w:rPr>
          <w:sz w:val="28"/>
          <w:szCs w:val="28"/>
          <w:lang w:val="en-GB"/>
        </w:rPr>
      </w:pPr>
    </w:p>
    <w:p w14:paraId="5D6901D9" w14:textId="77777777" w:rsidR="008E1A9F" w:rsidRPr="003E767A" w:rsidRDefault="008E1A9F" w:rsidP="00EB6EB2">
      <w:pPr>
        <w:pStyle w:val="601Rsumtexte"/>
        <w:ind w:left="0"/>
        <w:rPr>
          <w:sz w:val="28"/>
          <w:szCs w:val="28"/>
          <w:lang w:val="en-GB"/>
        </w:rPr>
      </w:pPr>
    </w:p>
    <w:p w14:paraId="32CF5D68" w14:textId="77777777" w:rsidR="00110323" w:rsidRPr="003E767A" w:rsidRDefault="00110323">
      <w:pPr>
        <w:pStyle w:val="602Motscltitre"/>
        <w:rPr>
          <w:rFonts w:cs="Arial"/>
          <w:lang w:val="en-GB"/>
        </w:rPr>
      </w:pPr>
      <w:r w:rsidRPr="003E767A">
        <w:rPr>
          <w:rFonts w:cs="Arial"/>
          <w:lang w:val="en-GB"/>
        </w:rPr>
        <w:t>Key words</w:t>
      </w:r>
    </w:p>
    <w:p w14:paraId="583F22D1" w14:textId="01605580" w:rsidR="00110323" w:rsidRPr="003E767A" w:rsidRDefault="00FA0FB6">
      <w:pPr>
        <w:pStyle w:val="603Motscltexte"/>
        <w:rPr>
          <w:lang w:val="en-GB"/>
        </w:rPr>
      </w:pPr>
      <w:r w:rsidRPr="003E767A">
        <w:rPr>
          <w:lang w:val="en-GB"/>
        </w:rPr>
        <w:t xml:space="preserve">Mass selection, durum wheat, </w:t>
      </w:r>
      <w:r w:rsidR="00D45470">
        <w:rPr>
          <w:lang w:val="en-GB"/>
        </w:rPr>
        <w:t>grain size, population, agroe</w:t>
      </w:r>
      <w:r w:rsidRPr="003E767A">
        <w:rPr>
          <w:lang w:val="en-GB"/>
        </w:rPr>
        <w:t>cology</w:t>
      </w:r>
    </w:p>
    <w:p w14:paraId="0C4C166F" w14:textId="55C0DD8E" w:rsidR="00110323" w:rsidRPr="003E767A" w:rsidRDefault="00110323">
      <w:pPr>
        <w:rPr>
          <w:lang w:val="en-GB"/>
        </w:rPr>
      </w:pPr>
    </w:p>
    <w:p w14:paraId="63008699" w14:textId="77777777" w:rsidR="00F67D43" w:rsidRPr="003E767A" w:rsidRDefault="00F67D43">
      <w:pPr>
        <w:rPr>
          <w:lang w:val="en-GB"/>
        </w:rPr>
        <w:sectPr w:rsidR="00F67D43" w:rsidRPr="003E767A">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56F8D161" w:rsidR="00110323" w:rsidRPr="00C10297" w:rsidRDefault="002522D2">
      <w:pPr>
        <w:pStyle w:val="----Corpsdetexte----"/>
        <w:rPr>
          <w:sz w:val="28"/>
          <w:szCs w:val="28"/>
        </w:rPr>
      </w:pPr>
      <w:r w:rsidRPr="00C10297">
        <w:rPr>
          <w:sz w:val="28"/>
          <w:szCs w:val="28"/>
        </w:rPr>
        <w:t xml:space="preserve">Je voudrais en premier lieu remercier mes encadrants Jacques David et Martin Ecarnot qui ont fait de ce stage une aventure intellectuelle stimulante </w:t>
      </w:r>
      <w:r w:rsidR="009E0BC4">
        <w:rPr>
          <w:sz w:val="28"/>
          <w:szCs w:val="28"/>
        </w:rPr>
        <w:t xml:space="preserve">et </w:t>
      </w:r>
      <w:r w:rsidRPr="00C10297">
        <w:rPr>
          <w:sz w:val="28"/>
          <w:szCs w:val="28"/>
        </w:rPr>
        <w:t xml:space="preserve">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rhumato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2E28FC1A" w14:textId="3FE0D377" w:rsidR="00DE32D1"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DE32D1">
        <w:rPr>
          <w:noProof/>
        </w:rPr>
        <w:t>1</w:t>
      </w:r>
      <w:r w:rsidR="00DE32D1">
        <w:rPr>
          <w:rFonts w:asciiTheme="minorHAnsi" w:eastAsiaTheme="minorEastAsia" w:hAnsiTheme="minorHAnsi" w:cstheme="minorBidi"/>
          <w:noProof/>
          <w:szCs w:val="22"/>
        </w:rPr>
        <w:tab/>
      </w:r>
      <w:r w:rsidR="00DE32D1">
        <w:rPr>
          <w:noProof/>
        </w:rPr>
        <w:t>Introduction</w:t>
      </w:r>
      <w:r w:rsidR="00DE32D1">
        <w:rPr>
          <w:noProof/>
        </w:rPr>
        <w:tab/>
      </w:r>
      <w:r w:rsidR="00DE32D1">
        <w:rPr>
          <w:noProof/>
        </w:rPr>
        <w:fldChar w:fldCharType="begin"/>
      </w:r>
      <w:r w:rsidR="00DE32D1">
        <w:rPr>
          <w:noProof/>
        </w:rPr>
        <w:instrText xml:space="preserve"> PAGEREF _Toc144738576 \h </w:instrText>
      </w:r>
      <w:r w:rsidR="00DE32D1">
        <w:rPr>
          <w:noProof/>
        </w:rPr>
      </w:r>
      <w:r w:rsidR="00DE32D1">
        <w:rPr>
          <w:noProof/>
        </w:rPr>
        <w:fldChar w:fldCharType="separate"/>
      </w:r>
      <w:r w:rsidR="00DE32D1">
        <w:rPr>
          <w:noProof/>
        </w:rPr>
        <w:t>10</w:t>
      </w:r>
      <w:r w:rsidR="00DE32D1">
        <w:rPr>
          <w:noProof/>
        </w:rPr>
        <w:fldChar w:fldCharType="end"/>
      </w:r>
    </w:p>
    <w:p w14:paraId="755C340E" w14:textId="05FCA08B" w:rsidR="00DE32D1" w:rsidRDefault="00DE32D1">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_Toc144738577 \h </w:instrText>
      </w:r>
      <w:r>
        <w:rPr>
          <w:noProof/>
        </w:rPr>
      </w:r>
      <w:r>
        <w:rPr>
          <w:noProof/>
        </w:rPr>
        <w:fldChar w:fldCharType="separate"/>
      </w:r>
      <w:r>
        <w:rPr>
          <w:noProof/>
        </w:rPr>
        <w:t>10</w:t>
      </w:r>
      <w:r>
        <w:rPr>
          <w:noProof/>
        </w:rPr>
        <w:fldChar w:fldCharType="end"/>
      </w:r>
    </w:p>
    <w:p w14:paraId="6D45E948" w14:textId="235E32FB" w:rsidR="00DE32D1" w:rsidRDefault="00DE32D1">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_Toc144738578 \h </w:instrText>
      </w:r>
      <w:r>
        <w:rPr>
          <w:noProof/>
        </w:rPr>
      </w:r>
      <w:r>
        <w:rPr>
          <w:noProof/>
        </w:rPr>
        <w:fldChar w:fldCharType="separate"/>
      </w:r>
      <w:r>
        <w:rPr>
          <w:noProof/>
        </w:rPr>
        <w:t>10</w:t>
      </w:r>
      <w:r>
        <w:rPr>
          <w:noProof/>
        </w:rPr>
        <w:fldChar w:fldCharType="end"/>
      </w:r>
    </w:p>
    <w:p w14:paraId="2E135416" w14:textId="154A84BA" w:rsidR="00DE32D1" w:rsidRDefault="00DE32D1">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_Toc144738579 \h </w:instrText>
      </w:r>
      <w:r>
        <w:rPr>
          <w:noProof/>
        </w:rPr>
      </w:r>
      <w:r>
        <w:rPr>
          <w:noProof/>
        </w:rPr>
        <w:fldChar w:fldCharType="separate"/>
      </w:r>
      <w:r>
        <w:rPr>
          <w:noProof/>
        </w:rPr>
        <w:t>12</w:t>
      </w:r>
      <w:r>
        <w:rPr>
          <w:noProof/>
        </w:rPr>
        <w:fldChar w:fldCharType="end"/>
      </w:r>
    </w:p>
    <w:p w14:paraId="368D9D3F" w14:textId="1DB927EB" w:rsidR="00DE32D1" w:rsidRDefault="00DE32D1">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_Toc144738580 \h </w:instrText>
      </w:r>
      <w:r>
        <w:rPr>
          <w:noProof/>
        </w:rPr>
      </w:r>
      <w:r>
        <w:rPr>
          <w:noProof/>
        </w:rPr>
        <w:fldChar w:fldCharType="separate"/>
      </w:r>
      <w:r>
        <w:rPr>
          <w:noProof/>
        </w:rPr>
        <w:t>13</w:t>
      </w:r>
      <w:r>
        <w:rPr>
          <w:noProof/>
        </w:rPr>
        <w:fldChar w:fldCharType="end"/>
      </w:r>
    </w:p>
    <w:p w14:paraId="71D637C6" w14:textId="2A3CCD44" w:rsidR="00DE32D1" w:rsidRDefault="00DE32D1">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_Toc144738581 \h </w:instrText>
      </w:r>
      <w:r>
        <w:rPr>
          <w:noProof/>
        </w:rPr>
      </w:r>
      <w:r>
        <w:rPr>
          <w:noProof/>
        </w:rPr>
        <w:fldChar w:fldCharType="separate"/>
      </w:r>
      <w:r>
        <w:rPr>
          <w:noProof/>
        </w:rPr>
        <w:t>15</w:t>
      </w:r>
      <w:r>
        <w:rPr>
          <w:noProof/>
        </w:rPr>
        <w:fldChar w:fldCharType="end"/>
      </w:r>
    </w:p>
    <w:p w14:paraId="4226A87B" w14:textId="71B57305" w:rsidR="00DE32D1" w:rsidRDefault="00DE32D1">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_Toc144738582 \h </w:instrText>
      </w:r>
      <w:r>
        <w:rPr>
          <w:noProof/>
        </w:rPr>
      </w:r>
      <w:r>
        <w:rPr>
          <w:noProof/>
        </w:rPr>
        <w:fldChar w:fldCharType="separate"/>
      </w:r>
      <w:r>
        <w:rPr>
          <w:noProof/>
        </w:rPr>
        <w:t>15</w:t>
      </w:r>
      <w:r>
        <w:rPr>
          <w:noProof/>
        </w:rPr>
        <w:fldChar w:fldCharType="end"/>
      </w:r>
    </w:p>
    <w:p w14:paraId="601A52C5" w14:textId="218D7616" w:rsidR="00DE32D1" w:rsidRDefault="00DE32D1">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_Toc144738583 \h </w:instrText>
      </w:r>
      <w:r>
        <w:rPr>
          <w:noProof/>
        </w:rPr>
      </w:r>
      <w:r>
        <w:rPr>
          <w:noProof/>
        </w:rPr>
        <w:fldChar w:fldCharType="separate"/>
      </w:r>
      <w:r>
        <w:rPr>
          <w:noProof/>
        </w:rPr>
        <w:t>16</w:t>
      </w:r>
      <w:r>
        <w:rPr>
          <w:noProof/>
        </w:rPr>
        <w:fldChar w:fldCharType="end"/>
      </w:r>
    </w:p>
    <w:p w14:paraId="6CE63278" w14:textId="1ECCBF20" w:rsidR="00DE32D1" w:rsidRDefault="00DE32D1">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in vivo</w:t>
      </w:r>
      <w:r>
        <w:rPr>
          <w:noProof/>
        </w:rPr>
        <w:tab/>
      </w:r>
      <w:r>
        <w:rPr>
          <w:noProof/>
        </w:rPr>
        <w:fldChar w:fldCharType="begin"/>
      </w:r>
      <w:r>
        <w:rPr>
          <w:noProof/>
        </w:rPr>
        <w:instrText xml:space="preserve"> PAGEREF _Toc144738584 \h </w:instrText>
      </w:r>
      <w:r>
        <w:rPr>
          <w:noProof/>
        </w:rPr>
      </w:r>
      <w:r>
        <w:rPr>
          <w:noProof/>
        </w:rPr>
        <w:fldChar w:fldCharType="separate"/>
      </w:r>
      <w:r>
        <w:rPr>
          <w:noProof/>
        </w:rPr>
        <w:t>16</w:t>
      </w:r>
      <w:r>
        <w:rPr>
          <w:noProof/>
        </w:rPr>
        <w:fldChar w:fldCharType="end"/>
      </w:r>
    </w:p>
    <w:p w14:paraId="562B1CCE" w14:textId="534A96A5" w:rsidR="00DE32D1" w:rsidRDefault="00DE32D1">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_Toc144738585 \h </w:instrText>
      </w:r>
      <w:r>
        <w:rPr>
          <w:noProof/>
        </w:rPr>
      </w:r>
      <w:r>
        <w:rPr>
          <w:noProof/>
        </w:rPr>
        <w:fldChar w:fldCharType="separate"/>
      </w:r>
      <w:r>
        <w:rPr>
          <w:noProof/>
        </w:rPr>
        <w:t>16</w:t>
      </w:r>
      <w:r>
        <w:rPr>
          <w:noProof/>
        </w:rPr>
        <w:fldChar w:fldCharType="end"/>
      </w:r>
    </w:p>
    <w:p w14:paraId="4EFCE460" w14:textId="278A4CAA" w:rsidR="00DE32D1" w:rsidRDefault="00DE32D1">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_Toc144738586 \h </w:instrText>
      </w:r>
      <w:r>
        <w:rPr>
          <w:noProof/>
        </w:rPr>
      </w:r>
      <w:r>
        <w:rPr>
          <w:noProof/>
        </w:rPr>
        <w:fldChar w:fldCharType="separate"/>
      </w:r>
      <w:r>
        <w:rPr>
          <w:noProof/>
        </w:rPr>
        <w:t>17</w:t>
      </w:r>
      <w:r>
        <w:rPr>
          <w:noProof/>
        </w:rPr>
        <w:fldChar w:fldCharType="end"/>
      </w:r>
    </w:p>
    <w:p w14:paraId="56D21309" w14:textId="2CCDB606" w:rsidR="00DE32D1" w:rsidRDefault="00DE32D1">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in vivo</w:t>
      </w:r>
      <w:r>
        <w:rPr>
          <w:noProof/>
        </w:rPr>
        <w:tab/>
      </w:r>
      <w:r>
        <w:rPr>
          <w:noProof/>
        </w:rPr>
        <w:fldChar w:fldCharType="begin"/>
      </w:r>
      <w:r>
        <w:rPr>
          <w:noProof/>
        </w:rPr>
        <w:instrText xml:space="preserve"> PAGEREF _Toc144738587 \h </w:instrText>
      </w:r>
      <w:r>
        <w:rPr>
          <w:noProof/>
        </w:rPr>
      </w:r>
      <w:r>
        <w:rPr>
          <w:noProof/>
        </w:rPr>
        <w:fldChar w:fldCharType="separate"/>
      </w:r>
      <w:r>
        <w:rPr>
          <w:noProof/>
        </w:rPr>
        <w:t>17</w:t>
      </w:r>
      <w:r>
        <w:rPr>
          <w:noProof/>
        </w:rPr>
        <w:fldChar w:fldCharType="end"/>
      </w:r>
    </w:p>
    <w:p w14:paraId="54312A24" w14:textId="0C1E9DF3" w:rsidR="00DE32D1" w:rsidRDefault="00DE32D1">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_Toc144738588 \h </w:instrText>
      </w:r>
      <w:r>
        <w:rPr>
          <w:noProof/>
        </w:rPr>
      </w:r>
      <w:r>
        <w:rPr>
          <w:noProof/>
        </w:rPr>
        <w:fldChar w:fldCharType="separate"/>
      </w:r>
      <w:r>
        <w:rPr>
          <w:noProof/>
        </w:rPr>
        <w:t>18</w:t>
      </w:r>
      <w:r>
        <w:rPr>
          <w:noProof/>
        </w:rPr>
        <w:fldChar w:fldCharType="end"/>
      </w:r>
    </w:p>
    <w:p w14:paraId="7D2A9A2A" w14:textId="2FEE5804" w:rsidR="00DE32D1" w:rsidRDefault="00DE32D1">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_Toc144738589 \h </w:instrText>
      </w:r>
      <w:r>
        <w:rPr>
          <w:noProof/>
        </w:rPr>
      </w:r>
      <w:r>
        <w:rPr>
          <w:noProof/>
        </w:rPr>
        <w:fldChar w:fldCharType="separate"/>
      </w:r>
      <w:r>
        <w:rPr>
          <w:noProof/>
        </w:rPr>
        <w:t>18</w:t>
      </w:r>
      <w:r>
        <w:rPr>
          <w:noProof/>
        </w:rPr>
        <w:fldChar w:fldCharType="end"/>
      </w:r>
    </w:p>
    <w:p w14:paraId="66693D75" w14:textId="06AA37C2" w:rsidR="00DE32D1" w:rsidRDefault="00DE32D1">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des héritabilités</w:t>
      </w:r>
      <w:r>
        <w:rPr>
          <w:noProof/>
        </w:rPr>
        <w:tab/>
      </w:r>
      <w:r>
        <w:rPr>
          <w:noProof/>
        </w:rPr>
        <w:fldChar w:fldCharType="begin"/>
      </w:r>
      <w:r>
        <w:rPr>
          <w:noProof/>
        </w:rPr>
        <w:instrText xml:space="preserve"> PAGEREF _Toc144738590 \h </w:instrText>
      </w:r>
      <w:r>
        <w:rPr>
          <w:noProof/>
        </w:rPr>
      </w:r>
      <w:r>
        <w:rPr>
          <w:noProof/>
        </w:rPr>
        <w:fldChar w:fldCharType="separate"/>
      </w:r>
      <w:r>
        <w:rPr>
          <w:noProof/>
        </w:rPr>
        <w:t>19</w:t>
      </w:r>
      <w:r>
        <w:rPr>
          <w:noProof/>
        </w:rPr>
        <w:fldChar w:fldCharType="end"/>
      </w:r>
    </w:p>
    <w:p w14:paraId="6E67A99D" w14:textId="0C19E96B" w:rsidR="00DE32D1" w:rsidRDefault="00DE32D1">
      <w:pPr>
        <w:pStyle w:val="TM3"/>
        <w:tabs>
          <w:tab w:val="left" w:pos="1415"/>
        </w:tabs>
        <w:rPr>
          <w:rFonts w:asciiTheme="minorHAnsi" w:eastAsiaTheme="minorEastAsia" w:hAnsiTheme="minorHAnsi" w:cstheme="minorBidi"/>
          <w:noProof/>
          <w:szCs w:val="22"/>
        </w:rPr>
      </w:pPr>
      <w:r>
        <w:rPr>
          <w:noProof/>
        </w:rPr>
        <w:t>2.5.3</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_Toc144738591 \h </w:instrText>
      </w:r>
      <w:r>
        <w:rPr>
          <w:noProof/>
        </w:rPr>
      </w:r>
      <w:r>
        <w:rPr>
          <w:noProof/>
        </w:rPr>
        <w:fldChar w:fldCharType="separate"/>
      </w:r>
      <w:r>
        <w:rPr>
          <w:noProof/>
        </w:rPr>
        <w:t>19</w:t>
      </w:r>
      <w:r>
        <w:rPr>
          <w:noProof/>
        </w:rPr>
        <w:fldChar w:fldCharType="end"/>
      </w:r>
    </w:p>
    <w:p w14:paraId="19E2CC65" w14:textId="7A08A078" w:rsidR="00DE32D1" w:rsidRDefault="00DE32D1">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_Toc144738592 \h </w:instrText>
      </w:r>
      <w:r>
        <w:rPr>
          <w:noProof/>
        </w:rPr>
      </w:r>
      <w:r>
        <w:rPr>
          <w:noProof/>
        </w:rPr>
        <w:fldChar w:fldCharType="separate"/>
      </w:r>
      <w:r>
        <w:rPr>
          <w:noProof/>
        </w:rPr>
        <w:t>20</w:t>
      </w:r>
      <w:r>
        <w:rPr>
          <w:noProof/>
        </w:rPr>
        <w:fldChar w:fldCharType="end"/>
      </w:r>
    </w:p>
    <w:p w14:paraId="2CC808F2" w14:textId="5A0E4D52" w:rsidR="00DE32D1" w:rsidRDefault="00DE32D1">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Hypothèses du modèle</w:t>
      </w:r>
      <w:r>
        <w:rPr>
          <w:noProof/>
        </w:rPr>
        <w:tab/>
      </w:r>
      <w:r>
        <w:rPr>
          <w:noProof/>
        </w:rPr>
        <w:fldChar w:fldCharType="begin"/>
      </w:r>
      <w:r>
        <w:rPr>
          <w:noProof/>
        </w:rPr>
        <w:instrText xml:space="preserve"> PAGEREF _Toc144738593 \h </w:instrText>
      </w:r>
      <w:r>
        <w:rPr>
          <w:noProof/>
        </w:rPr>
      </w:r>
      <w:r>
        <w:rPr>
          <w:noProof/>
        </w:rPr>
        <w:fldChar w:fldCharType="separate"/>
      </w:r>
      <w:r>
        <w:rPr>
          <w:noProof/>
        </w:rPr>
        <w:t>20</w:t>
      </w:r>
      <w:r>
        <w:rPr>
          <w:noProof/>
        </w:rPr>
        <w:fldChar w:fldCharType="end"/>
      </w:r>
    </w:p>
    <w:p w14:paraId="110C05FB" w14:textId="5AE33F02" w:rsidR="00DE32D1" w:rsidRDefault="00DE32D1">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_Toc144738594 \h </w:instrText>
      </w:r>
      <w:r>
        <w:rPr>
          <w:noProof/>
        </w:rPr>
      </w:r>
      <w:r>
        <w:rPr>
          <w:noProof/>
        </w:rPr>
        <w:fldChar w:fldCharType="separate"/>
      </w:r>
      <w:r>
        <w:rPr>
          <w:noProof/>
        </w:rPr>
        <w:t>22</w:t>
      </w:r>
      <w:r>
        <w:rPr>
          <w:noProof/>
        </w:rPr>
        <w:fldChar w:fldCharType="end"/>
      </w:r>
    </w:p>
    <w:p w14:paraId="154E2E66" w14:textId="1C4CFD47" w:rsidR="00DE32D1" w:rsidRDefault="00DE32D1">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Validation expérimentale de l’équation</w:t>
      </w:r>
      <w:r>
        <w:rPr>
          <w:noProof/>
        </w:rPr>
        <w:tab/>
      </w:r>
      <w:r>
        <w:rPr>
          <w:noProof/>
        </w:rPr>
        <w:fldChar w:fldCharType="begin"/>
      </w:r>
      <w:r>
        <w:rPr>
          <w:noProof/>
        </w:rPr>
        <w:instrText xml:space="preserve"> PAGEREF _Toc144738595 \h </w:instrText>
      </w:r>
      <w:r>
        <w:rPr>
          <w:noProof/>
        </w:rPr>
      </w:r>
      <w:r>
        <w:rPr>
          <w:noProof/>
        </w:rPr>
        <w:fldChar w:fldCharType="separate"/>
      </w:r>
      <w:r>
        <w:rPr>
          <w:noProof/>
        </w:rPr>
        <w:t>23</w:t>
      </w:r>
      <w:r>
        <w:rPr>
          <w:noProof/>
        </w:rPr>
        <w:fldChar w:fldCharType="end"/>
      </w:r>
    </w:p>
    <w:p w14:paraId="7356CC14" w14:textId="1FEC71BD" w:rsidR="00DE32D1" w:rsidRDefault="00DE32D1">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_Toc144738596 \h </w:instrText>
      </w:r>
      <w:r>
        <w:rPr>
          <w:noProof/>
        </w:rPr>
      </w:r>
      <w:r>
        <w:rPr>
          <w:noProof/>
        </w:rPr>
        <w:fldChar w:fldCharType="separate"/>
      </w:r>
      <w:r>
        <w:rPr>
          <w:noProof/>
        </w:rPr>
        <w:t>23</w:t>
      </w:r>
      <w:r>
        <w:rPr>
          <w:noProof/>
        </w:rPr>
        <w:fldChar w:fldCharType="end"/>
      </w:r>
    </w:p>
    <w:p w14:paraId="63E010FA" w14:textId="794389BF" w:rsidR="00DE32D1" w:rsidRDefault="00DE32D1">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_Toc144738597 \h </w:instrText>
      </w:r>
      <w:r>
        <w:rPr>
          <w:noProof/>
        </w:rPr>
      </w:r>
      <w:r>
        <w:rPr>
          <w:noProof/>
        </w:rPr>
        <w:fldChar w:fldCharType="separate"/>
      </w:r>
      <w:r>
        <w:rPr>
          <w:noProof/>
        </w:rPr>
        <w:t>25</w:t>
      </w:r>
      <w:r>
        <w:rPr>
          <w:noProof/>
        </w:rPr>
        <w:fldChar w:fldCharType="end"/>
      </w:r>
    </w:p>
    <w:p w14:paraId="25F82E73" w14:textId="115C8269" w:rsidR="00DE32D1" w:rsidRDefault="00DE32D1">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_Toc144738598 \h </w:instrText>
      </w:r>
      <w:r>
        <w:rPr>
          <w:noProof/>
        </w:rPr>
      </w:r>
      <w:r>
        <w:rPr>
          <w:noProof/>
        </w:rPr>
        <w:fldChar w:fldCharType="separate"/>
      </w:r>
      <w:r>
        <w:rPr>
          <w:noProof/>
        </w:rPr>
        <w:t>25</w:t>
      </w:r>
      <w:r>
        <w:rPr>
          <w:noProof/>
        </w:rPr>
        <w:fldChar w:fldCharType="end"/>
      </w:r>
    </w:p>
    <w:p w14:paraId="3D1AAD45" w14:textId="192A0B18" w:rsidR="00DE32D1" w:rsidRDefault="00DE32D1">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in vivo</w:t>
      </w:r>
      <w:r>
        <w:rPr>
          <w:noProof/>
        </w:rPr>
        <w:tab/>
      </w:r>
      <w:r>
        <w:rPr>
          <w:noProof/>
        </w:rPr>
        <w:fldChar w:fldCharType="begin"/>
      </w:r>
      <w:r>
        <w:rPr>
          <w:noProof/>
        </w:rPr>
        <w:instrText xml:space="preserve"> PAGEREF _Toc144738599 \h </w:instrText>
      </w:r>
      <w:r>
        <w:rPr>
          <w:noProof/>
        </w:rPr>
      </w:r>
      <w:r>
        <w:rPr>
          <w:noProof/>
        </w:rPr>
        <w:fldChar w:fldCharType="separate"/>
      </w:r>
      <w:r>
        <w:rPr>
          <w:noProof/>
        </w:rPr>
        <w:t>25</w:t>
      </w:r>
      <w:r>
        <w:rPr>
          <w:noProof/>
        </w:rPr>
        <w:fldChar w:fldCharType="end"/>
      </w:r>
    </w:p>
    <w:p w14:paraId="43761273" w14:textId="44F90709" w:rsidR="00DE32D1" w:rsidRDefault="00DE32D1">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_Toc144738600 \h </w:instrText>
      </w:r>
      <w:r>
        <w:rPr>
          <w:noProof/>
        </w:rPr>
      </w:r>
      <w:r>
        <w:rPr>
          <w:noProof/>
        </w:rPr>
        <w:fldChar w:fldCharType="separate"/>
      </w:r>
      <w:r>
        <w:rPr>
          <w:noProof/>
        </w:rPr>
        <w:t>26</w:t>
      </w:r>
      <w:r>
        <w:rPr>
          <w:noProof/>
        </w:rPr>
        <w:fldChar w:fldCharType="end"/>
      </w:r>
    </w:p>
    <w:p w14:paraId="23AE8C36" w14:textId="51BF74C5" w:rsidR="00DE32D1" w:rsidRDefault="00DE32D1">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_Toc144738601 \h </w:instrText>
      </w:r>
      <w:r>
        <w:rPr>
          <w:noProof/>
        </w:rPr>
      </w:r>
      <w:r>
        <w:rPr>
          <w:noProof/>
        </w:rPr>
        <w:fldChar w:fldCharType="separate"/>
      </w:r>
      <w:r>
        <w:rPr>
          <w:noProof/>
        </w:rPr>
        <w:t>28</w:t>
      </w:r>
      <w:r>
        <w:rPr>
          <w:noProof/>
        </w:rPr>
        <w:fldChar w:fldCharType="end"/>
      </w:r>
    </w:p>
    <w:p w14:paraId="7A45C390" w14:textId="5E679419" w:rsidR="00DE32D1" w:rsidRDefault="00DE32D1">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Rapport théorique entre l’efficacité de la sélection sur grain et l’efficacité de la sélection sur épi (ERS)</w:t>
      </w:r>
      <w:r>
        <w:rPr>
          <w:noProof/>
        </w:rPr>
        <w:tab/>
      </w:r>
      <w:r>
        <w:rPr>
          <w:noProof/>
        </w:rPr>
        <w:fldChar w:fldCharType="begin"/>
      </w:r>
      <w:r>
        <w:rPr>
          <w:noProof/>
        </w:rPr>
        <w:instrText xml:space="preserve"> PAGEREF _Toc144738602 \h </w:instrText>
      </w:r>
      <w:r>
        <w:rPr>
          <w:noProof/>
        </w:rPr>
      </w:r>
      <w:r>
        <w:rPr>
          <w:noProof/>
        </w:rPr>
        <w:fldChar w:fldCharType="separate"/>
      </w:r>
      <w:r>
        <w:rPr>
          <w:noProof/>
        </w:rPr>
        <w:t>28</w:t>
      </w:r>
      <w:r>
        <w:rPr>
          <w:noProof/>
        </w:rPr>
        <w:fldChar w:fldCharType="end"/>
      </w:r>
    </w:p>
    <w:p w14:paraId="616C643F" w14:textId="1E9435F3" w:rsidR="00DE32D1" w:rsidRDefault="00DE32D1">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_Toc144738603 \h </w:instrText>
      </w:r>
      <w:r>
        <w:rPr>
          <w:noProof/>
        </w:rPr>
      </w:r>
      <w:r>
        <w:rPr>
          <w:noProof/>
        </w:rPr>
        <w:fldChar w:fldCharType="separate"/>
      </w:r>
      <w:r>
        <w:rPr>
          <w:noProof/>
        </w:rPr>
        <w:t>29</w:t>
      </w:r>
      <w:r>
        <w:rPr>
          <w:noProof/>
        </w:rPr>
        <w:fldChar w:fldCharType="end"/>
      </w:r>
    </w:p>
    <w:p w14:paraId="164EA553" w14:textId="1E60ECFD" w:rsidR="00DE32D1" w:rsidRDefault="00DE32D1">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Scenarii de sélection</w:t>
      </w:r>
      <w:r>
        <w:rPr>
          <w:noProof/>
        </w:rPr>
        <w:tab/>
      </w:r>
      <w:r>
        <w:rPr>
          <w:noProof/>
        </w:rPr>
        <w:fldChar w:fldCharType="begin"/>
      </w:r>
      <w:r>
        <w:rPr>
          <w:noProof/>
        </w:rPr>
        <w:instrText xml:space="preserve"> PAGEREF _Toc144738604 \h </w:instrText>
      </w:r>
      <w:r>
        <w:rPr>
          <w:noProof/>
        </w:rPr>
      </w:r>
      <w:r>
        <w:rPr>
          <w:noProof/>
        </w:rPr>
        <w:fldChar w:fldCharType="separate"/>
      </w:r>
      <w:r>
        <w:rPr>
          <w:noProof/>
        </w:rPr>
        <w:t>30</w:t>
      </w:r>
      <w:r>
        <w:rPr>
          <w:noProof/>
        </w:rPr>
        <w:fldChar w:fldCharType="end"/>
      </w:r>
    </w:p>
    <w:p w14:paraId="62290BDC" w14:textId="0162D162" w:rsidR="00DE32D1" w:rsidRDefault="00DE32D1">
      <w:pPr>
        <w:pStyle w:val="TM1"/>
        <w:tabs>
          <w:tab w:val="left" w:pos="566"/>
        </w:tabs>
        <w:rPr>
          <w:rFonts w:asciiTheme="minorHAnsi" w:eastAsiaTheme="minorEastAsia" w:hAnsiTheme="minorHAnsi" w:cstheme="minorBidi"/>
          <w:noProof/>
          <w:szCs w:val="22"/>
        </w:rPr>
      </w:pPr>
      <w:r>
        <w:rPr>
          <w:noProof/>
        </w:rPr>
        <w:lastRenderedPageBreak/>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_Toc144738605 \h </w:instrText>
      </w:r>
      <w:r>
        <w:rPr>
          <w:noProof/>
        </w:rPr>
      </w:r>
      <w:r>
        <w:rPr>
          <w:noProof/>
        </w:rPr>
        <w:fldChar w:fldCharType="separate"/>
      </w:r>
      <w:r>
        <w:rPr>
          <w:noProof/>
        </w:rPr>
        <w:t>32</w:t>
      </w:r>
      <w:r>
        <w:rPr>
          <w:noProof/>
        </w:rPr>
        <w:fldChar w:fldCharType="end"/>
      </w:r>
    </w:p>
    <w:p w14:paraId="5BB8E54A" w14:textId="6E515C9B" w:rsidR="00DE32D1" w:rsidRDefault="00DE32D1">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_Toc144738606 \h </w:instrText>
      </w:r>
      <w:r>
        <w:rPr>
          <w:noProof/>
        </w:rPr>
      </w:r>
      <w:r>
        <w:rPr>
          <w:noProof/>
        </w:rPr>
        <w:fldChar w:fldCharType="separate"/>
      </w:r>
      <w:r>
        <w:rPr>
          <w:noProof/>
        </w:rPr>
        <w:t>32</w:t>
      </w:r>
      <w:r>
        <w:rPr>
          <w:noProof/>
        </w:rPr>
        <w:fldChar w:fldCharType="end"/>
      </w:r>
    </w:p>
    <w:p w14:paraId="5F413713" w14:textId="0FDD2FD6" w:rsidR="00DE32D1" w:rsidRDefault="00DE32D1">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Recul sur l’approche théorique</w:t>
      </w:r>
      <w:r>
        <w:rPr>
          <w:noProof/>
        </w:rPr>
        <w:tab/>
      </w:r>
      <w:r>
        <w:rPr>
          <w:noProof/>
        </w:rPr>
        <w:fldChar w:fldCharType="begin"/>
      </w:r>
      <w:r>
        <w:rPr>
          <w:noProof/>
        </w:rPr>
        <w:instrText xml:space="preserve"> PAGEREF _Toc144738607 \h </w:instrText>
      </w:r>
      <w:r>
        <w:rPr>
          <w:noProof/>
        </w:rPr>
      </w:r>
      <w:r>
        <w:rPr>
          <w:noProof/>
        </w:rPr>
        <w:fldChar w:fldCharType="separate"/>
      </w:r>
      <w:r>
        <w:rPr>
          <w:noProof/>
        </w:rPr>
        <w:t>35</w:t>
      </w:r>
      <w:r>
        <w:rPr>
          <w:noProof/>
        </w:rPr>
        <w:fldChar w:fldCharType="end"/>
      </w:r>
    </w:p>
    <w:p w14:paraId="63EAC305" w14:textId="27AA4012" w:rsidR="00DE32D1" w:rsidRDefault="00DE32D1">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_Toc144738608 \h </w:instrText>
      </w:r>
      <w:r>
        <w:rPr>
          <w:noProof/>
        </w:rPr>
      </w:r>
      <w:r>
        <w:rPr>
          <w:noProof/>
        </w:rPr>
        <w:fldChar w:fldCharType="separate"/>
      </w:r>
      <w:r>
        <w:rPr>
          <w:noProof/>
        </w:rPr>
        <w:t>37</w:t>
      </w:r>
      <w:r>
        <w:rPr>
          <w:noProof/>
        </w:rPr>
        <w:fldChar w:fldCharType="end"/>
      </w:r>
    </w:p>
    <w:p w14:paraId="40487EF8" w14:textId="02A952F8" w:rsidR="00DE32D1" w:rsidRDefault="00DE32D1">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_Toc144738609 \h </w:instrText>
      </w:r>
      <w:r>
        <w:rPr>
          <w:noProof/>
        </w:rPr>
      </w:r>
      <w:r>
        <w:rPr>
          <w:noProof/>
        </w:rPr>
        <w:fldChar w:fldCharType="separate"/>
      </w:r>
      <w:r>
        <w:rPr>
          <w:noProof/>
        </w:rPr>
        <w:t>37</w:t>
      </w:r>
      <w:r>
        <w:rPr>
          <w:noProof/>
        </w:rPr>
        <w:fldChar w:fldCharType="end"/>
      </w:r>
    </w:p>
    <w:p w14:paraId="383BB601" w14:textId="5952E724" w:rsidR="00DE32D1" w:rsidRDefault="00DE32D1">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Le potentiel du dispositif de sélection in silico</w:t>
      </w:r>
      <w:r>
        <w:rPr>
          <w:noProof/>
        </w:rPr>
        <w:tab/>
      </w:r>
      <w:r>
        <w:rPr>
          <w:noProof/>
        </w:rPr>
        <w:fldChar w:fldCharType="begin"/>
      </w:r>
      <w:r>
        <w:rPr>
          <w:noProof/>
        </w:rPr>
        <w:instrText xml:space="preserve"> PAGEREF _Toc144738610 \h </w:instrText>
      </w:r>
      <w:r>
        <w:rPr>
          <w:noProof/>
        </w:rPr>
      </w:r>
      <w:r>
        <w:rPr>
          <w:noProof/>
        </w:rPr>
        <w:fldChar w:fldCharType="separate"/>
      </w:r>
      <w:r>
        <w:rPr>
          <w:noProof/>
        </w:rPr>
        <w:t>39</w:t>
      </w:r>
      <w:r>
        <w:rPr>
          <w:noProof/>
        </w:rPr>
        <w:fldChar w:fldCharType="end"/>
      </w:r>
    </w:p>
    <w:p w14:paraId="0AE2C960" w14:textId="4D75757C"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3A4E744" w:rsidR="006631EF" w:rsidRDefault="005A6727">
      <w:pPr>
        <w:pStyle w:val="----Corpsdetexte----"/>
        <w:rPr>
          <w:sz w:val="28"/>
          <w:szCs w:val="28"/>
        </w:rPr>
      </w:pPr>
      <w:r>
        <w:rPr>
          <w:sz w:val="28"/>
          <w:szCs w:val="28"/>
        </w:rPr>
        <w:t xml:space="preserve">Ce mémoire </w:t>
      </w:r>
      <w:r w:rsidR="003B320B">
        <w:rPr>
          <w:sz w:val="28"/>
          <w:szCs w:val="28"/>
        </w:rPr>
        <w:t>a été rédigé</w:t>
      </w:r>
      <w:r w:rsidR="00226C38">
        <w:rPr>
          <w:sz w:val="28"/>
          <w:szCs w:val="28"/>
        </w:rPr>
        <w:t xml:space="preserve"> dans le cadre de l’obtention du</w:t>
      </w:r>
      <w:r>
        <w:rPr>
          <w:sz w:val="28"/>
          <w:szCs w:val="28"/>
        </w:rPr>
        <w:t xml:space="preserv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l’INRAe.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00F90878">
        <w:rPr>
          <w:sz w:val="28"/>
          <w:szCs w:val="28"/>
        </w:rPr>
        <w:t>l</w:t>
      </w:r>
      <w:r w:rsidRPr="005A6727">
        <w:rPr>
          <w:sz w:val="28"/>
          <w:szCs w:val="28"/>
        </w:rPr>
        <w:t>'interprofession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75B8FD15"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r w:rsidR="009D5FB6">
        <w:rPr>
          <w:sz w:val="28"/>
          <w:szCs w:val="28"/>
        </w:rPr>
        <w:t xml:space="preserve"> massale</w:t>
      </w:r>
      <w:r w:rsidR="007920DB">
        <w:rPr>
          <w:sz w:val="28"/>
          <w:szCs w:val="28"/>
        </w:rPr>
        <w:t>.</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Pr="0002713E" w:rsidRDefault="004C0E2E">
      <w:pPr>
        <w:pStyle w:val="----Corpsdetexte----"/>
      </w:pPr>
      <w:r w:rsidRPr="0002713E">
        <w:rPr>
          <w:b/>
        </w:rPr>
        <w:t>Espèce autogame :</w:t>
      </w:r>
      <w:r w:rsidR="00FF3015" w:rsidRPr="0002713E">
        <w:t xml:space="preserve"> Espèce se reproduisant majoritairement par autogamie, un mode de reproduction sexuée dans lequel les deux gamètes sont issus du même individu.</w:t>
      </w:r>
    </w:p>
    <w:p w14:paraId="1406DB36" w14:textId="505C5E89" w:rsidR="00110323" w:rsidRPr="0002713E" w:rsidRDefault="003C22F7" w:rsidP="003C22F7">
      <w:pPr>
        <w:pStyle w:val="----Corpsdetexte----"/>
      </w:pPr>
      <w:r w:rsidRPr="0002713E">
        <w:rPr>
          <w:b/>
        </w:rPr>
        <w:t>Valeur génétique :</w:t>
      </w:r>
      <w:r w:rsidR="00910B17" w:rsidRPr="0002713E">
        <w:t xml:space="preserve"> Pour un trait donné, cela correspond à la somme des effets des gènes que porte un individu, qui est transmise à ses descendants.</w:t>
      </w:r>
    </w:p>
    <w:p w14:paraId="2274A7F6" w14:textId="199D417A" w:rsidR="003B2ADD" w:rsidRPr="0002713E" w:rsidRDefault="003B2ADD">
      <w:pPr>
        <w:pStyle w:val="----Corpsdetexte----"/>
      </w:pPr>
      <w:r w:rsidRPr="0002713E">
        <w:rPr>
          <w:b/>
        </w:rPr>
        <w:t>Héritabilité :</w:t>
      </w:r>
      <w:r w:rsidR="003C22F7" w:rsidRPr="0002713E">
        <w:t xml:space="preserve"> Grandeur </w:t>
      </w:r>
      <w:r w:rsidR="00E41FAC" w:rsidRPr="0002713E">
        <w:t xml:space="preserve">se calculant comme </w:t>
      </w:r>
      <w:r w:rsidR="003C22F7" w:rsidRPr="0002713E">
        <w:t>la p</w:t>
      </w:r>
      <w:r w:rsidR="00107608" w:rsidRPr="0002713E">
        <w:t xml:space="preserve">art de </w:t>
      </w:r>
      <w:r w:rsidR="003C22F7" w:rsidRPr="0002713E">
        <w:t xml:space="preserve">variance </w:t>
      </w:r>
      <w:r w:rsidR="00107608" w:rsidRPr="0002713E">
        <w:t xml:space="preserve">génétique dans la variance </w:t>
      </w:r>
      <w:r w:rsidR="003C22F7" w:rsidRPr="0002713E">
        <w:t>phénotypique. On peut interpréter cette grandeur comme la probabilité pour qu'une caractéristique apparente, manifeste d'un individu soit transmise héréditairement par les facteurs génétiques</w:t>
      </w:r>
      <w:r w:rsidR="00107608" w:rsidRPr="0002713E">
        <w:t xml:space="preserve">. </w:t>
      </w:r>
      <w:r w:rsidR="00977767" w:rsidRPr="0002713E">
        <w:t>On peut aussi interpréter cette grandeur comme la corrélation entre la valeur phénotypique et la valeur génétique d’un individu.</w:t>
      </w:r>
    </w:p>
    <w:p w14:paraId="2BF03295" w14:textId="6E77616D" w:rsidR="00E0672B" w:rsidRPr="0002713E" w:rsidRDefault="00E0672B">
      <w:pPr>
        <w:pStyle w:val="----Corpsdetexte----"/>
        <w:rPr>
          <w:b/>
        </w:rPr>
      </w:pPr>
      <w:r w:rsidRPr="0002713E">
        <w:rPr>
          <w:b/>
        </w:rPr>
        <w:t>Variété :</w:t>
      </w:r>
      <w:r w:rsidR="00A55608" w:rsidRPr="0002713E">
        <w:t xml:space="preserve"> Population de plantes d’une espèce données qui a été sélectionnée pour la production agricole et cultivée. </w:t>
      </w:r>
      <w:r w:rsidR="009F0EE9" w:rsidRPr="0002713E">
        <w:t>Au sens juridique</w:t>
      </w:r>
      <w:r w:rsidR="00A55608" w:rsidRPr="0002713E">
        <w:t>, une variété est considérée comme telle si elle est distincte (on peut la différencier des autres variétés), homogène (tous les individus de la variété sont identiques</w:t>
      </w:r>
      <w:r w:rsidR="00747B14">
        <w:t xml:space="preserve"> génétiquement</w:t>
      </w:r>
      <w:r w:rsidR="00A55608" w:rsidRPr="0002713E">
        <w:t>), stable (il est possible de reproduire la variété à l’identique de génération en génération).</w:t>
      </w:r>
      <w:r w:rsidR="0081253E" w:rsidRPr="0002713E">
        <w:t xml:space="preserve"> Ces conditions sont généralement résumées sous de terme de critère DHS.</w:t>
      </w:r>
    </w:p>
    <w:p w14:paraId="2B957AA5" w14:textId="23887784" w:rsidR="0081253E" w:rsidRPr="0002713E" w:rsidRDefault="0081253E">
      <w:pPr>
        <w:pStyle w:val="----Corpsdetexte----"/>
        <w:rPr>
          <w:b/>
        </w:rPr>
      </w:pPr>
      <w:r w:rsidRPr="0002713E">
        <w:rPr>
          <w:b/>
        </w:rPr>
        <w:t>Population / Variété population :</w:t>
      </w:r>
      <w:r w:rsidRPr="0002713E">
        <w:t xml:space="preserve"> 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sidRPr="0002713E">
        <w:t xml:space="preserve">ées en pollinisation libre </w:t>
      </w:r>
      <w:r w:rsidRPr="0002713E">
        <w:t>et sélectionnées par sélection massale. Ce ne so</w:t>
      </w:r>
      <w:r w:rsidR="00C50458" w:rsidRPr="0002713E">
        <w:t xml:space="preserve">nt pas des variétés </w:t>
      </w:r>
      <w:r w:rsidRPr="0002713E">
        <w:t>au sens juridique du terme car elles ne répondent pas aux critères DHS (distinction, homogénéité et stabilité).</w:t>
      </w:r>
    </w:p>
    <w:p w14:paraId="250D7C36" w14:textId="4904261D" w:rsidR="00C24C58" w:rsidRPr="0002713E" w:rsidRDefault="00C24C58">
      <w:pPr>
        <w:pStyle w:val="----Corpsdetexte----"/>
      </w:pPr>
      <w:r w:rsidRPr="0002713E">
        <w:rPr>
          <w:b/>
        </w:rPr>
        <w:t>Sélection variétale :</w:t>
      </w:r>
      <w:r w:rsidR="00C136E8" w:rsidRPr="0002713E">
        <w:rPr>
          <w:b/>
        </w:rPr>
        <w:t xml:space="preserve"> </w:t>
      </w:r>
      <w:r w:rsidR="00C136E8" w:rsidRPr="0002713E">
        <w:t>Processus par lequel une variété est créée. La sélection, encore appelée amélioration des plantes, consiste à créer et choisir des plantes qui présentent les caractéristiques souhaitées et répondent à des besoins ciblés (agricoles, alimentaires, médicaux, industriels, technologiques…).</w:t>
      </w:r>
      <w:r w:rsidR="00134D92" w:rsidRPr="0002713E">
        <w:t xml:space="preserve"> La sélection a pour objectif de trouver des variétés combinant plusieurs caractères favorables. Pour cela un grand nombre de plantes sont étudiées et les plus intéressantes sont croisées entre elles. La descendance des croisements est testée dans un grand nombre d’environnements et un grand nombre de caractères sont étudiés afin de sélectionner les meilleur</w:t>
      </w:r>
      <w:r w:rsidR="007C3269">
        <w:t>e</w:t>
      </w:r>
      <w:r w:rsidR="00134D92" w:rsidRPr="0002713E">
        <w:t>s</w:t>
      </w:r>
      <w:r w:rsidR="00EF2955">
        <w:t xml:space="preserve"> plantes</w:t>
      </w:r>
      <w:r w:rsidR="00134D92" w:rsidRPr="0002713E">
        <w:t xml:space="preserve"> pour en faire des nouvelles variétés. </w:t>
      </w:r>
    </w:p>
    <w:p w14:paraId="661474D7" w14:textId="0F66094F" w:rsidR="00110323" w:rsidRPr="0002713E" w:rsidRDefault="003B2ADD">
      <w:pPr>
        <w:pStyle w:val="----Corpsdetexte----"/>
      </w:pPr>
      <w:r w:rsidRPr="0002713E">
        <w:rPr>
          <w:b/>
        </w:rPr>
        <w:t>Sélection massale :</w:t>
      </w:r>
      <w:r w:rsidR="00A0350A" w:rsidRPr="0002713E">
        <w:rPr>
          <w:b/>
        </w:rPr>
        <w:t xml:space="preserve"> </w:t>
      </w:r>
      <w:r w:rsidR="00A0350A" w:rsidRPr="0002713E">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Pr="00757F0E" w:rsidRDefault="001F6AF6">
      <w:pPr>
        <w:pStyle w:val="----Corpsdetexte----"/>
      </w:pPr>
      <w:r w:rsidRPr="00757F0E">
        <w:rPr>
          <w:b/>
        </w:rPr>
        <w:t>Vg</w:t>
      </w:r>
      <w:r w:rsidR="008245EB" w:rsidRPr="00757F0E">
        <w:t xml:space="preserve"> = Variance génétique</w:t>
      </w:r>
    </w:p>
    <w:p w14:paraId="37FEF50C" w14:textId="40F35B7A" w:rsidR="001F6AF6" w:rsidRPr="00757F0E" w:rsidRDefault="001F6AF6">
      <w:pPr>
        <w:pStyle w:val="----Corpsdetexte----"/>
      </w:pPr>
      <w:r w:rsidRPr="00757F0E">
        <w:rPr>
          <w:b/>
        </w:rPr>
        <w:t>Vinter</w:t>
      </w:r>
      <w:r w:rsidR="008245EB" w:rsidRPr="00757F0E">
        <w:t xml:space="preserve"> = Variance inter-épi</w:t>
      </w:r>
    </w:p>
    <w:p w14:paraId="597794D3" w14:textId="40F1CBC0" w:rsidR="001F6AF6" w:rsidRPr="00757F0E" w:rsidRDefault="00FB72B5">
      <w:pPr>
        <w:pStyle w:val="----Corpsdetexte----"/>
      </w:pPr>
      <w:r w:rsidRPr="00757F0E">
        <w:rPr>
          <w:b/>
        </w:rPr>
        <w:t>V</w:t>
      </w:r>
      <w:r w:rsidR="001F6AF6" w:rsidRPr="00757F0E">
        <w:rPr>
          <w:b/>
        </w:rPr>
        <w:t>e</w:t>
      </w:r>
      <w:r w:rsidR="008245EB" w:rsidRPr="00757F0E">
        <w:t xml:space="preserve"> = Variance environnementale </w:t>
      </w:r>
    </w:p>
    <w:p w14:paraId="541D5ADB" w14:textId="5C293B00" w:rsidR="001F6AF6" w:rsidRPr="00757F0E" w:rsidRDefault="001F6AF6">
      <w:pPr>
        <w:pStyle w:val="----Corpsdetexte----"/>
      </w:pPr>
      <w:r w:rsidRPr="00757F0E">
        <w:rPr>
          <w:b/>
        </w:rPr>
        <w:t>Vintra</w:t>
      </w:r>
      <w:r w:rsidR="008245EB" w:rsidRPr="00757F0E">
        <w:t xml:space="preserve"> = Variance intra-épi</w:t>
      </w:r>
      <w:r w:rsidR="00656F35" w:rsidRPr="00757F0E">
        <w:t xml:space="preserve"> </w:t>
      </w:r>
    </w:p>
    <w:p w14:paraId="2126C279" w14:textId="524064CF" w:rsidR="001F6AF6" w:rsidRPr="00757F0E" w:rsidRDefault="001F6AF6">
      <w:pPr>
        <w:pStyle w:val="----Corpsdetexte----"/>
      </w:pPr>
      <w:r w:rsidRPr="00757F0E">
        <w:rPr>
          <w:b/>
        </w:rPr>
        <w:t>NGO</w:t>
      </w:r>
      <w:r w:rsidR="008245EB" w:rsidRPr="00757F0E">
        <w:t xml:space="preserve"> = Nombre de grains observés</w:t>
      </w:r>
    </w:p>
    <w:p w14:paraId="5D38D93D" w14:textId="18CDA3E9" w:rsidR="001F6AF6" w:rsidRPr="00757F0E" w:rsidRDefault="001F6AF6">
      <w:pPr>
        <w:pStyle w:val="----Corpsdetexte----"/>
      </w:pPr>
      <w:r w:rsidRPr="00757F0E">
        <w:rPr>
          <w:b/>
        </w:rPr>
        <w:t>NGE</w:t>
      </w:r>
      <w:r w:rsidR="008245EB" w:rsidRPr="00757F0E">
        <w:t xml:space="preserve"> = Nombre de grains par épi</w:t>
      </w:r>
    </w:p>
    <w:p w14:paraId="37064B02" w14:textId="4D7581A3" w:rsidR="001F6AF6" w:rsidRPr="00757F0E" w:rsidRDefault="001F6AF6">
      <w:pPr>
        <w:pStyle w:val="----Corpsdetexte----"/>
      </w:pPr>
      <w:r w:rsidRPr="00757F0E">
        <w:rPr>
          <w:b/>
        </w:rPr>
        <w:t>NEO</w:t>
      </w:r>
      <w:r w:rsidR="008245EB" w:rsidRPr="00757F0E">
        <w:t xml:space="preserve"> = Nombre d’épis observés</w:t>
      </w:r>
    </w:p>
    <w:p w14:paraId="7FE87EBB" w14:textId="2586C091" w:rsidR="001F6AF6" w:rsidRPr="00757F0E" w:rsidRDefault="005F4A9D">
      <w:pPr>
        <w:pStyle w:val="----Corpsdetexte----"/>
      </w:pPr>
      <w:r w:rsidRPr="00757F0E">
        <w:rPr>
          <w:b/>
        </w:rPr>
        <w:t>n</w:t>
      </w:r>
      <w:r w:rsidR="001F6AF6" w:rsidRPr="00757F0E">
        <w:rPr>
          <w:b/>
        </w:rPr>
        <w:t>sel</w:t>
      </w:r>
      <w:r w:rsidR="008245EB" w:rsidRPr="00757F0E">
        <w:t xml:space="preserve"> = nombre de grains sélectionnés</w:t>
      </w:r>
    </w:p>
    <w:p w14:paraId="4AB6C26A" w14:textId="540001C0" w:rsidR="001F6AF6" w:rsidRPr="00757F0E" w:rsidRDefault="001F6AF6" w:rsidP="001F6AF6">
      <w:pPr>
        <w:pStyle w:val="----Corpsdetexte----"/>
      </w:pPr>
      <w:r w:rsidRPr="00757F0E">
        <w:rPr>
          <w:b/>
        </w:rPr>
        <w:t>GSV</w:t>
      </w:r>
      <w:r w:rsidR="008245EB" w:rsidRPr="00757F0E">
        <w:t xml:space="preserve"> = Variance intra épi lorsqu’on la considère comme un trait mesurable (GSV pour Grain Size variance)</w:t>
      </w:r>
    </w:p>
    <w:p w14:paraId="604D421C" w14:textId="4791CBF3" w:rsidR="001F6AF6" w:rsidRPr="00757F0E" w:rsidRDefault="001F6AF6" w:rsidP="001F6AF6">
      <w:pPr>
        <w:pStyle w:val="----Corpsdetexte----"/>
      </w:pPr>
      <w:r w:rsidRPr="00757F0E">
        <w:rPr>
          <w:b/>
        </w:rPr>
        <w:t>PMG</w:t>
      </w:r>
      <w:r w:rsidR="008245EB" w:rsidRPr="00757F0E">
        <w:t xml:space="preserve"> = Poids de mille grains</w:t>
      </w:r>
    </w:p>
    <w:p w14:paraId="44173489" w14:textId="3E5C53D9" w:rsidR="001F6AF6" w:rsidRPr="00757F0E" w:rsidRDefault="00037313">
      <w:pPr>
        <w:pStyle w:val="----Corpsdetexte----"/>
      </w:pPr>
      <w:r w:rsidRPr="00757F0E">
        <w:rPr>
          <w:b/>
        </w:rPr>
        <w:t>NIRS</w:t>
      </w:r>
      <w:r w:rsidR="008B7EB8" w:rsidRPr="00757F0E">
        <w:t> =</w:t>
      </w:r>
      <w:r w:rsidRPr="00757F0E">
        <w:t xml:space="preserve"> Near I</w:t>
      </w:r>
      <w:r w:rsidR="00AD6E11" w:rsidRPr="00757F0E">
        <w:t>nfraR</w:t>
      </w:r>
      <w:r w:rsidRPr="00757F0E">
        <w:t>ed S</w:t>
      </w:r>
      <w:r w:rsidR="00AD6E11" w:rsidRPr="00757F0E">
        <w:t>pectroscopy</w:t>
      </w:r>
      <w:r w:rsidR="00AB6FB3" w:rsidRPr="00757F0E">
        <w:t xml:space="preserve"> (</w:t>
      </w:r>
      <w:r w:rsidR="007C70F1" w:rsidRPr="00757F0E">
        <w:t>spectroscopie</w:t>
      </w:r>
      <w:r w:rsidR="00AD6E11" w:rsidRPr="00757F0E">
        <w:t xml:space="preserve"> proche infrarouge)</w:t>
      </w:r>
    </w:p>
    <w:p w14:paraId="03C52B91" w14:textId="32C56C3E" w:rsidR="008B7EB8" w:rsidRPr="00757F0E" w:rsidRDefault="008B7EB8">
      <w:pPr>
        <w:pStyle w:val="----Corpsdetexte----"/>
      </w:pPr>
      <w:r w:rsidRPr="00757F0E">
        <w:rPr>
          <w:b/>
        </w:rPr>
        <w:t xml:space="preserve">ERS </w:t>
      </w:r>
      <w:r w:rsidRPr="00757F0E">
        <w:t>= Efficacité Relative de Sélection entre sélection sur grain et sélection sur épi</w:t>
      </w:r>
      <w:r w:rsidR="00085BBB">
        <w:t xml:space="preserve"> pour un trait du grain</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1" w:name="_Toc144738576"/>
      <w:r>
        <w:lastRenderedPageBreak/>
        <w:t>Introduction</w:t>
      </w:r>
      <w:bookmarkEnd w:id="1"/>
    </w:p>
    <w:p w14:paraId="088BE4C7" w14:textId="77777777" w:rsidR="0015743B" w:rsidRPr="00A071D2" w:rsidRDefault="0015743B" w:rsidP="0015743B">
      <w:pPr>
        <w:pStyle w:val="Titre2"/>
      </w:pPr>
      <w:bookmarkStart w:id="2" w:name="_Toc144738577"/>
      <w:r>
        <w:t>Le changement climatique</w:t>
      </w:r>
      <w:bookmarkEnd w:id="2"/>
    </w:p>
    <w:p w14:paraId="79D46D3F" w14:textId="4710D206"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DB416E">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000B3767">
        <w:t>P</w:t>
      </w:r>
      <w:r w:rsidRPr="00A071D2">
        <w:t xml:space="preserve">our le blé, certaines simulations prédisent une baisse de rendement de 3 à 10% par degré d’augmentation de la température </w:t>
      </w:r>
      <w:r w:rsidRPr="00A071D2">
        <w:fldChar w:fldCharType="begin"/>
      </w:r>
      <w:r w:rsidR="00DB416E">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00DB416E">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00DB416E">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w:instrText>
      </w:r>
      <w:r w:rsidR="00DB416E">
        <w:rPr>
          <w:rFonts w:hint="eastAsia"/>
        </w:rPr>
        <w:instrText>centration Pathways (RCPs; 2.6, 4.5, 6.0, and 8.5) to forecast the climate projections for 2030, 2050, and 2090. The average temperature at both sites will increase by 1.3, 1.9, 1.9, and 2.9 </w:instrText>
      </w:r>
      <w:r w:rsidR="00DB416E">
        <w:rPr>
          <w:rFonts w:hint="eastAsia"/>
        </w:rPr>
        <w:instrText>℃</w:instrText>
      </w:r>
      <w:r w:rsidR="00DB416E">
        <w:rPr>
          <w:rFonts w:hint="eastAsia"/>
        </w:rPr>
        <w:instrText xml:space="preserve"> under RCP 2.6, 4.5, 6.0, and 8.5. The simulated output varies </w:instrText>
      </w:r>
      <w:r w:rsidR="00DB416E">
        <w:instrText xml:space="preserve">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00DB416E">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00DB416E">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00DB416E">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w:t>
      </w:r>
      <w:r w:rsidR="006A6963">
        <w:t>,</w:t>
      </w:r>
      <w:r w:rsidRPr="00A071D2">
        <w:t xml:space="preserve"> menaçant en priorité la sécurité et la sureté alimentaire des plus pauvres </w:t>
      </w:r>
      <w:r w:rsidRPr="00A071D2">
        <w:fldChar w:fldCharType="begin"/>
      </w:r>
      <w:r w:rsidR="00DB416E">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0158E3D5"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00DB416E">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00DB416E">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3" w:name="_Toc144738578"/>
      <w:r>
        <w:t>Sélection massale et diversité génétique</w:t>
      </w:r>
      <w:bookmarkEnd w:id="3"/>
    </w:p>
    <w:p w14:paraId="303A5077" w14:textId="19517225"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w:t>
      </w:r>
      <w:r w:rsidR="00A00C19">
        <w:t xml:space="preserve"> </w:t>
      </w:r>
      <w:r w:rsidR="00A00C19">
        <w:fldChar w:fldCharType="begin"/>
      </w:r>
      <w:r w:rsidR="00A00C19">
        <w:instrText xml:space="preserve"> ADDIN ZOTERO_ITEM CSL_CITATION {"citationID":"r6cqyHIj","properties":{"formattedCitation":"(Phillips and Wolfe, 2005)","plainCitation":"(Phillips and Wolfe, 2005)","noteIndex":0},"citationItems":[{"id":4993,"uris":["http://zotero.org/groups/4992050/items/LLX59UV8"],"itemData":{"id":4993,"type":"article-journal","container-title":"The Journal of Agricultural Science","DOI":"10.1017/S0021859605005009","page":"245 - 254","title":"Evolutionary plant breeding for low input systems","volume":"143","author":[{"family":"Phillips","given":"S."},{"family":"Wolfe","given":"M.S."}],"issued":{"date-parts":[["2005",8]]}}}],"schema":"https://github.com/citation-style-language/schema/raw/master/csl-citation.json"} </w:instrText>
      </w:r>
      <w:r w:rsidR="00A00C19">
        <w:fldChar w:fldCharType="separate"/>
      </w:r>
      <w:r w:rsidR="00A00C19" w:rsidRPr="00A00C19">
        <w:t>(Phillips and Wolfe, 2005)</w:t>
      </w:r>
      <w:r w:rsidR="00A00C19">
        <w:fldChar w:fldCharType="end"/>
      </w:r>
      <w:r w:rsidRPr="00A071D2">
        <w:t xml:space="preserv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Il est souvent déploré que cette façon de produire des variétés rend les agriculteurs dépendants à l’industrie semencière et n’est pas adaptée aux enjeux du changement climatique</w:t>
      </w:r>
      <w:r w:rsidR="003F15F5">
        <w:t>,</w:t>
      </w:r>
      <w:r>
        <w:t xml:space="preserve"> aux enjeux sociaux</w:t>
      </w:r>
      <w:r w:rsidR="003F15F5">
        <w:t>,</w:t>
      </w:r>
      <w:r>
        <w:t xml:space="preserve"> et aux attentes des agriculteurs soucieux de préserver l’environnement. Certains auteurs et agriculteurs parlent par exemple d’un "vide variétal" pour le blé en agriculture biologique </w:t>
      </w:r>
      <w:r>
        <w:fldChar w:fldCharType="begin"/>
      </w:r>
      <w:r w:rsidR="00DB416E">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de plus en plus remis en question, en l</w:t>
      </w:r>
      <w:r w:rsidR="00AB7CE8">
        <w:t xml:space="preserve">ien avec des réflexions </w:t>
      </w:r>
      <w:r w:rsidRPr="00A071D2">
        <w:t xml:space="preserve">globales sur les changements de pratiques nécessaires en agriculture </w:t>
      </w:r>
      <w:r w:rsidRPr="00A071D2">
        <w:fldChar w:fldCharType="begin"/>
      </w:r>
      <w:r w:rsidR="00DB416E">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00DB416E">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2A3506CD"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w:t>
      </w:r>
      <w:r w:rsidR="00657693">
        <w:t>ues par des cultures associées</w:t>
      </w:r>
      <w:r w:rsidR="009E69D8" w:rsidRPr="009E69D8">
        <w:t>, ou des plantes compagnes par exemple</w:t>
      </w:r>
      <w:r w:rsidRPr="00A071D2">
        <w:t>. Son utilisation offre de nombreux avantages : prolongation de l’efficacité de gènes de résistance, effet tampon contre les stress biotiques et abiotiques</w:t>
      </w:r>
      <w:r w:rsidR="00BF4883">
        <w:t xml:space="preserve"> (donc bonnes performances avec peu d’intrants)</w:t>
      </w:r>
      <w:r w:rsidRPr="00A071D2">
        <w:t>, et maintien de la diversité dans l’écosystème et des services écosystémiques associés</w:t>
      </w:r>
      <w:r w:rsidR="009E69D8">
        <w:t xml:space="preserve"> </w:t>
      </w:r>
      <w:r w:rsidR="009E69D8">
        <w:fldChar w:fldCharType="begin"/>
      </w:r>
      <w:r w:rsidR="00DB416E">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F96621">
        <w:instrText xml:space="preserve"> ADDIN ZOTERO_ITEM CSL_CITATION {"citationID":"4RwrO0lY","properties":{"formattedCitation":"(Dawson and Goldringer, 2012; Suneson, 1956)","plainCitation":"(Dawson and Goldringer, 2012; Suneson, 1956)","noteIndex":0},"citationItems":[{"id":4212,"uris":["http://zotero.org/groups/4992050/items/KEAC85FC"],"itemData":{"id":4212,"type":"chapter","abstract":"This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C."},{"family":"Goldringer","given":"Isabelle"}],"accessed":{"date-parts":[["2023",3,29]]},"issued":{"date-parts":[["2012"]]}}},{"id":4991,"uris":["http://zotero.org/groups/4992050/items/4ZKNAJP4"],"itemData":{"id":4991,"type":"article-journal","abstract":"Synopsis A new method of plant breeding has been developed from long-term tests with diversely constituted bulk hybrid populations. These were grown in mass under competitive natural selection for 12 to 29 generations. The production gains effected in these populations equaled those from the conventional and more costly breeding methods now in use.","container-title":"Agronomy Journal","DOI":"10.2134/agronj1956.00021962004800040012x","ISSN":"1435-0645","issue":"4","language":"en","license":"Copyright © American Society of Agronomy","note":"_eprint: https://onlinelibrary.wiley.com/doi/pdf/10.2134/agronj1956.00021962004800040012x","page":"188-191","source":"Wiley Online Library","title":"An Evolutionary Plant Breeding Method","volume":"48","author":[{"family":"Suneson","given":"Coit A."}],"issued":{"date-parts":[["1956"]]}}}],"schema":"https://github.com/citation-style-language/schema/raw/master/csl-citation.json"} </w:instrText>
      </w:r>
      <w:r w:rsidR="009E69D8">
        <w:fldChar w:fldCharType="separate"/>
      </w:r>
      <w:r w:rsidR="00F96621" w:rsidRPr="00F96621">
        <w:t>(Dawson and Goldringer, 2012; Suneson, 1956)</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rsidR="00DB416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w:t>
      </w:r>
      <w:r w:rsidR="00657693">
        <w:t xml:space="preserve"> </w:t>
      </w:r>
      <w:r w:rsidR="00657693">
        <w:fldChar w:fldCharType="begin"/>
      </w:r>
      <w:r w:rsidR="00DB416E">
        <w:instrText xml:space="preserve"> ADDIN ZOTERO_ITEM CSL_CITATION {"citationID":"tfdbOqbF","properties":{"formattedCitation":"(Desclaux et al., 2009)","plainCitation":"(Desclaux et al., 2009)","noteIndex":0},"citationItems":[{"id":4947,"uris":["http://zotero.org/groups/4992050/items/ANS2EA8H"],"itemData":{"id":4947,"type":"article-journal","container-title":"Innovations agronomiques","note":"publisher: INRAE","page":"65–78","title":"La sélection participative pour élaborer des variétés de blé dur pour l’agriculture biologique","volume":"7","author":[{"family":"Desclaux","given":"Dominique"},{"family":"Nolot","given":"Jean Marie"},{"family":"Chiffoleau","given":"Yuna"}],"issued":{"date-parts":[["2009"]]}}}],"schema":"https://github.com/citation-style-language/schema/raw/master/csl-citation.json"} </w:instrText>
      </w:r>
      <w:r w:rsidR="00657693">
        <w:fldChar w:fldCharType="separate"/>
      </w:r>
      <w:r w:rsidR="00657693" w:rsidRPr="00657693">
        <w:t>(Desclaux et al., 2009)</w:t>
      </w:r>
      <w:r w:rsidR="00657693">
        <w:fldChar w:fldCharType="end"/>
      </w:r>
      <w:r w:rsidRPr="00A071D2">
        <w: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4C2C12EF"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w:t>
      </w:r>
      <w:r w:rsidR="001B347A">
        <w:lastRenderedPageBreak/>
        <w:t xml:space="preserve">associations la promouvant (comme le Réseau Semences Paysannes) et soutenu par certaines équipes de recherche à travers des programmes de sélection participative </w:t>
      </w:r>
      <w:r w:rsidR="001B347A">
        <w:fldChar w:fldCharType="begin"/>
      </w:r>
      <w:r w:rsidR="00DB416E">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r w:rsidR="002F3CDA">
        <w:rPr>
          <w:i/>
        </w:rPr>
        <w:t>Triticum turgidum</w:t>
      </w:r>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4" w:name="_Toc144738579"/>
      <w:r>
        <w:t>L’importance de la qualité des grains chez le blé dur</w:t>
      </w:r>
      <w:bookmarkEnd w:id="4"/>
    </w:p>
    <w:p w14:paraId="7C773670" w14:textId="20E5BF36"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00CC0859">
        <w:t xml:space="preserve"> 300.</w:t>
      </w:r>
      <w:r w:rsidRPr="00A071D2">
        <w:t>000 ha répartis sur 2</w:t>
      </w:r>
      <w:r w:rsidR="00A95E83">
        <w:t>4.</w:t>
      </w:r>
      <w:r w:rsidRPr="00A071D2">
        <w:t>000 exploitations, ce qui représente 4% de la surf</w:t>
      </w:r>
      <w:r w:rsidR="008752FB">
        <w:t>ace céréalière. Chaque année, 1.</w:t>
      </w:r>
      <w:r w:rsidRPr="00A071D2">
        <w:t>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00DB416E">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786F606D" w:rsidR="002A66D1" w:rsidRDefault="008752FB" w:rsidP="00B84EA1">
      <w:r>
        <w:t>La taille des grains</w:t>
      </w:r>
      <w:r w:rsidR="002A66D1">
        <w:t xml:space="preserve"> et le poids de mille grains (PMG) sont des traits importants de la qualité. En effet, il sont</w:t>
      </w:r>
      <w:r w:rsidR="002A66D1" w:rsidRPr="00F70860">
        <w:t xml:space="preserve"> lié</w:t>
      </w:r>
      <w:r w:rsidR="002A66D1">
        <w:t xml:space="preserve">s au rendement semoulier, à la texture et la couleur de la semoule et des </w:t>
      </w:r>
      <w:r w:rsidR="002A66D1" w:rsidRPr="00A2208C">
        <w:t xml:space="preserve">pâtes </w:t>
      </w:r>
      <w:r w:rsidR="002A66D1" w:rsidRPr="00A2208C">
        <w:fldChar w:fldCharType="begin"/>
      </w:r>
      <w:r w:rsidR="00DB416E">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002A66D1" w:rsidRPr="00A2208C">
        <w:fldChar w:fldCharType="separate"/>
      </w:r>
      <w:r w:rsidR="002A66D1" w:rsidRPr="00A2208C">
        <w:t>(Wang and Fu, 2020)</w:t>
      </w:r>
      <w:r w:rsidR="002A66D1" w:rsidRPr="00A2208C">
        <w:fldChar w:fldCharType="end"/>
      </w:r>
      <w:r w:rsidR="002A66D1" w:rsidRPr="00A2208C">
        <w:t>.</w:t>
      </w:r>
      <w:r w:rsidR="002A66D1" w:rsidRPr="00F70860">
        <w:t xml:space="preserve"> </w:t>
      </w:r>
      <w:r w:rsidR="002A66D1">
        <w:t>La masse individuelle des grains</w:t>
      </w:r>
      <w:r w:rsidR="002A66D1" w:rsidRPr="00F95B4F">
        <w:t xml:space="preserve"> a aussi une importance sur l’établissement du rendement en conditions de stress thermique post </w:t>
      </w:r>
      <w:r w:rsidR="002A66D1" w:rsidRPr="00A2208C">
        <w:t xml:space="preserve">floraison </w:t>
      </w:r>
      <w:r w:rsidR="002A66D1" w:rsidRPr="00A2208C">
        <w:fldChar w:fldCharType="begin"/>
      </w:r>
      <w:r w:rsidR="00DB416E">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002A66D1" w:rsidRPr="00A2208C">
        <w:fldChar w:fldCharType="separate"/>
      </w:r>
      <w:r w:rsidR="002A66D1" w:rsidRPr="00A2208C">
        <w:t>(Sharma et al., 2008)</w:t>
      </w:r>
      <w:r w:rsidR="002A66D1" w:rsidRPr="00A2208C">
        <w:fldChar w:fldCharType="end"/>
      </w:r>
      <w:r w:rsidR="002A66D1" w:rsidRPr="00A2208C">
        <w:t>, et</w:t>
      </w:r>
      <w:r w:rsidR="002A66D1">
        <w:t xml:space="preserve"> sur la vigueur germinative, ce qui peut impacter </w:t>
      </w:r>
      <w:r w:rsidR="002A66D1" w:rsidRPr="0068045D">
        <w:t>indirectement</w:t>
      </w:r>
      <w:r w:rsidR="002A66D1">
        <w:t xml:space="preserve"> le </w:t>
      </w:r>
      <w:r w:rsidR="002A66D1" w:rsidRPr="00A2208C">
        <w:t xml:space="preserve">rendement </w:t>
      </w:r>
      <w:r w:rsidR="002A66D1" w:rsidRPr="00A2208C">
        <w:fldChar w:fldCharType="begin"/>
      </w:r>
      <w:r w:rsidR="00DB416E">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002A66D1" w:rsidRPr="00A2208C">
        <w:fldChar w:fldCharType="separate"/>
      </w:r>
      <w:r w:rsidR="002A66D1" w:rsidRPr="00A2208C">
        <w:t>(Finch-Savage and Bassel, 2016)</w:t>
      </w:r>
      <w:r w:rsidR="002A66D1" w:rsidRPr="00A2208C">
        <w:fldChar w:fldCharType="end"/>
      </w:r>
      <w:r w:rsidR="002A66D1" w:rsidRPr="00A2208C">
        <w:t>.</w:t>
      </w:r>
      <w:r w:rsidR="002A66D1"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DB416E">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DB416E">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rsidR="00814946">
        <w:t xml:space="preserve">La taille des grains </w:t>
      </w:r>
      <w:r w:rsidR="002A66D1">
        <w:t xml:space="preserve">est donc un trait intéressant à sélectionner dans un contexte d’agriculture à bas intrants et de sélection massale car c’est une sélection </w:t>
      </w:r>
      <w:r w:rsidR="00DE6E41">
        <w:t xml:space="preserve">indirecte </w:t>
      </w:r>
      <w:r w:rsidR="00153CFC">
        <w:t>sur le rendement et</w:t>
      </w:r>
      <w:r w:rsidR="002A66D1">
        <w:t xml:space="preserve"> la résistance à un stress</w:t>
      </w:r>
      <w:r w:rsidR="00153CFC">
        <w:t>,</w:t>
      </w:r>
      <w:r w:rsidR="002A66D1">
        <w:t xml:space="preserve"> et</w:t>
      </w:r>
      <w:r w:rsidR="00153CFC">
        <w:t xml:space="preserve"> une sélection</w:t>
      </w:r>
      <w:r w:rsidR="002A66D1">
        <w:t xml:space="preserve"> </w:t>
      </w:r>
      <w:r w:rsidR="00DE6E41">
        <w:t xml:space="preserve">directe </w:t>
      </w:r>
      <w:r w:rsidR="002A66D1">
        <w:t>sur l’utilisation finale des grains. Il serait donc intéressant de pouvoir sélectionner des populations avec des grains de grande taille</w:t>
      </w:r>
      <w:r w:rsidR="00BF4733">
        <w:t xml:space="preserve"> pour la qualité</w:t>
      </w:r>
      <w:r w:rsidR="002A66D1">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DB416E">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DB416E">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5" w:name="_Toc144738580"/>
      <w:r>
        <w:lastRenderedPageBreak/>
        <w:t>Les pratiques de sélection massale chez le blé dur</w:t>
      </w:r>
      <w:bookmarkEnd w:id="5"/>
    </w:p>
    <w:p w14:paraId="1BED41A4" w14:textId="37974B17" w:rsidR="008666D4"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DB416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F50FE1">
        <w:t xml:space="preserve">Cette pratique permet </w:t>
      </w:r>
      <w:r w:rsidR="00F50FE1" w:rsidRPr="00F50FE1">
        <w:t>d</w:t>
      </w:r>
      <w:r w:rsidR="00F50FE1">
        <w:t>e</w:t>
      </w:r>
      <w:r w:rsidR="00F50FE1" w:rsidRPr="00F50FE1">
        <w:t xml:space="preserve"> sélectionner sur la partie végétative de la plante (vigueur, aspect sanitaire, productivité) mais elle ne donne pas </w:t>
      </w:r>
      <w:r w:rsidR="00C34DC2">
        <w:t xml:space="preserve">directement </w:t>
      </w:r>
      <w:r w:rsidR="00F50FE1" w:rsidRPr="00F50FE1">
        <w:t xml:space="preserve">accès à l’aspect des grains à moins d’effectuer un battage épi par épi.  </w:t>
      </w:r>
      <w:r w:rsidR="00A52107">
        <w:t xml:space="preserve">L’observation des épis n’est à notre connaissance pas réalisable à haut débit. C’est donc une méthode coûteuse en temps et qui ne permet pas d’observer beaucoup de plantes, </w:t>
      </w:r>
      <w:r w:rsidR="00F55426">
        <w:t>ce qui limite les possibilités de sélection</w:t>
      </w:r>
      <w:r w:rsidR="0022254A">
        <w:t xml:space="preserve"> pour la qualité des grains</w:t>
      </w:r>
      <w:r w:rsidR="00F55426">
        <w:t xml:space="preserve">. Etant donné que les caractéristiques des grains sont importantes, on pourrait proposer de faire la sélection en observant les grains </w:t>
      </w:r>
      <w:r w:rsidR="005F6A7F">
        <w:t xml:space="preserve">individuels </w:t>
      </w:r>
      <w:r w:rsidR="00F55426">
        <w:t xml:space="preserve">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 xml:space="preserve">est le plus </w:t>
      </w:r>
      <w:r w:rsidR="0032213C">
        <w:t xml:space="preserve">facile à observer à haut débit </w:t>
      </w:r>
      <w:r w:rsidR="00776BB5">
        <w:t>en triant sur la taille avec un tamis</w:t>
      </w:r>
      <w:r w:rsidR="00301C3B">
        <w:t xml:space="preserve"> ou sur le taux de protéine avec un trieur optique</w:t>
      </w:r>
      <w:r w:rsidR="00971F28">
        <w:t xml:space="preserve"> équipé d’infrarouge</w:t>
      </w:r>
      <w:r w:rsidR="00776BB5">
        <w:t xml:space="preserve"> par </w:t>
      </w:r>
      <w:r w:rsidR="0032213C">
        <w:t>exemple.</w:t>
      </w:r>
      <w:r w:rsidR="00A179D8">
        <w:t xml:space="preserve"> </w:t>
      </w:r>
      <w:r w:rsidR="008666D4" w:rsidRPr="008666D4">
        <w:t>Enfin, c’est le produit de la récolte. On peut le sélectionner après la moisson et</w:t>
      </w:r>
      <w:r w:rsidR="0088160A">
        <w:t xml:space="preserve"> cela</w:t>
      </w:r>
      <w:r w:rsidR="00C7214B">
        <w:t xml:space="preserve"> ne nécessite pas d’</w:t>
      </w:r>
      <w:r w:rsidR="008666D4" w:rsidRPr="008666D4">
        <w:t>observations au champ. Par contre, une sélection sur le seul grain im</w:t>
      </w:r>
      <w:r w:rsidR="00107153">
        <w:t>plique qu’on ne peut</w:t>
      </w:r>
      <w:r w:rsidR="008666D4" w:rsidRPr="008666D4">
        <w:t xml:space="preserve"> pas sélectionner directement sur des traits végétatifs</w:t>
      </w:r>
      <w:r w:rsidR="00704875">
        <w:t>,</w:t>
      </w:r>
      <w:r w:rsidR="008666D4" w:rsidRPr="008666D4">
        <w:t xml:space="preserve"> par exemple la hauteur de la plante ou la résistance aux maladies. Cependant la morphologie du grain est liée à l’histoire de vie de la plante et il existe des corrélations en</w:t>
      </w:r>
      <w:r w:rsidR="008666D4">
        <w:t xml:space="preserve">tre </w:t>
      </w:r>
      <w:r w:rsidR="005C3D8E">
        <w:t xml:space="preserve">certains de </w:t>
      </w:r>
      <w:r w:rsidR="008666D4">
        <w:t>ces traits et ceux du grain</w:t>
      </w:r>
      <w:r w:rsidR="008666D4" w:rsidRPr="008666D4">
        <w:t>, ouvrant des possibilités de sélection indirecte.</w:t>
      </w:r>
    </w:p>
    <w:p w14:paraId="3EB7BD18" w14:textId="60868C4D" w:rsidR="005878C7" w:rsidRDefault="005878C7" w:rsidP="002A66D1"/>
    <w:p w14:paraId="2745FC6C" w14:textId="63B47688" w:rsidR="00F41581" w:rsidRDefault="00734F68" w:rsidP="002A66D1">
      <w:r w:rsidRPr="00734F68">
        <w:t>Il serait utile de pouvoir comparer l’efficacité d’une sélection sur grain individuel à celle d‘une sélection sur la valeur moyenne des grains d’un épi pour optimiser une sélection massale pour la qualité du grain. Sur la taille des grains, on pourrait intuitivement penser que la sélection sur épi est toujours plus efficace que la sélection sur grain. En effet, il existe toujours une forte variabilité de la tail</w:t>
      </w:r>
      <w:r>
        <w:t xml:space="preserve">le des grains au sein d’un épi </w:t>
      </w:r>
      <w:r>
        <w:fldChar w:fldCharType="begin"/>
      </w:r>
      <w:r w:rsidR="00DB416E">
        <w:instrText xml:space="preserve"> ADDIN ZOTERO_ITEM CSL_CITATION {"citationID":"gvV1CUAA","properties":{"formattedCitation":"(B\\uc0\\u233{}ral,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734F68">
        <w:t>(Béral, 2020)</w:t>
      </w:r>
      <w:r>
        <w:fldChar w:fldCharType="end"/>
      </w:r>
      <w:r w:rsidR="00293691">
        <w:t>.</w:t>
      </w:r>
      <w:r>
        <w:t xml:space="preserve"> </w:t>
      </w:r>
      <w:r w:rsidR="00293691">
        <w:t>Ainsi, l</w:t>
      </w:r>
      <w:r w:rsidRPr="00734F68">
        <w:t>es génotypes à gros grains font des épis contenant de très gros grains, des grains moyens et des grains plus petits transmettant tous une grosse taille aux grains de la génération suivante (c’est-à-dire ayant t</w:t>
      </w:r>
      <w:r w:rsidR="00ED7B9E">
        <w:t>ous une bonne valeur génétique). C</w:t>
      </w:r>
      <w:r w:rsidRPr="00734F68">
        <w:t xml:space="preserve">ela </w:t>
      </w:r>
      <w:r w:rsidR="00ED7B9E">
        <w:t xml:space="preserve">illustre </w:t>
      </w:r>
      <w:r w:rsidRPr="00734F68">
        <w:t xml:space="preserve">les résultats historiques de </w:t>
      </w:r>
      <w:r w:rsidR="001D13D8">
        <w:fldChar w:fldCharType="begin"/>
      </w:r>
      <w:r w:rsidR="001D13D8">
        <w:instrText xml:space="preserve"> ADDIN ZOTERO_ITEM CSL_CITATION {"citationID":"vLHxmsXk","properties":{"formattedCitation":"(Johannsen, 1903)","plainCitation":"(Johannsen, 1903)","noteIndex":0},"citationItems":[{"id":4998,"uris":["http://zotero.org/groups/4992050/items/L8RC2FDW"],"itemData":{"id":4998,"type":"article-journal","container-title":"Classic papers in genetics","note":"publisher: Prentice Hall Engelwood Cliffs, NJ","page":"20–26","title":"Heredity in populations and pure lines","author":[{"family":"Johannsen","given":"W"}],"issued":{"date-parts":[["1903"]]}}}],"schema":"https://github.com/citation-style-language/schema/raw/master/csl-citation.json"} </w:instrText>
      </w:r>
      <w:r w:rsidR="001D13D8">
        <w:fldChar w:fldCharType="separate"/>
      </w:r>
      <w:r w:rsidR="001D13D8" w:rsidRPr="001D13D8">
        <w:t xml:space="preserve">Johannsen, </w:t>
      </w:r>
      <w:r w:rsidR="001D13D8">
        <w:t>(</w:t>
      </w:r>
      <w:r w:rsidR="001D13D8" w:rsidRPr="001D13D8">
        <w:t>1903)</w:t>
      </w:r>
      <w:r w:rsidR="001D13D8">
        <w:fldChar w:fldCharType="end"/>
      </w:r>
      <w:r w:rsidR="001D13D8">
        <w:t xml:space="preserve"> </w:t>
      </w:r>
      <w:r w:rsidRPr="00734F68">
        <w:t>sur les notion</w:t>
      </w:r>
      <w:r>
        <w:t>s de génotypes et de phénotypes</w:t>
      </w:r>
      <w:r w:rsidRPr="00734F68">
        <w:t>. Les génotypes à plus petits grains produisent dans le même épi des grains se répartissant entre</w:t>
      </w:r>
      <w:r w:rsidR="00D74AC3">
        <w:t xml:space="preserve"> petits,</w:t>
      </w:r>
      <w:r w:rsidR="00B75019">
        <w:t xml:space="preserve"> moyens, </w:t>
      </w:r>
      <w:r w:rsidR="00C76C57">
        <w:t xml:space="preserve">et gros, </w:t>
      </w:r>
      <w:r w:rsidRPr="00734F68">
        <w:t>qui transmettent tous une</w:t>
      </w:r>
      <w:r w:rsidR="00D70E81">
        <w:t xml:space="preserve"> plus</w:t>
      </w:r>
      <w:r w:rsidRPr="00734F68">
        <w:t xml:space="preserve"> petite taille au</w:t>
      </w:r>
      <w:r w:rsidR="00FA0593">
        <w:t>x</w:t>
      </w:r>
      <w:r w:rsidRPr="00734F68">
        <w:t xml:space="preserve"> grains de la génération suivante. Ainsi, en faisant une sélection massale sur les grains pour en augmenter la taille, la majorité des gros grains proviendront de génotype à gros grains mais certains proviendront aussi de génotypes à petits grains</w:t>
      </w:r>
      <w:r w:rsidR="004F768E">
        <w:t xml:space="preserve">, et </w:t>
      </w:r>
      <w:r w:rsidR="00D32885">
        <w:t>certains</w:t>
      </w:r>
      <w:r w:rsidR="004F768E">
        <w:t xml:space="preserve"> grains de bonne valeur génétique ne seront pas sélectionnés</w:t>
      </w:r>
      <w:r w:rsidRPr="00734F68">
        <w:t>. En faisant une sélection sur épi, on sélectionne sur la moyenne d’une famille apparentée de grains et cette moyenne est bien plus prédictive de la valeur génétique que celle des grains individuels. Cette opposition est class</w:t>
      </w:r>
      <w:r w:rsidR="00EE569A">
        <w:t>ique en théorie de la sélection :</w:t>
      </w:r>
      <w:r w:rsidRPr="00734F68">
        <w:t xml:space="preserve"> une moyenne familiale prédit mieux la valeur des individus que leur valeur individuelle. </w:t>
      </w:r>
      <w:r w:rsidR="004906A5">
        <w:t xml:space="preserve">On peut aussi dire que la </w:t>
      </w:r>
      <w:r w:rsidR="004906A5">
        <w:lastRenderedPageBreak/>
        <w:t xml:space="preserve">moyenne familiale a une meilleure héritabilité que les valeurs individuelles. </w:t>
      </w:r>
      <w:r w:rsidRPr="00734F68">
        <w:t>A notre connaissance, peu de travaux se sont intéressés à la modélisation théorique de la situation</w:t>
      </w:r>
      <w:r>
        <w:t xml:space="preserve"> grain vs</w:t>
      </w:r>
      <w:r w:rsidRPr="00734F68">
        <w:t xml:space="preserve"> épi.</w:t>
      </w:r>
    </w:p>
    <w:p w14:paraId="5E69401F" w14:textId="77777777" w:rsidR="00734F68" w:rsidRDefault="00734F68" w:rsidP="002A66D1"/>
    <w:p w14:paraId="1574857B" w14:textId="72919067" w:rsidR="00F41581" w:rsidRPr="00F41581" w:rsidRDefault="00F41581" w:rsidP="00F41581">
      <w:r w:rsidRPr="00821CBB">
        <w:rPr>
          <w:i/>
        </w:rPr>
        <w:t>A priori</w:t>
      </w:r>
      <w:r w:rsidRPr="00F41581">
        <w:t xml:space="preserve"> la sélection sur épi apparait comme la meilleure des deux méthodes</w:t>
      </w:r>
      <w:r w:rsidR="00771C8B">
        <w:t xml:space="preserve"> puisque plus précise</w:t>
      </w:r>
      <w:r w:rsidR="00A35ABB">
        <w:t xml:space="preserve"> (mesure plus héritable)</w:t>
      </w:r>
      <w:r w:rsidR="00771C8B">
        <w:t xml:space="preserve">. Cependant, </w:t>
      </w:r>
      <w:r w:rsidR="00AA2640">
        <w:t xml:space="preserve">en </w:t>
      </w:r>
      <w:r w:rsidR="00771C8B">
        <w:t>la replaçant</w:t>
      </w:r>
      <w:r w:rsidRPr="00F41581">
        <w:t xml:space="preserve"> dans un contexte où</w:t>
      </w:r>
      <w:r>
        <w:t xml:space="preserve"> </w:t>
      </w:r>
      <w:r w:rsidRPr="00F41581">
        <w:t xml:space="preserve">un nombre de grain fixé doit être sélectionné (lorsqu’un un agriculteur ou un sélectionneur alloue une partie de sa surface à sa sélection massale), on peut </w:t>
      </w:r>
      <w:r w:rsidR="00771C8B">
        <w:t>ajouter les arguments</w:t>
      </w:r>
      <w:r w:rsidRPr="00F41581">
        <w:t xml:space="preserve"> suivant : </w:t>
      </w:r>
    </w:p>
    <w:p w14:paraId="52A82BA7" w14:textId="239C70A6" w:rsidR="00EC3AB3" w:rsidRPr="00EC3AB3" w:rsidRDefault="00EC3AB3" w:rsidP="00EC3AB3">
      <w:r w:rsidRPr="00EC3AB3">
        <w:t>En sélection sur grain individuel, il est aisé de traiter un très grand nombre de grains, par exemple avec un tamis pour séle</w:t>
      </w:r>
      <w:r w:rsidR="00EE0B10">
        <w:t>ctionner sur la taille</w:t>
      </w:r>
      <w:r w:rsidRPr="00EC3AB3">
        <w:t>. A l’extrême, une récolte entière pourrait passer au tami</w:t>
      </w:r>
      <w:r w:rsidR="00095119">
        <w:t xml:space="preserve">s pour ne récupérer que les </w:t>
      </w:r>
      <w:r w:rsidRPr="00EC3AB3">
        <w:t xml:space="preserve">grains souhaités. Appelons nsel le nombre de grains sélectionnés et NGO le nombre de grains observés, la proportion de grains sélectionnés dans la population totale de grains est </w:t>
      </w:r>
      <m:oMath>
        <m:sSub>
          <m:sSubPr>
            <m:ctrlPr>
              <w:rPr>
                <w:rFonts w:ascii="Cambria Math" w:hAnsi="Cambria Math"/>
                <w:i/>
              </w:rPr>
            </m:ctrlPr>
          </m:sSubPr>
          <m:e>
            <m:r>
              <w:rPr>
                <w:rFonts w:ascii="Cambria Math" w:hAnsi="Cambria Math"/>
              </w:rPr>
              <m:t>P%</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2AC9717A" w:rsidR="00EC3AB3" w:rsidRDefault="00EC3AB3" w:rsidP="00EC3AB3">
      <w:r w:rsidRPr="00EC3AB3">
        <w:t>En revanche, observer les épi</w:t>
      </w:r>
      <w:r w:rsidR="00D05B46">
        <w:t>s</w:t>
      </w:r>
      <w:r w:rsidRPr="00EC3AB3">
        <w:t xml:space="preserve"> est beaucoup plus fastidieux. Il n’existe pas à notre connaissance d’équipement permett</w:t>
      </w:r>
      <w:r w:rsidR="00ED68E5">
        <w:t>ant d’automatiser le battage et</w:t>
      </w:r>
      <w:r w:rsidRPr="00EC3AB3">
        <w:t xml:space="preserve"> la mesure de</w:t>
      </w:r>
      <w:r w:rsidR="00ED68E5">
        <w:t xml:space="preserve"> la moyenne des</w:t>
      </w:r>
      <w:r w:rsidRPr="00EC3AB3">
        <w:t xml:space="preserve">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w:t>
      </w:r>
      <w:r w:rsidR="00637979">
        <w:t xml:space="preserve"> pour les observer</w:t>
      </w:r>
      <w:r w:rsidRPr="00EC3AB3">
        <w:t>, et la sélection ne s’opérera que sur cet effectif. Appelons NEO le nombre d’épis observés</w:t>
      </w:r>
      <w:r w:rsidR="008C141F">
        <w:t xml:space="preserve"> et NGE le nombre de grains par épi</w:t>
      </w:r>
      <w:r w:rsidRPr="00EC3AB3">
        <w:t xml:space="preserve">. Pour sélectionner nsel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E680D61" w:rsidR="00BD192E" w:rsidRDefault="00BD192E" w:rsidP="00BD192E">
      <w:r w:rsidRPr="00BD192E">
        <w:t xml:space="preserve">En imaginant un exemple réaliste de sélection sur la taille du grain par </w:t>
      </w:r>
      <w:r w:rsidR="00FA6498">
        <w:t>tamis, mettons qu’un paysan-sélectionneur</w:t>
      </w:r>
      <w:r w:rsidRPr="00BD192E">
        <w:t xml:space="preserve"> alloue chaque année une surface constante de 100 m² pour améliorer sa population. Avec une densité de semis de 250 grains par m², il lui faut chaque année sélectionner 25.000 grains </w:t>
      </w:r>
      <w:r w:rsidR="00EE3535">
        <w:t>pour ressemer</w:t>
      </w:r>
      <w:r w:rsidR="00904786">
        <w:t xml:space="preserve"> les 100 m²</w:t>
      </w:r>
      <w:r w:rsidR="005756A2">
        <w:t xml:space="preserve"> </w:t>
      </w:r>
      <w:r w:rsidR="005756A2" w:rsidRPr="00BD192E">
        <w:t>(</w:t>
      </w:r>
      <w:r w:rsidR="005756A2">
        <w:t>nsel = 25.000)</w:t>
      </w:r>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w:t>
      </w:r>
      <w:r w:rsidR="00EE3535">
        <w:t xml:space="preserve">Imaginons que le paysan sélectionneur </w:t>
      </w:r>
      <w:r w:rsidRPr="00BD192E">
        <w:t xml:space="preserve">observe 1.000 épis en tout (NEO = 1000, ce qui </w:t>
      </w:r>
      <w:r w:rsidR="009A76C3">
        <w:t>est déjà un travail conséquent),</w:t>
      </w:r>
      <w:r w:rsidRPr="00BD192E">
        <w:t xml:space="preserve"> </w:t>
      </w:r>
      <w:r w:rsidR="009A76C3">
        <w:t>on obtient alors</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009A76C3">
        <w:t xml:space="preserve"> et</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2EC724AF" w:rsidR="00A410AC" w:rsidRDefault="00A410AC" w:rsidP="00BD192E">
      <w:r>
        <w:t>Replaçons maintenant ces deux parties de raisonnement dans l’équation du sélectionneur </w:t>
      </w:r>
      <w:r w:rsidR="00DB416E">
        <w:fldChar w:fldCharType="begin"/>
      </w:r>
      <w:r w:rsidR="00DB416E">
        <w:instrText xml:space="preserve"> ADDIN ZOTERO_ITEM CSL_CITATION {"citationID":"xMjxN0DW","properties":{"formattedCitation":"(Lush, 1943)","plainCitation":"(Lush, 1943)","noteIndex":0},"citationItems":[{"id":4990,"uris":["http://zotero.org/groups/4992050/items/Y4N7RII9"],"itemData":{"id":4990,"type":"article-journal","container-title":"Animal breeding plans.","issue":"Edn 2","note":"publisher: Iowa State College Press.","title":"Animal breeding plans.","author":[{"family":"Lush","given":"Jay Laurence"}],"issued":{"date-parts":[["1943"]]}}}],"schema":"https://github.com/citation-style-language/schema/raw/master/csl-citation.json"} </w:instrText>
      </w:r>
      <w:r w:rsidR="00DB416E">
        <w:fldChar w:fldCharType="separate"/>
      </w:r>
      <w:r w:rsidR="00DB416E" w:rsidRPr="00DB416E">
        <w:t>(Lush, 1943)</w:t>
      </w:r>
      <w:r w:rsidR="00DB416E">
        <w:fldChar w:fldCharType="end"/>
      </w:r>
      <w:r>
        <w:t xml:space="preserve">: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00DB416E">
        <w:t xml:space="preserve"> </w:t>
      </w:r>
      <w:r w:rsidRPr="000572DB">
        <w:t xml:space="preserve">avec R le progrès génétique, i l’intensité de sélection en unité d’écart-type, </w:t>
      </w:r>
      <w:r w:rsidR="00407BA5">
        <w:t>H² l’</w:t>
      </w:r>
      <w:r w:rsidR="00886A47">
        <w:t>héritabilité</w:t>
      </w:r>
      <w:r w:rsidR="00407BA5">
        <w:t xml:space="preserve">, </w:t>
      </w:r>
      <w:r w:rsidRPr="000572DB">
        <w:t xml:space="preserve">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r w:rsidR="00EC1227">
        <w:t xml:space="preserve">Plus la proportion P% est faible, plus l’intensité de sélection i est forte. </w:t>
      </w:r>
      <w:r w:rsidR="00F40DB1">
        <w:t xml:space="preserve">Pour les deux méthodes, H², i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F40DB1">
        <w:t xml:space="preserve"> ont des valeurs différentes. </w:t>
      </w:r>
    </w:p>
    <w:p w14:paraId="1C6984E1" w14:textId="6E27025A" w:rsidR="00E111F6" w:rsidRDefault="00683A22" w:rsidP="000572DB">
      <w:r w:rsidRPr="00683A22">
        <w:lastRenderedPageBreak/>
        <w:t xml:space="preserve">Les </w:t>
      </w:r>
      <w:r w:rsidR="00BD4A30">
        <w:t xml:space="preserve">mesures de </w:t>
      </w:r>
      <w:r w:rsidRPr="00683A22">
        <w:t>moyenne par épi auront une</w:t>
      </w:r>
      <w:r w:rsidR="00A96231">
        <w:t xml:space="preserve"> plus forte héritabilité que</w:t>
      </w:r>
      <w:r w:rsidRPr="00683A22">
        <w:t xml:space="preserve"> les</w:t>
      </w:r>
      <w:r w:rsidR="00BD4A30">
        <w:t xml:space="preserve"> mesures de grains individuels </w:t>
      </w:r>
      <w:r w:rsidR="00FD1419">
        <w:t xml:space="preserve">(justification </w:t>
      </w:r>
      <w:r w:rsidR="00642D27">
        <w:t xml:space="preserve">complète </w:t>
      </w:r>
      <w:r w:rsidR="00FD1419">
        <w:t xml:space="preserve">en annexe 1) </w:t>
      </w:r>
      <w:r w:rsidR="002C09A7">
        <w:t xml:space="preserve">mais </w:t>
      </w:r>
      <w:r w:rsidRPr="00683A22">
        <w:t>l’intensité de sélection sur les grains individuels est bien plus élevée</w:t>
      </w:r>
      <w:r w:rsidR="00793C74">
        <w:t xml:space="preserve"> que l’intensité de sélection sur épi</w:t>
      </w:r>
      <w:r w:rsidRPr="00683A22">
        <w:t>.</w:t>
      </w:r>
      <w:r w:rsidR="0089131E">
        <w:t xml:space="preserve"> L’équation du sélectionneur fait apparaître entre les deux méthodes de sélection un compromis entre l’héritabilité et l’intensité de sélection.</w:t>
      </w:r>
      <w:r w:rsidRPr="00683A22">
        <w:t xml:space="preserve"> </w:t>
      </w:r>
      <w:r w:rsidR="0089131E">
        <w:t>Il est donc difficile de savoir quelle méthode est la plus avantageuse et é</w:t>
      </w:r>
      <w:r w:rsidRPr="00683A22">
        <w:t>tudier de manière analytique cette contradiction donnerait des bas</w:t>
      </w:r>
      <w:r w:rsidR="004D0505">
        <w:t>es pour explorer leur</w:t>
      </w:r>
      <w:r w:rsidR="0074026B">
        <w:t>s</w:t>
      </w:r>
      <w:r w:rsidR="004D0505">
        <w:t xml:space="preserve"> intérêt</w:t>
      </w:r>
      <w:r w:rsidR="0074026B">
        <w:t>s</w:t>
      </w:r>
      <w:r w:rsidR="004D0505">
        <w:t xml:space="preserve"> respectif</w:t>
      </w:r>
      <w:r w:rsidR="0074026B">
        <w:t>s</w:t>
      </w:r>
      <w:r w:rsidRPr="00683A22">
        <w:t>.</w:t>
      </w:r>
    </w:p>
    <w:p w14:paraId="6B2CC25A" w14:textId="77777777" w:rsidR="005955B4" w:rsidRDefault="005955B4" w:rsidP="000572DB"/>
    <w:p w14:paraId="13332C88" w14:textId="55A5703D" w:rsidR="00E111F6" w:rsidRPr="00E111F6" w:rsidRDefault="00E111F6" w:rsidP="00E111F6">
      <w:r w:rsidRPr="00E111F6">
        <w:t xml:space="preserve">Durant le stage, nous avons donc tenté de répondre </w:t>
      </w:r>
      <w:r w:rsidR="00DF4F83">
        <w:t>à deux questions</w:t>
      </w:r>
      <w:r w:rsidRPr="00E111F6">
        <w:t> :</w:t>
      </w:r>
    </w:p>
    <w:p w14:paraId="2D4015FB" w14:textId="01B51933" w:rsidR="00E111F6" w:rsidRPr="00E111F6" w:rsidRDefault="004B46F8" w:rsidP="00E111F6">
      <w:pPr>
        <w:numPr>
          <w:ilvl w:val="0"/>
          <w:numId w:val="12"/>
        </w:numPr>
      </w:pPr>
      <w:r>
        <w:t>Quel sont les effets directs et indirects</w:t>
      </w:r>
      <w:r w:rsidR="00E111F6" w:rsidRPr="00E111F6">
        <w:t xml:space="preserve"> d’une sélection massale sur la taille du grain ?</w:t>
      </w:r>
    </w:p>
    <w:p w14:paraId="0E97F6FC" w14:textId="4E2B49B8" w:rsidR="00E111F6" w:rsidRDefault="00E111F6" w:rsidP="00E111F6">
      <w:pPr>
        <w:numPr>
          <w:ilvl w:val="0"/>
          <w:numId w:val="12"/>
        </w:numPr>
      </w:pPr>
      <w:r w:rsidRPr="00E111F6">
        <w:t>Dans quelles conditions est-il préférable de sélectionner sur grain ou sur épi ?</w:t>
      </w:r>
    </w:p>
    <w:p w14:paraId="6DB80709" w14:textId="68DA4EB4" w:rsidR="009A03EC" w:rsidRDefault="009A03EC" w:rsidP="009A03EC">
      <w:pPr>
        <w:ind w:left="360"/>
      </w:pPr>
    </w:p>
    <w:p w14:paraId="1A0A3CF0" w14:textId="4CDF2A81" w:rsidR="009A03EC" w:rsidRPr="00E111F6" w:rsidRDefault="002C6C80" w:rsidP="002C6C80">
      <w:r w:rsidRPr="002C6C80">
        <w:t>Pour cela, deux exp</w:t>
      </w:r>
      <w:r w:rsidR="00F60832">
        <w:t>érimentations ont été réalisées.</w:t>
      </w:r>
      <w:r w:rsidRPr="002C6C80">
        <w:t xml:space="preserve"> </w:t>
      </w:r>
      <w:r w:rsidR="00F60832">
        <w:t>L</w:t>
      </w:r>
      <w:r w:rsidRPr="002C6C80">
        <w:t xml:space="preserve">a première est l’étude </w:t>
      </w:r>
      <w:r w:rsidR="00F60832">
        <w:t>au champ des effets</w:t>
      </w:r>
      <w:r w:rsidRPr="002C6C80">
        <w:t xml:space="preserve"> d’une sélection sur la</w:t>
      </w:r>
      <w:r w:rsidR="001F2A1B">
        <w:t xml:space="preserve"> taille individuelle des grains.</w:t>
      </w:r>
      <w:r w:rsidRPr="002C6C80">
        <w:t xml:space="preserve"> </w:t>
      </w:r>
      <w:r w:rsidR="001F2A1B">
        <w:t>L</w:t>
      </w:r>
      <w:r w:rsidRPr="002C6C80">
        <w:t xml:space="preserve">a seconde </w:t>
      </w:r>
      <w:r w:rsidR="00A40A0F">
        <w:t xml:space="preserve">est </w:t>
      </w:r>
      <w:r w:rsidRPr="002C6C80">
        <w:t xml:space="preserve">une étude en condition contrôlées où les descendances de plusieurs centaines de grains </w:t>
      </w:r>
      <w:r w:rsidR="00A40A0F">
        <w:t>de génotypes et</w:t>
      </w:r>
      <w:r w:rsidRPr="002C6C80">
        <w:t xml:space="preserve"> phénotype</w:t>
      </w:r>
      <w:r w:rsidR="00A40A0F">
        <w:t>s</w:t>
      </w:r>
      <w:r w:rsidRPr="002C6C80">
        <w:t xml:space="preserve"> </w:t>
      </w:r>
      <w:r w:rsidR="003C19B8">
        <w:t xml:space="preserve">connus </w:t>
      </w:r>
      <w:r w:rsidRPr="002C6C80">
        <w:t xml:space="preserve">ont </w:t>
      </w:r>
      <w:r w:rsidR="003C19B8">
        <w:t xml:space="preserve">été </w:t>
      </w:r>
      <w:r w:rsidRPr="002C6C80">
        <w:t xml:space="preserve">étudiées pour </w:t>
      </w:r>
      <w:r w:rsidR="00A40A0F">
        <w:t>simuler l’effet qu’aurait eu une sélection sur la taille du grain</w:t>
      </w:r>
      <w:r w:rsidRPr="002C6C80">
        <w:t>. Enfin une approche analytique a été conduite pour formaliser l</w:t>
      </w:r>
      <w:r w:rsidR="00C778B1">
        <w:t>’efficacité relative</w:t>
      </w:r>
      <w:r w:rsidR="00714886">
        <w:t xml:space="preserve"> </w:t>
      </w:r>
      <w:r w:rsidR="00C778B1">
        <w:t>de la s</w:t>
      </w:r>
      <w:r w:rsidR="00C778B1" w:rsidRPr="00C778B1">
        <w:t xml:space="preserve">élection entre sélection sur grain et sélection sur épi pour un trait du grain </w:t>
      </w:r>
      <w:r w:rsidR="00714886">
        <w:t>(ERS)</w:t>
      </w:r>
      <w:r w:rsidR="00A40A0F">
        <w:t>.</w:t>
      </w:r>
    </w:p>
    <w:p w14:paraId="7D7CF25C" w14:textId="37080596" w:rsidR="00065447" w:rsidRPr="00065447" w:rsidRDefault="00065447" w:rsidP="00065447"/>
    <w:p w14:paraId="7E854013" w14:textId="5B5BEA66" w:rsidR="001E07CB" w:rsidRDefault="001E07CB" w:rsidP="001E07CB">
      <w:pPr>
        <w:pStyle w:val="Titre1"/>
      </w:pPr>
      <w:bookmarkStart w:id="6" w:name="_Toc144738581"/>
      <w:r>
        <w:t>Matériel et méthodes</w:t>
      </w:r>
      <w:bookmarkEnd w:id="6"/>
    </w:p>
    <w:p w14:paraId="703C35FA" w14:textId="25706728" w:rsidR="0038756A" w:rsidRPr="0038756A" w:rsidRDefault="0038756A" w:rsidP="0038756A">
      <w:pPr>
        <w:pStyle w:val="Corpsdetexte"/>
      </w:pPr>
      <w:r>
        <w:t xml:space="preserve">Toutes les analyses statistiques décrites dans cette partie ont été réalisées avec le logiciel R </w:t>
      </w:r>
      <w:r>
        <w:fldChar w:fldCharType="begin"/>
      </w:r>
      <w:r w:rsidR="00DB416E">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Pr="00FE4491">
        <w:t>(R Core Team, 2022)</w:t>
      </w:r>
      <w:r>
        <w:fldChar w:fldCharType="end"/>
      </w:r>
      <w:r>
        <w:t>.</w:t>
      </w:r>
    </w:p>
    <w:p w14:paraId="2E40AB5C" w14:textId="77777777" w:rsidR="009E3A0A" w:rsidRPr="001E07CB" w:rsidRDefault="009E3A0A" w:rsidP="009E3A0A">
      <w:pPr>
        <w:pStyle w:val="Titre2"/>
      </w:pPr>
      <w:bookmarkStart w:id="7" w:name="_Toc144738582"/>
      <w:r>
        <w:t>Matériel végétal</w:t>
      </w:r>
      <w:bookmarkEnd w:id="7"/>
    </w:p>
    <w:p w14:paraId="0EA660E4" w14:textId="0693E439"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00937327">
        <w:t xml:space="preserve">appelée </w:t>
      </w:r>
      <w:r w:rsidRPr="001E07CB">
        <w:t xml:space="preserve">EPO. Cette population a été constituée en 1997 en croisant des accessions de </w:t>
      </w:r>
      <w:r w:rsidRPr="001E07CB">
        <w:rPr>
          <w:i/>
        </w:rPr>
        <w:t>T. turgidum</w:t>
      </w:r>
      <w:r w:rsidRPr="001E07CB">
        <w:t xml:space="preserve"> contemporaines avec des accessions sauvages et primitives. Un gène de stérilité mâle </w:t>
      </w:r>
      <w:r w:rsidR="008E1AB3" w:rsidRPr="001E07CB">
        <w:t>ségrége</w:t>
      </w:r>
      <w:r w:rsidRPr="001E07CB">
        <w:t xml:space="preserve"> dans la population pour assurer des allofécondations.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seed descent pendant 2 générations</w:t>
      </w:r>
      <w:r>
        <w:t xml:space="preserve"> </w:t>
      </w:r>
      <w:r>
        <w:fldChar w:fldCharType="begin"/>
      </w:r>
      <w:r w:rsidR="00DB416E">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xml:space="preserve">. </w:t>
      </w:r>
      <w:r w:rsidR="00756A41" w:rsidRPr="00756A41">
        <w:t>Cette population a servi à plusieurs études de génétique et renferme une large diversité génétique pour de nombreux caractères</w:t>
      </w:r>
      <w:r w:rsidR="00756A41">
        <w:t xml:space="preserve"> </w:t>
      </w:r>
      <w:r w:rsidR="00756A41">
        <w:fldChar w:fldCharType="begin"/>
      </w:r>
      <w:r w:rsidR="00DB416E">
        <w:instrText xml:space="preserve"> ADDIN ZOTERO_ITEM CSL_CITATION {"citationID":"ZBFk1FXj","properties":{"formattedCitation":"(Ballini et al., 2020; Colombo et al., 2022; Montazeaud et al., 2022)","plainCitation":"(Ballini et al., 2020; Colombo et al., 2022; Montazeaud et al., 2022)","noteIndex":0},"citationItems":[{"id":4973,"uris":["http://zotero.org/groups/4992050/items/9TQKA722"],"itemData":{"id":4973,"type":"article-journal","abstract":"Few resistance genes providing defence against the major fungal diseases septoria tritici blotch (STB), septoria nodorum blotch, leaf rust (LR), and an emerging wheat blast disease have been identified in durum wheat. We identified sixteen fungal disease-associated QTL through genome-wide association mapping of 180 inbred lines sampled from a durum wheat Composite Cross-population. Two STB resistance-associated QTL mapped to chromosome 3A, one of which colocalizes with Stb6, a known resistance gene previously identified in bread wheat. This partial resistance could be conferred by a new allele of Stb6 or another paralogous gene. The second locus is associated with a reduction in pycnidia density, a recently identified and poorly understood form of resistance. A resistance QTL strongly associated with LR, and colocalizing with Lr61, was observed in a 3.24 Mbp region on chromosome 6B. QTL mapping of LR resistance following treatment by chitin used in the context of inducer treatment was also investigated. Using a combination of resistance alleles at these loci could confer durable resistance to multiple fungal diseases and aid durum wheat breeders in their fight against these fungal pathogens.","container-title":"Euphytica","DOI":"10.1007/s10681-020-02631-9","ISSN":"1573-5060","issue":"6","journalAbbreviation":"Euphytica","language":"en","page":"92","source":"Springer Link","title":"Genome wide association mapping for resistance to multiple fungal pathogens in a panel issued from a broad composite cross-population of tetraploid wheat Triticum turgidum","volume":"216","author":[{"family":"Ballini","given":"Elsa"},{"family":"Tavaud","given":"Muriel"},{"family":"Ducasse","given":"Aurélie"},{"family":"Sanchez","given":"Dimitri"},{"family":"Paux","given":"Etienne"},{"family":"Kitt","given":"Jonathan"},{"family":"Charmet","given":"Gilles"},{"family":"Audigeos","given":"Delphine"},{"family":"Roumet","given":"Pierre"},{"family":"David","given":"Jacques"},{"family":"Morel","given":"Jean-Benoit"}],"issued":{"date-parts":[["2020",5,27]]}}},{"id":4975,"uris":["http://zotero.org/groups/4992050/items/IPN5HU5L"],"itemData":{"id":4975,"type":"article-journal","abstract":"Roots are essential for water and nutrient uptake but are rarely the direct target of breeding efforts. To characterize the genetic variability of wheat root architecture, the root and shoot traits of 200 durum and 715 bread wheat varieties were measured at a young stage on a high-throughput phenotyping platform. Heritability of platform traits ranged from 0.40 for root biomass in durum wheat to 0.82 for the number of tillers. Field phenotyping data for yield components and SNP genotyping were already available for all the genotypes. Taking differences in earliness into account, several significant correlations between root traits and field agronomic performances were found, suggesting that plants investing more resources in roots in some stressed environments favored water and nutrient uptake, with improved wheat yield. We identified 100 quantitative trait locus (QTLs) of root traits in the bread wheat panels and 34 in the durum wheat panel. Most colocalized with QTLs of traits measured in field conditions, including yield components and earliness for bread wheat, but only in a few environments. Stress and climatic indicators explained the differential effect of some platform QTLs on yield, which was positive, null, or negative depending on the environmental conditions. Modern breeding has led to deeper rooting but fewer seminal roots in bread wheat. The number of tillers has been increased in bread wheat, but decreased in durum wheat, and while the root-shoot ratio for bread wheat has remained stable, for durum wheat it has been increased. Breeding for root traits or designing ideotypes might help to maintain current yield while adapting to specific drought scenarios.","container-title":"Frontiers in Plant Science","ISSN":"1664-462X","source":"Frontiers","title":"Genetic Analysis of Platform-Phenotyped Root System Architecture of Bread and Durum Wheat in Relation to Agronomic Traits","URL":"https://www.frontiersin.org/articles/10.3389/fpls.2022.853601","volume":"13","author":[{"family":"Colombo","given":"Michel"},{"family":"Roumet","given":"Pierre"},{"family":"Salon","given":"Christophe"},{"family":"Jeudy","given":"Christian"},{"family":"Lamboeuf","given":"Mickael"},{"family":"Lafarge","given":"Stéphane"},{"family":"Dumas","given":"Anne-Valérie"},{"family":"Dubreuil","given":"Pierre"},{"family":"Ngo","given":"Wa"},{"family":"Derepas","given":"Brice"},{"family":"Beauchêne","given":"Katia"},{"family":"Allard","given":"Vincent"},{"family":"Le Gouis","given":"Jacques"},{"family":"Rincent","given":"Renaud"}],"accessed":{"date-parts":[["2023",8,31]]},"issued":{"date-parts":[["2022"]]}}},{"id":4970,"uris":["http://zotero.org/groups/4992050/items/A5P88GSJ"],"itemData":{"id":4970,"type":"article-journal","abstract":"Agroecosystem diversification through increased crop genetic diversity could provide multiple services such as improved disease control or increased productivity. However, we still poorly understand how genetic diversity affects agronomic performance. We grew 179 inbred lines of durum wheat in pure stands and in 202 binary mixtures in field conditions. We then tested the effect of allelic richness between genotypes and genotype richness on grain yield and Septoria tritici blotch disease. Allelic richness was tested at 19K single nucleotide polymorphisms distributed along the durum wheat genome. Both genotype richness and allelic richness could be equal to 1 or 2. Mixtures were overall more productive and less diseased than their pure stand components. Yet, we identified one locus at which allelic richness between genotypes was associated with increased disease severity and decreased grain yield. The effect of allelic richness at this locus was stronger than the effect of genotype richness on grain yield (−7.6% vs +5.7%). Our results suggest that positive effects of crop diversity can be reversed by unfavourable allelic associations. This highlights the need to integrate genomic data into crop diversification strategies. More generally, investigating plant–plant interactions at the genomic level is promising to better understand biodiversity–ecosystem functioning relationships.","container-title":"New Phytologist","DOI":"10.1111/nph.17915","ISSN":"1469-8137","issue":"6","language":"en","license":"© 2022 The Authors. New Phytologist © 2022 New Phytologist Foundation","note":"_eprint: https://onlinelibrary.wiley.com/doi/pdf/10.1111/nph.17915","page":"2573-2584","source":"Wiley Online Library","title":"From cultivar mixtures to allelic mixtures: opposite effects of allelic richness between genotypes and genotype richness in wheat","title-short":"From cultivar mixtures to allelic mixtures","volume":"233","author":[{"family":"Montazeaud","given":"Germain"},{"family":"Flutre","given":"Timothée"},{"family":"Ballini","given":"Elsa"},{"family":"Morel","given":"Jean-Benoit"},{"family":"David","given":"Jacques"},{"family":"Girodolle","given":"Johanna"},{"family":"Rocher","given":"Aline"},{"family":"Ducasse","given":"Aurélie"},{"family":"Violle","given":"Cyrille"},{"family":"Fort","given":"Florian"},{"family":"Fréville","given":"Hélène"}],"issued":{"date-parts":[["2022"]]}}}],"schema":"https://github.com/citation-style-language/schema/raw/master/csl-citation.json"} </w:instrText>
      </w:r>
      <w:r w:rsidR="00756A41">
        <w:fldChar w:fldCharType="separate"/>
      </w:r>
      <w:r w:rsidR="00756A41" w:rsidRPr="00756A41">
        <w:t>(Ballini et al., 2020; Colombo et al., 2022; Montazeaud et al., 2022)</w:t>
      </w:r>
      <w:r w:rsidR="00756A41">
        <w:fldChar w:fldCharType="end"/>
      </w:r>
      <w:r w:rsidR="00756A41">
        <w:t>.</w:t>
      </w:r>
      <w:r w:rsidR="00756A41" w:rsidRPr="00756A41">
        <w:t xml:space="preserve"> </w:t>
      </w:r>
      <w:r w:rsidRPr="001E07CB">
        <w:t>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8" w:name="_Toc144738583"/>
      <w:r>
        <w:lastRenderedPageBreak/>
        <w:t>Dispositif</w:t>
      </w:r>
      <w:r w:rsidR="005D69C8">
        <w:t>s</w:t>
      </w:r>
      <w:r>
        <w:t xml:space="preserve"> expériment</w:t>
      </w:r>
      <w:r w:rsidR="005D69C8">
        <w:t>aux</w:t>
      </w:r>
      <w:bookmarkEnd w:id="8"/>
    </w:p>
    <w:p w14:paraId="3609664E" w14:textId="429A2F19" w:rsidR="003B4665" w:rsidRDefault="003B4665" w:rsidP="003B4665">
      <w:pPr>
        <w:pStyle w:val="Titre3"/>
      </w:pPr>
      <w:bookmarkStart w:id="9" w:name="_Toc144738584"/>
      <w:r>
        <w:t xml:space="preserve">Dispositif de sélection </w:t>
      </w:r>
      <w:r w:rsidR="00A50BA8">
        <w:t>in vivo</w:t>
      </w:r>
      <w:bookmarkEnd w:id="9"/>
      <w:r>
        <w:t xml:space="preserve"> </w:t>
      </w:r>
    </w:p>
    <w:p w14:paraId="57F2A387" w14:textId="267CC7A1" w:rsidR="003A118B" w:rsidRDefault="004B71D9" w:rsidP="003A118B">
      <w:r>
        <w:t>Sur l’unité expérimentale INRA</w:t>
      </w:r>
      <w:r w:rsidRPr="004B71D9">
        <w:t>e DIASCOPE à</w:t>
      </w:r>
      <w:r w:rsidR="00E77733">
        <w:t xml:space="preserve"> Maug</w:t>
      </w:r>
      <w:r w:rsidR="000210F1">
        <w:t>uio, un semis a été fait en prenant des grains d</w:t>
      </w:r>
      <w:r w:rsidR="00614EC0" w:rsidRPr="001E07CB">
        <w:t>irectement issu</w:t>
      </w:r>
      <w:r w:rsidR="00E77733">
        <w:t>s</w:t>
      </w:r>
      <w:r w:rsidR="00614EC0" w:rsidRPr="001E07CB">
        <w:t xml:space="preserve"> de la population </w:t>
      </w:r>
      <w:r w:rsidR="00614EC0">
        <w:t xml:space="preserve">composite </w:t>
      </w:r>
      <w:r w:rsidR="00614EC0" w:rsidRPr="001E07CB">
        <w:t>EPO</w:t>
      </w:r>
      <w:r w:rsidR="00614EC0">
        <w:t xml:space="preserve"> </w:t>
      </w:r>
      <w:r w:rsidR="00915A3F">
        <w:t>(</w:t>
      </w:r>
      <w:r w:rsidR="00614EC0">
        <w:t xml:space="preserve">en mélange, non fixée et </w:t>
      </w:r>
      <w:r w:rsidR="00EB0CCA">
        <w:t>ségrégeant pour</w:t>
      </w:r>
      <w:r w:rsidR="00777CB1">
        <w:t xml:space="preserve"> l’allèle de</w:t>
      </w:r>
      <w:r w:rsidR="00614EC0">
        <w:t xml:space="preserve"> stérilité mâle</w:t>
      </w:r>
      <w:r w:rsidR="00915A3F">
        <w:t>)</w:t>
      </w:r>
      <w:r w:rsidR="00614EC0" w:rsidRPr="001E07CB">
        <w:t xml:space="preserve">. Le semis s’est fait en plein champ dans des </w:t>
      </w:r>
      <w:r w:rsidR="00614EC0">
        <w:t xml:space="preserve">micro parcelles de 1.5 m² </w:t>
      </w:r>
      <w:r w:rsidR="00614EC0">
        <w:rPr>
          <w:color w:val="FF0000"/>
        </w:rPr>
        <w:t>(quand ? voir Aline, dans un dispositif en bio)</w:t>
      </w:r>
      <w:r w:rsidR="00B63499">
        <w:rPr>
          <w:color w:val="FF0000"/>
        </w:rPr>
        <w:t xml:space="preserve"> </w:t>
      </w:r>
      <w:r w:rsidR="00B63499">
        <w:t>chaque parcelle contenant 6 rangs</w:t>
      </w:r>
      <w:r w:rsidR="00614EC0" w:rsidRPr="001E07CB">
        <w:t xml:space="preserve">. Avant le semis, les grains ont été tamisés </w:t>
      </w:r>
      <w:r w:rsidR="00614EC0">
        <w:t>sur</w:t>
      </w:r>
      <w:r w:rsidR="00614EC0" w:rsidRPr="001E07CB">
        <w:t xml:space="preserve"> des mailles de 34 et 35 mm. Ils ont été séparés entre "gros" (&gt;35 mm), "moyens" (34&lt; &lt;35), et "petits" (&lt; 34 mm). Une partie des grains n’a pas été tamisée et constitue </w:t>
      </w:r>
      <w:r w:rsidR="00A55D66">
        <w:t>la population de référence</w:t>
      </w:r>
      <w:r w:rsidR="00614EC0" w:rsidRPr="001E07CB">
        <w:t xml:space="preserve">. </w:t>
      </w:r>
      <w:r w:rsidR="003A118B">
        <w:t>Les traits morphologiques des grains semés</w:t>
      </w:r>
      <w:r w:rsidR="003A118B" w:rsidRPr="003A118B">
        <w:t xml:space="preserve"> </w:t>
      </w:r>
      <w:r w:rsidR="003A118B" w:rsidRPr="00FC386E">
        <w:t xml:space="preserve">ont été mesurés </w:t>
      </w:r>
      <w:r w:rsidR="000D0D47">
        <w:t xml:space="preserve">individuellement </w:t>
      </w:r>
      <w:r w:rsidR="00D3108C">
        <w:t xml:space="preserve">(une mesure par grain) </w:t>
      </w:r>
      <w:r w:rsidR="003A118B" w:rsidRPr="00FC386E">
        <w:t>par analyse auto</w:t>
      </w:r>
      <w:r w:rsidR="00A11981">
        <w:t xml:space="preserve">matique d’image à </w:t>
      </w:r>
      <w:r w:rsidR="00A11981" w:rsidRPr="007C70F1">
        <w:rPr>
          <w:color w:val="FF0000"/>
        </w:rPr>
        <w:t>l’Optomachine</w:t>
      </w:r>
      <w:r w:rsidR="008017FC" w:rsidRPr="007C70F1">
        <w:rPr>
          <w:color w:val="FF0000"/>
        </w:rPr>
        <w:t xml:space="preserve"> (</w:t>
      </w:r>
      <w:r w:rsidR="00F24AD0" w:rsidRPr="007C70F1">
        <w:rPr>
          <w:color w:val="FF0000"/>
        </w:rPr>
        <w:t xml:space="preserve">Station de Caractérisation des semence Optoagrimetric développé par la société Optomachines : </w:t>
      </w:r>
      <w:hyperlink r:id="rId17" w:history="1">
        <w:r w:rsidR="0017397E" w:rsidRPr="007C70F1">
          <w:rPr>
            <w:rStyle w:val="Lienhypertexte"/>
            <w:color w:val="FF0000"/>
          </w:rPr>
          <w:t>https://optomachines.fr/accueil/optomachines-equipements-danalyse-de-semences/optomachines-opto-agrimetric-caracterisation-de-semences/</w:t>
        </w:r>
      </w:hyperlink>
      <w:r w:rsidR="008017FC" w:rsidRPr="007C70F1">
        <w:rPr>
          <w:color w:val="FF0000"/>
        </w:rPr>
        <w:t>)</w:t>
      </w:r>
      <w:r w:rsidR="00A11981" w:rsidRPr="007C70F1">
        <w:rPr>
          <w:color w:val="FF0000"/>
        </w:rPr>
        <w:t>.</w:t>
      </w:r>
      <w:r w:rsidR="003A118B" w:rsidRPr="007C70F1">
        <w:rPr>
          <w:color w:val="FF0000"/>
        </w:rPr>
        <w:t xml:space="preserve"> </w:t>
      </w:r>
      <w:r w:rsidR="002D3C1D">
        <w:t>L’Optomachine calcule une</w:t>
      </w:r>
      <w:r w:rsidR="003A118B" w:rsidRPr="00FC386E">
        <w:t xml:space="preserve"> centaine d’indicateurs</w:t>
      </w:r>
      <w:r w:rsidR="002D3C1D">
        <w:t>, notamment l</w:t>
      </w:r>
      <w:r w:rsidR="003A118B" w:rsidRPr="00FC386E">
        <w:t xml:space="preserve">a surface </w:t>
      </w:r>
      <w:r w:rsidR="002D3C1D">
        <w:t xml:space="preserve">des grains </w:t>
      </w:r>
      <w:r w:rsidR="003A118B" w:rsidRPr="00FC386E">
        <w:t xml:space="preserve">(en mm²). Cette surface est appelée "taille du grain" dans la suite du rapport. </w:t>
      </w:r>
      <w:r w:rsidR="000D0D47">
        <w:t>L’Optomachine pèse également le</w:t>
      </w:r>
      <w:r w:rsidR="00254B1A">
        <w:t>s grains et calcule le</w:t>
      </w:r>
      <w:r w:rsidR="000D0D47">
        <w:t xml:space="preserve"> PMG. </w:t>
      </w:r>
    </w:p>
    <w:p w14:paraId="79DBDA57" w14:textId="0B9B2847" w:rsidR="00614EC0" w:rsidRPr="001E07CB" w:rsidRDefault="0025045D" w:rsidP="00614EC0">
      <w:r>
        <w:t>A</w:t>
      </w:r>
      <w:commentRangeStart w:id="10"/>
      <w:r w:rsidR="00614EC0" w:rsidRPr="001E07CB">
        <w:t>u total 12 micro parcelles d</w:t>
      </w:r>
      <w:r>
        <w:t>onc</w:t>
      </w:r>
      <w:r w:rsidR="00614EC0" w:rsidRPr="001E07CB">
        <w:t xml:space="preserve"> 3 répétitions d</w:t>
      </w:r>
      <w:r>
        <w:t>e chaque traitement ont été d</w:t>
      </w:r>
      <w:r w:rsidR="004227D5">
        <w:t>i</w:t>
      </w:r>
      <w:r>
        <w:t>spos</w:t>
      </w:r>
      <w:r w:rsidR="00614EC0" w:rsidRPr="001E07CB">
        <w:t>ées au hasard.</w:t>
      </w:r>
      <w:commentRangeEnd w:id="10"/>
      <w:r w:rsidR="00614EC0" w:rsidRPr="001E07CB">
        <w:commentReference w:id="10"/>
      </w:r>
      <w:r w:rsidR="00614EC0">
        <w:t xml:space="preserve"> Les micro-parcelles étaient organisées en passages et en planches (qui correspondaient à des coordonnées spatiales)</w:t>
      </w:r>
      <w:r w:rsidR="00B91FA6">
        <w:t>.</w:t>
      </w:r>
    </w:p>
    <w:p w14:paraId="23AF4754" w14:textId="3175E383" w:rsidR="003B4665" w:rsidRDefault="003B4665" w:rsidP="003B4665"/>
    <w:p w14:paraId="12A5E745" w14:textId="3F923D94" w:rsidR="00656B99" w:rsidRPr="003B4665" w:rsidRDefault="00656B99" w:rsidP="00656B99">
      <w:pPr>
        <w:pStyle w:val="Titre3"/>
      </w:pPr>
      <w:bookmarkStart w:id="11" w:name="_Toc144738585"/>
      <w:r>
        <w:t>Dispositif de sélection in silico</w:t>
      </w:r>
      <w:bookmarkEnd w:id="11"/>
    </w:p>
    <w:p w14:paraId="21227EA1" w14:textId="41484917"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w:t>
      </w:r>
      <w:r w:rsidR="0076315B">
        <w:t>Six</w:t>
      </w:r>
      <w:r w:rsidR="001E07CB" w:rsidRPr="001E07CB">
        <w:t xml:space="preserve"> bacs de 1 m</w:t>
      </w:r>
      <w:r w:rsidR="0076315B">
        <w:t>ètre carré ont été semés avec</w:t>
      </w:r>
      <w:r w:rsidR="001E07CB" w:rsidRPr="001E07CB">
        <w:t xml:space="preserve"> </w:t>
      </w:r>
      <w:r w:rsidR="004B5ECB">
        <w:t xml:space="preserve">les </w:t>
      </w:r>
      <w:r w:rsidR="001E07CB" w:rsidRPr="001E07CB">
        <w:t>180 lignées EPO</w:t>
      </w:r>
      <w:r w:rsidR="000B3808">
        <w:t xml:space="preserve"> fixées</w:t>
      </w:r>
      <w:r w:rsidR="001E07CB" w:rsidRPr="001E07CB">
        <w:t xml:space="preserve">. </w:t>
      </w:r>
      <w:r w:rsidR="00B8212D">
        <w:t>Pour cha</w:t>
      </w:r>
      <w:r w:rsidR="000B3808">
        <w:t>que</w:t>
      </w:r>
      <w:r w:rsidR="00B8212D">
        <w:t xml:space="preserve"> </w:t>
      </w:r>
      <w:r w:rsidR="000B3808">
        <w:t>lignée</w:t>
      </w:r>
      <w:r w:rsidR="00E35188">
        <w:t xml:space="preserve">, </w:t>
      </w:r>
      <w:r w:rsidR="00B8212D">
        <w:t xml:space="preserve">12 grains </w:t>
      </w:r>
      <w:r w:rsidR="000E621A">
        <w:t xml:space="preserve">non cassés et non échaudés </w:t>
      </w:r>
      <w:r w:rsidR="00B8212D">
        <w:t xml:space="preserve">ont été choisis pour participer au semis. Sur chaque grain, deux </w:t>
      </w:r>
      <w:r w:rsidR="00863AFD">
        <w:t>spectres NIRS ont été acquis avec un spectromètre</w:t>
      </w:r>
      <w:r w:rsidR="00B8212D">
        <w:t xml:space="preserve"> ASD</w:t>
      </w:r>
      <w:r w:rsidR="007E0833">
        <w:t xml:space="preserve"> (</w:t>
      </w:r>
      <w:r w:rsidR="007E0833" w:rsidRPr="007E0833">
        <w:t>Spectromètre Fieldspec 2500© (Analytical Spectral Devices, Inc. (ASD), Boulder, CO, USA) utilisé en réflexion avec une fibre bifurquée de 3 mm de diamètre</w:t>
      </w:r>
      <w:r w:rsidR="007E0833">
        <w:t>)</w:t>
      </w:r>
      <w:r w:rsidR="00B8212D">
        <w:t xml:space="preserve">, </w:t>
      </w:r>
      <w:r w:rsidR="00FB5D3E">
        <w:t>et l</w:t>
      </w:r>
      <w:r w:rsidR="00A00FA3">
        <w:t>a taille</w:t>
      </w:r>
      <w:r w:rsidR="00FC386E" w:rsidRPr="00FC386E">
        <w:t xml:space="preserve"> </w:t>
      </w:r>
      <w:r w:rsidR="00457B16">
        <w:t xml:space="preserve">a </w:t>
      </w:r>
      <w:r w:rsidR="00FC386E" w:rsidRPr="00FC386E">
        <w:t>été mesuré</w:t>
      </w:r>
      <w:r w:rsidR="00F15785">
        <w:t>e</w:t>
      </w:r>
      <w:r w:rsidR="00FC386E" w:rsidRPr="00FC386E">
        <w:t xml:space="preserve"> </w:t>
      </w:r>
      <w:r w:rsidR="0045079B">
        <w:t>à l’Optomachine.</w:t>
      </w:r>
      <w:r w:rsidR="006A0B0F" w:rsidRPr="001A47AF">
        <w:rPr>
          <w:color w:val="FF0000"/>
        </w:rPr>
        <w:t xml:space="preserve"> </w:t>
      </w:r>
    </w:p>
    <w:p w14:paraId="23A58C0B" w14:textId="0CCA0FD4" w:rsidR="001E07CB" w:rsidRPr="001E07CB" w:rsidRDefault="001E07CB" w:rsidP="001E07CB">
      <w:r w:rsidRPr="001E07CB">
        <w:t xml:space="preserve">Dans chaque bac, 208 grains ont été semées (13 lignes et 16 colonnes) en </w:t>
      </w:r>
      <w:r w:rsidR="00314DC1">
        <w:t xml:space="preserve">les </w:t>
      </w:r>
      <w:r w:rsidRPr="001E07CB">
        <w:t>répa</w:t>
      </w:r>
      <w:r w:rsidR="009D50F4">
        <w:t>rtissant au hasard</w:t>
      </w:r>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w:t>
      </w:r>
      <w:r w:rsidR="009D50F4">
        <w:t xml:space="preserve">rain </w:t>
      </w:r>
      <w:r w:rsidR="00D303A8">
        <w:t xml:space="preserve">est </w:t>
      </w:r>
      <w:r w:rsidR="00532AB8">
        <w:t>connue</w:t>
      </w:r>
      <w:r w:rsidR="008B0361" w:rsidRPr="008B0361">
        <w:t>. Pour r</w:t>
      </w:r>
      <w:r w:rsidR="008B0361">
        <w:t>especter les distances de semis l</w:t>
      </w:r>
      <w:r w:rsidR="008B0361" w:rsidRPr="008B0361">
        <w:t xml:space="preserve">es grains ont été collés </w:t>
      </w:r>
      <w:r w:rsidR="00BE1EA7">
        <w:t>avant semis sur</w:t>
      </w:r>
      <w:r w:rsidR="008B0361" w:rsidRPr="008B0361">
        <w:t xml:space="preserve"> une bande de papier facilement dégradable avec un empois d’amidon fabriqué à partir de farine</w:t>
      </w:r>
      <w:r w:rsidR="008B0361">
        <w:t>.</w:t>
      </w:r>
      <w:r w:rsidR="00225D2E">
        <w:t xml:space="preserve"> Le semis a été </w:t>
      </w:r>
      <w:r w:rsidR="0022169F">
        <w:t>fait le 6 janvier 2023. Un</w:t>
      </w:r>
      <w:r w:rsidR="00225D2E">
        <w:t xml:space="preserve"> semis de rattrapage a été réalisé le 17 février 2023 pour remplace</w:t>
      </w:r>
      <w:r w:rsidR="00A42DF4">
        <w:t xml:space="preserve">r les défauts de germination. </w:t>
      </w:r>
      <w:r w:rsidR="004A31CF">
        <w:t>En moyenne, 7 grains par génotype</w:t>
      </w:r>
      <w:r w:rsidR="00B8212D">
        <w:t xml:space="preserve"> ont été semés</w:t>
      </w:r>
      <w:r w:rsidR="00BA06E8">
        <w:t xml:space="preserve"> parmi les 12 de départ</w:t>
      </w:r>
      <w:r w:rsidR="00B8212D">
        <w:t>.</w:t>
      </w:r>
      <w:r w:rsidR="00C17C7C">
        <w:t xml:space="preserve"> </w:t>
      </w:r>
      <w:r w:rsidR="00A42DF4">
        <w:t xml:space="preserve">Semer aléatoirement les </w:t>
      </w:r>
      <w:r w:rsidR="00483D9F">
        <w:t>grains</w:t>
      </w:r>
      <w:r w:rsidR="00234CB8">
        <w:t xml:space="preserve"> complique</w:t>
      </w:r>
      <w:r w:rsidR="00715C06">
        <w:t xml:space="preserve"> l’acquisition des données mais permet</w:t>
      </w:r>
      <w:r w:rsidR="003240E3">
        <w:t xml:space="preserve"> de simuler l’effet d’une sélection et</w:t>
      </w:r>
      <w:r w:rsidR="00715C06">
        <w:t xml:space="preserve"> d’obtenir les valeurs </w:t>
      </w:r>
      <w:r w:rsidR="00483D9F">
        <w:t xml:space="preserve">génétique </w:t>
      </w:r>
      <w:r w:rsidR="00715C06">
        <w:t xml:space="preserve">des génotypes en population, et non en </w:t>
      </w:r>
      <w:r w:rsidR="00715C06">
        <w:lastRenderedPageBreak/>
        <w:t>monoculture ou avec un nombre restreint de voisin</w:t>
      </w:r>
      <w:r w:rsidR="00F563B2">
        <w:t>.</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w:t>
      </w:r>
      <w:r w:rsidR="003A6FC1">
        <w:t xml:space="preserve"> : deux traitements contre l’oïdium le 17/04 et le 29/05.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2" w:name="_Toc144738586"/>
      <w:r>
        <w:t>Phénotypage</w:t>
      </w:r>
      <w:bookmarkEnd w:id="12"/>
    </w:p>
    <w:p w14:paraId="4DAA8E7C" w14:textId="5F914ACF" w:rsidR="00B63499" w:rsidRDefault="00B63499" w:rsidP="00B63499">
      <w:r>
        <w:t xml:space="preserve">Dans le dispositif de sélection </w:t>
      </w:r>
      <w:r w:rsidR="004B71D9">
        <w:t>in vivo</w:t>
      </w:r>
      <w:r>
        <w:t xml:space="preserve">, les deux rangs centraux de chaque micro-parcelle ont été récoltés. </w:t>
      </w:r>
      <w:r w:rsidR="00E7566C">
        <w:t>Dans cette récolte, 30 tiges</w:t>
      </w:r>
      <w:r>
        <w:t xml:space="preserve"> ont été choisies aléatoirement</w:t>
      </w:r>
      <w:r w:rsidR="00E7566C">
        <w:t xml:space="preserve"> en faisant attention à ne pas </w:t>
      </w:r>
      <w:r w:rsidR="003A78E3">
        <w:t>prendre</w:t>
      </w:r>
      <w:r w:rsidR="00E7566C">
        <w:t xml:space="preserve"> deux tiges de la même plante</w:t>
      </w:r>
      <w:r>
        <w:t xml:space="preserve"> et les traits suivants ont été mesurés :</w:t>
      </w:r>
    </w:p>
    <w:p w14:paraId="012814CF" w14:textId="42E0CDD4" w:rsidR="00B63499" w:rsidRDefault="0085691E" w:rsidP="00AB360B">
      <w:r>
        <w:t xml:space="preserve">Hauteur du brin </w:t>
      </w:r>
      <w:r w:rsidRPr="0085691E">
        <w:t>entre la base de la tige et la pointe</w:t>
      </w:r>
      <w:r>
        <w:t xml:space="preserve"> </w:t>
      </w:r>
      <w:r w:rsidRPr="0085691E">
        <w:t>de l’épi</w:t>
      </w:r>
      <w:r>
        <w:t xml:space="preserve"> en cm (</w:t>
      </w:r>
      <w:r w:rsidR="00FC2106">
        <w:t>H</w:t>
      </w:r>
      <w:r>
        <w:t>)</w:t>
      </w:r>
      <w:r w:rsidR="00AB360B">
        <w:t>, t</w:t>
      </w:r>
      <w:r>
        <w:t xml:space="preserve">aux de protéine des grains </w:t>
      </w:r>
      <w:r w:rsidR="00677BE8">
        <w:t xml:space="preserve">en % de la masse </w:t>
      </w:r>
      <w:r>
        <w:t>(par NIRS des grains épi par épi) (TPG)</w:t>
      </w:r>
      <w:r w:rsidR="00AB360B">
        <w:t xml:space="preserve">, </w:t>
      </w:r>
      <w:r>
        <w:t>PMG</w:t>
      </w:r>
      <w:r w:rsidR="00AB360B">
        <w:t xml:space="preserve"> en g, n</w:t>
      </w:r>
      <w:r>
        <w:t>ombre d’épillets (NbE)</w:t>
      </w:r>
      <w:r w:rsidR="00AB360B">
        <w:t>, n</w:t>
      </w:r>
      <w:r w:rsidR="00FC2106">
        <w:t>ombre de grains par épi (NGE)</w:t>
      </w:r>
      <w:r w:rsidR="00AB360B">
        <w:t>, t</w:t>
      </w:r>
      <w:r>
        <w:t>aille individuelle de chaque grain</w:t>
      </w:r>
      <w:r w:rsidR="00C50405">
        <w:t xml:space="preserve"> en mm²</w:t>
      </w:r>
      <w:r>
        <w:t xml:space="preserve"> (TIG)</w:t>
      </w:r>
      <w:r w:rsidR="00C50405">
        <w:t xml:space="preserve"> par mesure Optomachine</w:t>
      </w:r>
      <w:r w:rsidR="00AB360B">
        <w:t>, t</w:t>
      </w:r>
      <w:r>
        <w:t>aille moyenne des grains</w:t>
      </w:r>
      <w:r w:rsidR="00C50405">
        <w:t xml:space="preserve"> par épi en mm²</w:t>
      </w:r>
      <w:r>
        <w:t xml:space="preserve"> (TMG)</w:t>
      </w:r>
      <w:r w:rsidR="00AB360B">
        <w:t>, v</w:t>
      </w:r>
      <w:r>
        <w:t xml:space="preserve">ariance de la taille des grains </w:t>
      </w:r>
      <w:r w:rsidR="00AB360B">
        <w:t xml:space="preserve">en (mm²)² </w:t>
      </w:r>
      <w:r>
        <w:t>(GSV)</w:t>
      </w:r>
      <w:r w:rsidR="00AB360B">
        <w:t xml:space="preserve">. </w:t>
      </w:r>
    </w:p>
    <w:p w14:paraId="14AA49F7" w14:textId="7531C507" w:rsidR="009A4367" w:rsidRDefault="009A4367" w:rsidP="0085691E"/>
    <w:p w14:paraId="31F2B28F" w14:textId="77777777" w:rsidR="008574DE" w:rsidRDefault="009A4367" w:rsidP="008574DE">
      <w:r>
        <w:t xml:space="preserve">Pour le dispositif de sélection </w:t>
      </w:r>
      <w:r>
        <w:rPr>
          <w:i/>
        </w:rPr>
        <w:t>in silico</w:t>
      </w:r>
      <w:r>
        <w:t xml:space="preserve">, chaque plante </w:t>
      </w:r>
      <w:r w:rsidR="008574DE">
        <w:t xml:space="preserve">a été mesurée individuellement, et leurs brins maîtres ont été récoltés. Les mesures effectuées sur les brins récoltés sont les même que pour le dispositif de sélection </w:t>
      </w:r>
      <w:r w:rsidR="008574DE">
        <w:rPr>
          <w:i/>
        </w:rPr>
        <w:t>in vivo,</w:t>
      </w:r>
      <w:r w:rsidR="008574DE">
        <w:t xml:space="preserve"> avec en plus les mesures suivantes :</w:t>
      </w:r>
    </w:p>
    <w:p w14:paraId="6CC442A0" w14:textId="3059050D" w:rsidR="009A4367" w:rsidRDefault="00542B2D" w:rsidP="008574DE">
      <w:r>
        <w:t>Taux de protéines dans la feuille drapeau à floraison</w:t>
      </w:r>
      <w:r w:rsidR="00677BE8" w:rsidRPr="00677BE8">
        <w:t xml:space="preserve"> </w:t>
      </w:r>
      <w:r w:rsidR="00677BE8">
        <w:t>en % de la masse</w:t>
      </w:r>
      <w:r>
        <w:t xml:space="preserve"> (par NIRS des feuilles) (TPF)</w:t>
      </w:r>
      <w:r w:rsidR="008574DE">
        <w:t>, d</w:t>
      </w:r>
      <w:r>
        <w:t xml:space="preserve">ate d’épiaison en degrés </w:t>
      </w:r>
      <w:r w:rsidR="0099434C">
        <w:t>jours depuis le semis PRE</w:t>
      </w:r>
      <w:r>
        <w:t>)</w:t>
      </w:r>
      <w:r w:rsidR="008574DE">
        <w:t>, n</w:t>
      </w:r>
      <w:r>
        <w:t>ombre d’épis par plante (NbEP)</w:t>
      </w:r>
      <w:r w:rsidR="008574DE">
        <w:t>, p</w:t>
      </w:r>
      <w:r w:rsidR="002660D7">
        <w:t xml:space="preserve">oids total des épis </w:t>
      </w:r>
      <w:r w:rsidR="008574DE">
        <w:t xml:space="preserve">de la plante </w:t>
      </w:r>
      <w:r w:rsidR="002660D7">
        <w:t>(PTE)</w:t>
      </w:r>
      <w:r w:rsidR="008574DE">
        <w:t>.</w:t>
      </w:r>
    </w:p>
    <w:p w14:paraId="06A60AE5" w14:textId="77777777" w:rsidR="00762D2E" w:rsidRDefault="00762D2E" w:rsidP="00762D2E"/>
    <w:p w14:paraId="1D7A44AD" w14:textId="5B821424" w:rsidR="00762D2E" w:rsidRDefault="00762D2E" w:rsidP="00762D2E">
      <w:r>
        <w:t xml:space="preserve">Les spectres NIRS </w:t>
      </w:r>
      <w:r w:rsidRPr="00762D2E">
        <w:t>des grains ont été acquis av</w:t>
      </w:r>
      <w:r w:rsidR="007E0833">
        <w:t>ec un spectromètre</w:t>
      </w:r>
      <w:r w:rsidR="00093AAC">
        <w:t xml:space="preserve"> Perkin-Elmer</w:t>
      </w:r>
      <w:r w:rsidR="007E0833">
        <w:t xml:space="preserve"> (Perkin-Elmer </w:t>
      </w:r>
      <w:r w:rsidR="007E0833" w:rsidRPr="007E0833">
        <w:t>Spectromètre FTIR Frontier © (PerkinElmer), utilisé en réflexion avec le module autosampler, dans des vials de 5 mL</w:t>
      </w:r>
      <w:r w:rsidR="007E0833">
        <w:t>)</w:t>
      </w:r>
      <w:r w:rsidR="00461A45">
        <w:t xml:space="preserve"> </w:t>
      </w:r>
      <w:r w:rsidRPr="00762D2E">
        <w:t xml:space="preserve">et les spectres des </w:t>
      </w:r>
      <w:r w:rsidR="00712F01">
        <w:t xml:space="preserve">feuilles par </w:t>
      </w:r>
      <w:r w:rsidR="00CC4EBD">
        <w:t xml:space="preserve">un spectromètre </w:t>
      </w:r>
      <w:r w:rsidR="00712F01">
        <w:t xml:space="preserve">ASD. </w:t>
      </w:r>
    </w:p>
    <w:p w14:paraId="3CDEE1E3" w14:textId="0BFB9767" w:rsidR="00E01485" w:rsidRDefault="00E01485" w:rsidP="00762D2E"/>
    <w:p w14:paraId="4DEBF175" w14:textId="41011091" w:rsidR="00E01485" w:rsidRDefault="00E01485" w:rsidP="00E01485">
      <w:pPr>
        <w:pStyle w:val="Titre2"/>
      </w:pPr>
      <w:bookmarkStart w:id="13" w:name="_Toc144738587"/>
      <w:r>
        <w:t xml:space="preserve">Mesure de l’effet de la sélection dans le dispositif de sélection </w:t>
      </w:r>
      <w:r w:rsidR="004B71D9">
        <w:t>in vivo</w:t>
      </w:r>
      <w:bookmarkEnd w:id="13"/>
    </w:p>
    <w:p w14:paraId="7FEEFC28" w14:textId="1DD881D5" w:rsidR="0001781C" w:rsidRPr="001E07CB" w:rsidRDefault="00975913" w:rsidP="0001781C">
      <w:r>
        <w:t>Les</w:t>
      </w:r>
      <w:r w:rsidR="0001781C" w:rsidRPr="001E07CB">
        <w:t xml:space="preserve"> caractéristiques des différentes </w:t>
      </w:r>
      <w:r>
        <w:t>modalités</w:t>
      </w:r>
      <w:r w:rsidR="0001781C" w:rsidRPr="001E07CB">
        <w:t xml:space="preserve"> sélectionnées ont été mesurées directement et ont été comparées </w:t>
      </w:r>
      <w:r>
        <w:t>à celles de la population de référence</w:t>
      </w:r>
      <w:r w:rsidR="0001781C" w:rsidRPr="001E07CB">
        <w:t>. Le</w:t>
      </w:r>
      <w:r>
        <w:t>s</w:t>
      </w:r>
      <w:r w:rsidR="0001781C" w:rsidRPr="001E07CB">
        <w:t xml:space="preserve"> </w:t>
      </w:r>
      <w:r>
        <w:t>changements de valeurs des traits ont</w:t>
      </w:r>
      <w:r w:rsidR="0001781C" w:rsidRPr="001E07CB">
        <w:t xml:space="preserve"> été estimé par le modèle suivant :</w:t>
      </w:r>
    </w:p>
    <w:p w14:paraId="0E4C89FD" w14:textId="77777777" w:rsidR="0001781C" w:rsidRPr="001E07CB" w:rsidRDefault="0001781C" w:rsidP="0001781C"/>
    <w:p w14:paraId="29566157" w14:textId="2E31EC04" w:rsidR="0001781C" w:rsidRPr="001E07CB" w:rsidRDefault="007C70F1"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71ED1B62" w:rsidR="0001781C" w:rsidRDefault="007C70F1"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le phénotype de la plante k dans le groupe sélectionné i dans </w:t>
      </w:r>
      <w:r w:rsidR="0001781C">
        <w:t>le passage</w:t>
      </w:r>
      <w:r w:rsidR="0001781C" w:rsidRPr="001E07CB">
        <w:t xml:space="preserve"> j</w:t>
      </w:r>
      <w:r w:rsidR="00416E91">
        <w:t xml:space="preserve"> dans la planche k</w:t>
      </w:r>
    </w:p>
    <w:p w14:paraId="0A878F3B" w14:textId="18854BBE" w:rsidR="0001781C" w:rsidRPr="001E07CB" w:rsidRDefault="0001781C" w:rsidP="0001781C">
      <w:r>
        <w:t xml:space="preserve">µ la moyenne </w:t>
      </w:r>
      <w:r w:rsidR="00785CD0">
        <w:t>générale</w:t>
      </w:r>
    </w:p>
    <w:p w14:paraId="0D8E7FDC" w14:textId="13318EA0" w:rsidR="0001781C" w:rsidRPr="001E07CB" w:rsidRDefault="007C70F1" w:rsidP="0001781C">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1781C" w:rsidRPr="001E07CB">
        <w:t xml:space="preserve"> l’effet de la sélec</w:t>
      </w:r>
      <w:r w:rsidR="0001781C">
        <w:t>tion, effet qualitatif prenant 4</w:t>
      </w:r>
      <w:r w:rsidR="0001781C" w:rsidRPr="001E07CB">
        <w:t xml:space="preserve"> valeurs : </w:t>
      </w:r>
      <w:r w:rsidR="00975913">
        <w:t>"référence</w:t>
      </w:r>
      <w:r w:rsidR="0001781C">
        <w:t xml:space="preserve">", </w:t>
      </w:r>
      <w:r w:rsidR="0001781C" w:rsidRPr="001E07CB">
        <w:t>"gros", "</w:t>
      </w:r>
      <w:r w:rsidR="0001781C">
        <w:t>moyen", "petit"</w:t>
      </w:r>
    </w:p>
    <w:p w14:paraId="2ECBE1F5" w14:textId="6B3EA568" w:rsidR="0001781C" w:rsidRDefault="007C70F1"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l’effet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l’effet de la planche k</w:t>
      </w:r>
    </w:p>
    <w:p w14:paraId="5EA82EF9" w14:textId="08D58172" w:rsidR="0001781C" w:rsidRPr="001E07CB" w:rsidRDefault="007C70F1"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29A2758E"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397693">
        <w:t xml:space="preserve"> en choisissant la modalité "</w:t>
      </w:r>
      <w:r w:rsidR="00F33AF4">
        <w:t>référence</w:t>
      </w:r>
      <w:r w:rsidRPr="00397693">
        <w:t>" comme référence</w:t>
      </w:r>
      <w:r w:rsidR="00542644">
        <w:t xml:space="preserve"> et la significativité de chaque coefficient a été testée par test de Student</w:t>
      </w:r>
      <w:r w:rsidRPr="00397693">
        <w:t xml:space="preserve">. </w:t>
      </w:r>
      <w:r w:rsidR="003560F6">
        <w:t xml:space="preserve">L’effet direct de sa sélection sur la taille du grain et les effets indirects sur les autres traits mesurés ont été estimés. </w:t>
      </w:r>
      <w:r w:rsidR="00A309E4">
        <w:t xml:space="preserve">Avec les données morphologiques des grains semés, la différentielle de sélection </w:t>
      </w:r>
      <w:r w:rsidR="00F56624">
        <w:t xml:space="preserve">(S) </w:t>
      </w:r>
      <w:r w:rsidR="00A309E4">
        <w:t>a été calculée po</w:t>
      </w:r>
      <w:r w:rsidR="00210DCB">
        <w:t xml:space="preserve">ur chaque modalité de sélection. </w:t>
      </w:r>
      <w:r w:rsidR="00A309E4">
        <w:t xml:space="preserve">Cela a permis de calculer l’héritabilité </w:t>
      </w:r>
      <w:r w:rsidR="006E156E">
        <w:t xml:space="preserve">(H²) </w:t>
      </w:r>
      <w:r w:rsidR="00A309E4">
        <w:t>réalisée pour la taille des grains en divisant les progrès estimés par l</w:t>
      </w:r>
      <w:r w:rsidR="00C86CE7">
        <w:t xml:space="preserve">es différentielles de sélection : </w:t>
      </w:r>
    </w:p>
    <w:p w14:paraId="7D85B4DA" w14:textId="139876FC" w:rsidR="00C86CE7" w:rsidRDefault="007C70F1" w:rsidP="0085691E">
      <m:oMath>
        <m:sSub>
          <m:sSubPr>
            <m:ctrlPr>
              <w:rPr>
                <w:rFonts w:ascii="Cambria Math" w:hAnsi="Cambria Math"/>
                <w:i/>
              </w:rPr>
            </m:ctrlPr>
          </m:sSubPr>
          <m:e>
            <m:r>
              <w:rPr>
                <w:rFonts w:ascii="Cambria Math" w:hAnsi="Cambria Math"/>
              </w:rPr>
              <m:t>S</m:t>
            </m:r>
          </m:e>
          <m:sub>
            <m:r>
              <w:rPr>
                <w:rFonts w:ascii="Cambria Math" w:hAnsi="Cambria Math"/>
              </w:rPr>
              <m:t>modalité</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µ</m:t>
                </m:r>
              </m:e>
              <m:sub>
                <m:r>
                  <w:rPr>
                    <w:rFonts w:ascii="Cambria Math" w:hAnsi="Cambria Math"/>
                  </w:rPr>
                  <m:t>modalité</m:t>
                </m:r>
              </m:sub>
            </m:sSub>
            <m:r>
              <w:rPr>
                <w:rFonts w:ascii="Cambria Math" w:hAnsi="Cambria Math"/>
              </w:rPr>
              <m:t>- µ</m:t>
            </m:r>
          </m:e>
          <m:sub>
            <m:r>
              <w:rPr>
                <w:rFonts w:ascii="Cambria Math" w:hAnsi="Cambria Math"/>
              </w:rPr>
              <m:t>reference</m:t>
            </m:r>
          </m:sub>
        </m:sSub>
      </m:oMath>
      <w:r w:rsidR="002806FF">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modalité</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modalite</m:t>
                </m:r>
              </m:sub>
            </m:sSub>
          </m:num>
          <m:den>
            <m:sSub>
              <m:sSubPr>
                <m:ctrlPr>
                  <w:rPr>
                    <w:rFonts w:ascii="Cambria Math" w:hAnsi="Cambria Math"/>
                    <w:i/>
                  </w:rPr>
                </m:ctrlPr>
              </m:sSubPr>
              <m:e>
                <m:r>
                  <w:rPr>
                    <w:rFonts w:ascii="Cambria Math" w:hAnsi="Cambria Math"/>
                  </w:rPr>
                  <m:t>S</m:t>
                </m:r>
              </m:e>
              <m:sub>
                <m:r>
                  <w:rPr>
                    <w:rFonts w:ascii="Cambria Math" w:hAnsi="Cambria Math"/>
                  </w:rPr>
                  <m:t>modalite</m:t>
                </m:r>
              </m:sub>
            </m:sSub>
          </m:den>
        </m:f>
      </m:oMath>
      <w:r w:rsidR="00C86CE7">
        <w:t xml:space="preserve"> </w:t>
      </w:r>
    </w:p>
    <w:p w14:paraId="5B1950FA" w14:textId="3509C87C" w:rsidR="002806FF" w:rsidRPr="00C86CE7" w:rsidRDefault="002806FF" w:rsidP="0085691E">
      <w:r>
        <w:t>Modalité étant "gros", "moyen", ou "petit" et µ étant la moyenne de la taille des grains.</w:t>
      </w:r>
    </w:p>
    <w:p w14:paraId="77BEE49A" w14:textId="337850D8" w:rsidR="009852DC" w:rsidRDefault="009852DC" w:rsidP="0085691E"/>
    <w:p w14:paraId="63DF6CE2" w14:textId="5CD745BB" w:rsidR="00B8211F" w:rsidRDefault="009852DC" w:rsidP="00B8211F">
      <w:pPr>
        <w:pStyle w:val="Titre2"/>
      </w:pPr>
      <w:bookmarkStart w:id="14" w:name="_Toc144738588"/>
      <w:r>
        <w:t>Mesure de l’effet de la sélection dans le dispositif de sélection in silico</w:t>
      </w:r>
      <w:bookmarkEnd w:id="14"/>
    </w:p>
    <w:p w14:paraId="770FEFE5" w14:textId="42AF9174" w:rsidR="00B8211F" w:rsidRDefault="00925D32" w:rsidP="00925D32">
      <w:pPr>
        <w:pStyle w:val="Titre3"/>
      </w:pPr>
      <w:bookmarkStart w:id="15" w:name="_Toc144738589"/>
      <w:r>
        <w:t>Simulation de la sélection</w:t>
      </w:r>
      <w:bookmarkEnd w:id="15"/>
    </w:p>
    <w:p w14:paraId="61CE271B" w14:textId="523720BA" w:rsidR="003274AE" w:rsidRDefault="00C43648" w:rsidP="00925D32">
      <w:r w:rsidRPr="00C43648">
        <w:t xml:space="preserve">Dans ce dispositif, la sélection sur les valeurs du grain semé et l’effet sur </w:t>
      </w:r>
      <w:r w:rsidR="00241E0B">
        <w:t>leur descendance ont été simulé</w:t>
      </w:r>
      <w:r w:rsidRPr="00C43648">
        <w:t xml:space="preserve">s. </w:t>
      </w:r>
      <w:r w:rsidR="00C908CF">
        <w:t>Seule</w:t>
      </w:r>
      <w:r w:rsidR="006A3D5D">
        <w:t>s</w:t>
      </w:r>
      <w:r w:rsidR="00C908CF">
        <w:t xml:space="preserve"> les données des grains issues du premier semis (06/01) ont été utilisées pour éviter de possibles intera</w:t>
      </w:r>
      <w:r w:rsidR="005854E8">
        <w:t xml:space="preserve">ction génotype x date de semis. </w:t>
      </w:r>
      <w:r w:rsidR="00C908CF">
        <w:t xml:space="preserve">Les simulations ont été réalisées en </w:t>
      </w:r>
      <w:r w:rsidR="003274AE">
        <w:t>faisant varier</w:t>
      </w:r>
      <w:r w:rsidR="00FE1C27">
        <w:t xml:space="preserve"> les paramètres nsel, </w:t>
      </w:r>
      <w:r w:rsidR="00C908CF">
        <w:t>et NEO</w:t>
      </w:r>
      <w:r w:rsidR="00FE1C27">
        <w:t xml:space="preserve"> </w:t>
      </w:r>
      <w:r w:rsidR="00CA29BB">
        <w:t xml:space="preserve">présentés dans l’introduction </w:t>
      </w:r>
      <w:r w:rsidR="00FE1C27">
        <w:t>pour réaliser la sélection</w:t>
      </w:r>
      <w:r w:rsidR="00E5522B">
        <w:t xml:space="preserve"> sous différentes intensités</w:t>
      </w:r>
      <w:r w:rsidR="00C908CF">
        <w:t xml:space="preserve">. </w:t>
      </w:r>
      <w:r w:rsidR="003274AE">
        <w:t xml:space="preserve">Les paramètres NGO et NGE n’ont pas été manipulés car imposés par les données. </w:t>
      </w:r>
    </w:p>
    <w:p w14:paraId="65D190E1" w14:textId="1E2187A8" w:rsidR="007815EC" w:rsidRDefault="007815EC" w:rsidP="00925D32">
      <w:r>
        <w:t xml:space="preserve">L’efficacité de la </w:t>
      </w:r>
      <w:r w:rsidRPr="007815EC">
        <w:t xml:space="preserve">sélection sur grain individuel a été simulée en calculant la valeur des caractères observés sur les descendants de nsel grains semés triés selon leur </w:t>
      </w:r>
      <w:r w:rsidR="00F66C10">
        <w:t>taille</w:t>
      </w:r>
      <w:r w:rsidRPr="007815EC">
        <w:t>.</w:t>
      </w:r>
    </w:p>
    <w:p w14:paraId="4A033D68" w14:textId="0761EF66" w:rsidR="00CF5938" w:rsidRDefault="00597B0C" w:rsidP="00925D32">
      <w:r w:rsidRPr="00597B0C">
        <w:t xml:space="preserve">La sélection sur épi a été simulée en assimilant la moyenne </w:t>
      </w:r>
      <w:r w:rsidR="00B640C5">
        <w:t>de la taille des</w:t>
      </w:r>
      <w:r w:rsidR="001356A0">
        <w:t xml:space="preserve"> </w:t>
      </w:r>
      <w:r w:rsidR="00A16537">
        <w:t>12 grains</w:t>
      </w:r>
      <w:r w:rsidR="00B640C5">
        <w:t xml:space="preserve"> des lots</w:t>
      </w:r>
      <w:r w:rsidR="00B91B4C">
        <w:t xml:space="preserve"> de chaque génotype</w:t>
      </w:r>
      <w:r w:rsidR="000C35A4">
        <w:t xml:space="preserve"> retenus pour le semis</w:t>
      </w:r>
      <w:r w:rsidR="00B91B4C">
        <w:t xml:space="preserve"> </w:t>
      </w:r>
      <w:r w:rsidRPr="00597B0C">
        <w:t>à la valeur d’un épi de c</w:t>
      </w:r>
      <w:r w:rsidR="0002100C">
        <w:t>e génotype,</w:t>
      </w:r>
      <w:r w:rsidR="008E2F04">
        <w:t xml:space="preserve"> bien que ces grains</w:t>
      </w:r>
      <w:r w:rsidRPr="00597B0C">
        <w:t xml:space="preserve"> soient issus d’une récolte d’une ligne complète de plusieurs plantes. Puis, un nombre NEO de lots a été échantillonné aléatoirement pour constituer la population d’épis observés. Cela permet de simuler l’impossibilité </w:t>
      </w:r>
      <w:r w:rsidRPr="00597B0C">
        <w:lastRenderedPageBreak/>
        <w:t xml:space="preserve">d’observer tous les épis d’une parcelle en sélection sur épi (on pourrait aussi dire que cela simule l’effort de phénotypage réalisé en sélection sur épi). Parmi ces NEO lots échantillonnés aléatoirement, les nsel/NGE lots ayant les plus grandes moyennes ont été sélectionnés de sorte à sélectionner nsel grains. L’efficacité de </w:t>
      </w:r>
      <w:r w:rsidR="00B011F3">
        <w:t>la</w:t>
      </w:r>
      <w:r w:rsidRPr="00597B0C">
        <w:t xml:space="preserve"> sélection </w:t>
      </w:r>
      <w:r w:rsidR="00B011F3">
        <w:t>sur épi a été</w:t>
      </w:r>
      <w:r w:rsidRPr="00597B0C">
        <w:t xml:space="preserve"> calculée </w:t>
      </w:r>
      <w:r w:rsidR="0002100C">
        <w:t>sur les plantes descendantes de ces</w:t>
      </w:r>
      <w:r w:rsidRPr="00597B0C">
        <w:t xml:space="preserve"> grains</w:t>
      </w:r>
      <w:r w:rsidR="0002100C">
        <w:t>.</w:t>
      </w:r>
      <w:r w:rsidRPr="00597B0C">
        <w:t xml:space="preserve"> Comme un échantillonnage aléatoire intervient lors de cette simulation, 100 répétitions ont été effectuées pour chaque combinaison nsel x NEO</w:t>
      </w:r>
      <w:r w:rsidR="00E828AD">
        <w:t xml:space="preserve"> testées</w:t>
      </w:r>
      <w:r w:rsidRPr="00597B0C">
        <w:t>.</w:t>
      </w:r>
    </w:p>
    <w:p w14:paraId="46BE1BD6" w14:textId="78325F07" w:rsidR="007767EB" w:rsidRDefault="007767EB" w:rsidP="00925D32"/>
    <w:p w14:paraId="5D4D1B6F" w14:textId="310581A4" w:rsidR="007767EB" w:rsidRDefault="007767EB" w:rsidP="007767EB">
      <w:pPr>
        <w:pStyle w:val="Titre3"/>
      </w:pPr>
      <w:bookmarkStart w:id="16" w:name="_Toc144738590"/>
      <w:r>
        <w:t>Estimation des héritabilités</w:t>
      </w:r>
      <w:bookmarkEnd w:id="16"/>
    </w:p>
    <w:p w14:paraId="3B4B30DE" w14:textId="74927C0E" w:rsidR="007767EB" w:rsidRDefault="00E24391" w:rsidP="007767EB">
      <w:pPr>
        <w:pStyle w:val="Corpsdetexte"/>
      </w:pPr>
      <w:r>
        <w:t>L’héritabilité a</w:t>
      </w:r>
      <w:r w:rsidR="00852C11">
        <w:t xml:space="preserve"> été estimée pour chaque trait avec</w:t>
      </w:r>
      <w:r>
        <w:t xml:space="preserve"> les données utilisées pour simuler la sélection. Le modèle suivant a été utilisé : </w:t>
      </w:r>
    </w:p>
    <w:p w14:paraId="6BC059DE" w14:textId="6335AADB" w:rsidR="00E24391" w:rsidRPr="000C4BFA" w:rsidRDefault="007C70F1" w:rsidP="007767EB">
      <w:pPr>
        <w:pStyle w:val="Corpsdetexte"/>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149EB849" w14:textId="02E9646F" w:rsidR="000C4BFA" w:rsidRDefault="000C4BFA" w:rsidP="000C4BFA">
      <w:r>
        <w:t>Avec :</w:t>
      </w:r>
    </w:p>
    <w:p w14:paraId="4EBEAB5F" w14:textId="3E06327D" w:rsidR="000C4BFA" w:rsidRDefault="007C70F1" w:rsidP="000C4BFA">
      <m:oMath>
        <m:sSub>
          <m:sSubPr>
            <m:ctrlPr>
              <w:rPr>
                <w:rFonts w:ascii="Cambria Math" w:hAnsi="Cambria Math"/>
                <w:i/>
              </w:rPr>
            </m:ctrlPr>
          </m:sSubPr>
          <m:e>
            <m:r>
              <w:rPr>
                <w:rFonts w:ascii="Cambria Math" w:hAnsi="Cambria Math"/>
              </w:rPr>
              <m:t>Y</m:t>
            </m:r>
          </m:e>
          <m:sub>
            <m:r>
              <w:rPr>
                <w:rFonts w:ascii="Cambria Math" w:hAnsi="Cambria Math"/>
              </w:rPr>
              <m:t>ijk</m:t>
            </m:r>
          </m:sub>
        </m:sSub>
      </m:oMath>
      <w:r>
        <w:t xml:space="preserve"> le phénotype de l’individu k</w:t>
      </w:r>
      <w:r w:rsidR="000C4BFA">
        <w:t xml:space="preserve"> de génoty</w:t>
      </w:r>
      <w:r w:rsidR="00465BD3">
        <w:t>pe i dans le bac j</w:t>
      </w:r>
    </w:p>
    <w:p w14:paraId="33CF67DC" w14:textId="39054053" w:rsidR="000C4BFA" w:rsidRDefault="000C4BFA" w:rsidP="000C4BFA">
      <w:r>
        <w:t>µ la moyenne générale</w:t>
      </w:r>
    </w:p>
    <w:p w14:paraId="0F0572FD" w14:textId="5F340921" w:rsidR="000C4BFA" w:rsidRDefault="007C70F1" w:rsidP="000C4BF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g</m:t>
                </m:r>
              </m:sub>
            </m:sSub>
          </m:e>
        </m:d>
        <m:r>
          <w:rPr>
            <w:rFonts w:ascii="Cambria Math" w:hAnsi="Cambria Math"/>
          </w:rPr>
          <m:t>iid</m:t>
        </m:r>
      </m:oMath>
      <w:r w:rsidR="000C4BFA">
        <w:t xml:space="preserve"> l’effet aléatoire du génotype</w:t>
      </w:r>
    </w:p>
    <w:p w14:paraId="72CD5DE0" w14:textId="5F5C8946" w:rsidR="000C4BFA" w:rsidRDefault="000C4BFA" w:rsidP="00DF1804">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l’effet fixe du bac j</w:t>
      </w:r>
    </w:p>
    <w:p w14:paraId="3BE3BD38" w14:textId="37DB4989" w:rsidR="000C4BFA" w:rsidRDefault="007C70F1" w:rsidP="000C4BFA">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iid</m:t>
        </m:r>
      </m:oMath>
      <w:r w:rsidR="00D17591">
        <w:t xml:space="preserve"> la</w:t>
      </w:r>
      <w:r w:rsidR="000C4BFA">
        <w:t xml:space="preserve"> résiduelle </w:t>
      </w:r>
    </w:p>
    <w:p w14:paraId="22E33CDC" w14:textId="57E88249" w:rsidR="003C76A3" w:rsidRDefault="003C76A3" w:rsidP="000C4BFA"/>
    <w:p w14:paraId="0DDB1C1D" w14:textId="39F707CD" w:rsidR="003C76A3" w:rsidRPr="000C4BFA" w:rsidRDefault="003C76A3" w:rsidP="000C4BFA">
      <w:pPr>
        <w:rPr>
          <w:vertAlign w:val="subscript"/>
        </w:rPr>
      </w:pPr>
      <w:r>
        <w:t xml:space="preserve">Pour chaque trait l’héritabilité a été calculée comme </w:t>
      </w:r>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den>
        </m:f>
      </m:oMath>
    </w:p>
    <w:p w14:paraId="38912082" w14:textId="6999F53E" w:rsidR="00CF5938" w:rsidRDefault="00CF5938" w:rsidP="00CF5938">
      <w:pPr>
        <w:pStyle w:val="Titre3"/>
      </w:pPr>
      <w:bookmarkStart w:id="17" w:name="_Ref144474926"/>
      <w:bookmarkStart w:id="18" w:name="_Toc144738591"/>
      <w:r>
        <w:t>Estimation de l’effet de la sélection</w:t>
      </w:r>
      <w:bookmarkEnd w:id="17"/>
      <w:bookmarkEnd w:id="18"/>
    </w:p>
    <w:p w14:paraId="52623339" w14:textId="2521B4DF" w:rsidR="00CF5938" w:rsidRDefault="00CF5938" w:rsidP="00CF5938">
      <w:r>
        <w:t xml:space="preserve">Pour chaque simulation réalisée, l’effet de la sélection a été estimé avec le modèle suivant : </w:t>
      </w:r>
    </w:p>
    <w:p w14:paraId="34EC98CA" w14:textId="77777777" w:rsidR="00CF5938" w:rsidRPr="00CF5938" w:rsidRDefault="00CF5938" w:rsidP="00CF5938"/>
    <w:p w14:paraId="01CDBDAF" w14:textId="77777777" w:rsidR="00CF5938" w:rsidRPr="00251864" w:rsidRDefault="007C70F1"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7C70F1"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le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la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l’effet fixe du bac i sur le phénotype</w:t>
      </w:r>
    </w:p>
    <w:p w14:paraId="4DD1D623" w14:textId="2EA07EE6"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l’effet fixe de la sélection (soit sélection s</w:t>
      </w:r>
      <w:r w:rsidR="007A350C">
        <w:t>ur grain, soit sélection sur épi</w:t>
      </w:r>
      <w:r>
        <w:t>)</w:t>
      </w:r>
    </w:p>
    <w:p w14:paraId="0610CAA5" w14:textId="77777777" w:rsidR="00CF5938" w:rsidRDefault="007C70F1"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la résiduelle </w:t>
      </w:r>
    </w:p>
    <w:p w14:paraId="46352787" w14:textId="3C5FF2F6" w:rsidR="00BF0586" w:rsidRPr="00925D32" w:rsidRDefault="00BF0586" w:rsidP="00925D32"/>
    <w:p w14:paraId="0922EBAA" w14:textId="6050B935" w:rsidR="00B8211F" w:rsidRPr="00191199" w:rsidRDefault="00E44F97" w:rsidP="00B8211F">
      <w:pPr>
        <w:rPr>
          <w:color w:val="FF0000"/>
        </w:rPr>
      </w:pPr>
      <w:r>
        <w:t>Le progrès réalisé est estimé par les coefficients de la variable SELECTION</w:t>
      </w:r>
      <w:r w:rsidR="00E1758E">
        <w:t xml:space="preserve"> en prenant comme référence </w:t>
      </w:r>
      <w:r w:rsidR="00E1758E">
        <w:lastRenderedPageBreak/>
        <w:t>les données brutes sur lesquelles aucune sélection n’a été simulée</w:t>
      </w:r>
      <w:r>
        <w:t>. Des progrès ont donc été estimé</w:t>
      </w:r>
      <w:r w:rsidR="007C70F1">
        <w:t>s</w:t>
      </w:r>
      <w:r>
        <w:t xml:space="preserve"> pour chaque combinaison nsel x NEO. Pour chaque combinaison, le progrès estimé en sélection sur grain correspond à une estimation</w:t>
      </w:r>
      <w:r w:rsidR="00191199">
        <w:t xml:space="preserve"> dont la significativité a été testée par test de Student. L</w:t>
      </w:r>
      <w:r>
        <w:t>e progrès estimé pour la sélection sur épi est la moyenne des progrès estimés pour les 100 répétitions</w:t>
      </w:r>
      <w:r w:rsidR="00191199">
        <w:t>, et la significativité a été testée pour chaque estimation par test de Student</w:t>
      </w:r>
      <w:r>
        <w:t>.</w:t>
      </w:r>
    </w:p>
    <w:p w14:paraId="308C41A3" w14:textId="07163005" w:rsidR="00B8211F" w:rsidRDefault="00B8211F" w:rsidP="00B8211F"/>
    <w:p w14:paraId="793CE2EA" w14:textId="036BBB89" w:rsidR="00313AF8" w:rsidRDefault="00313AF8" w:rsidP="00B8211F">
      <w:r>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0945C00F"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D419AB">
        <w:rPr>
          <w:b/>
          <w:i/>
          <w:noProof/>
        </w:rPr>
        <w:t>1</w:t>
      </w:r>
      <w:r w:rsidRPr="00614296">
        <w:rPr>
          <w:b/>
          <w:i/>
        </w:rPr>
        <w:fldChar w:fldCharType="end"/>
      </w:r>
      <w:r>
        <w:rPr>
          <w:b/>
          <w:i/>
        </w:rPr>
        <w:t xml:space="preserve"> : Schéma récapitulatif de la méthode de sélection in silico </w:t>
      </w:r>
    </w:p>
    <w:p w14:paraId="6FEAFBC8" w14:textId="2F6EB5A5" w:rsidR="009A333E" w:rsidRPr="00614296" w:rsidRDefault="009A333E" w:rsidP="009A333E">
      <w:pPr>
        <w:spacing w:line="240" w:lineRule="auto"/>
        <w:rPr>
          <w:i/>
        </w:rPr>
      </w:pPr>
      <w:r>
        <w:rPr>
          <w:i/>
        </w:rPr>
        <w:t xml:space="preserve">Les paramètres nsel et NEO </w:t>
      </w:r>
      <w:r w:rsidR="00DE75C7">
        <w:rPr>
          <w:i/>
        </w:rPr>
        <w:t>sont</w:t>
      </w:r>
      <w:r>
        <w:rPr>
          <w:i/>
        </w:rPr>
        <w:t xml:space="preserve"> choisis </w:t>
      </w:r>
      <w:r w:rsidR="00DE75C7">
        <w:rPr>
          <w:i/>
        </w:rPr>
        <w:t>pour explorer</w:t>
      </w:r>
      <w:r>
        <w:rPr>
          <w:i/>
        </w:rPr>
        <w:t xml:space="preserve"> différentes combinaisons </w:t>
      </w:r>
      <w:r w:rsidR="00DE75C7">
        <w:rPr>
          <w:i/>
        </w:rPr>
        <w:t>et</w:t>
      </w:r>
      <w:r>
        <w:rPr>
          <w:i/>
        </w:rPr>
        <w:t xml:space="preserve">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9" w:name="_Toc144738592"/>
      <w:r>
        <w:t>Développement analytique pour comparer la sélection sur grain et la sélection sur épi</w:t>
      </w:r>
      <w:bookmarkEnd w:id="19"/>
    </w:p>
    <w:p w14:paraId="7553125C" w14:textId="06869D73" w:rsidR="00F27701" w:rsidRDefault="00FC2026" w:rsidP="00F27701">
      <w:pPr>
        <w:pStyle w:val="Titre3"/>
      </w:pPr>
      <w:bookmarkStart w:id="20" w:name="_Toc144738593"/>
      <w:r>
        <w:t>Hypothèses du modèle</w:t>
      </w:r>
      <w:bookmarkEnd w:id="20"/>
    </w:p>
    <w:p w14:paraId="38D86EAE" w14:textId="221AE8A0" w:rsidR="0001011A" w:rsidRPr="00DA6C97" w:rsidRDefault="006B0078" w:rsidP="0001011A">
      <w:r>
        <w:t>On considère le grain et</w:t>
      </w:r>
      <w:r w:rsidR="0001011A">
        <w:t xml:space="preserve"> l’épi comme deux unités de sélections différentes. Pour comprendre les </w:t>
      </w:r>
      <w:r w:rsidR="0001011A">
        <w:lastRenderedPageBreak/>
        <w:t>différences qui existent entre ces deux unités de s</w:t>
      </w:r>
      <w:r w:rsidR="00605FDB">
        <w:t>élection (grain individuel vs. m</w:t>
      </w:r>
      <w:r w:rsidR="0001011A">
        <w:t>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w:t>
      </w:r>
      <w:r w:rsidR="00C134E1">
        <w:t>énotypique d’un trait du grain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32336428" w:rsidR="0001011A" w:rsidRPr="00DA6C97" w:rsidRDefault="0001011A" w:rsidP="0001011A">
      <w:pPr>
        <w:numPr>
          <w:ilvl w:val="0"/>
          <w:numId w:val="12"/>
        </w:numPr>
      </w:pPr>
      <w:r>
        <w:t>V</w:t>
      </w:r>
      <w:r>
        <w:rPr>
          <w:vertAlign w:val="subscript"/>
        </w:rPr>
        <w:t>e</w:t>
      </w:r>
      <w:r>
        <w:t xml:space="preserve"> l</w:t>
      </w:r>
      <w:r w:rsidRPr="00DA6C97">
        <w:t>a variance environnementale qui existe entre gra</w:t>
      </w:r>
      <w:r w:rsidR="001A5011">
        <w:t>ins issus de plantes de</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0E9F912C"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rsidR="00605824">
        <w:t xml:space="preserve"> </w:t>
      </w:r>
      <w:r w:rsidR="00605824">
        <w:fldChar w:fldCharType="begin"/>
      </w:r>
      <w:r w:rsidR="00DB416E">
        <w:instrText xml:space="preserve"> ADDIN ZOTERO_ITEM CSL_CITATION {"citationID":"Hv6mfqVd","properties":{"formattedCitation":"(Acreche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605824">
        <w:fldChar w:fldCharType="separate"/>
      </w:r>
      <w:r w:rsidR="00605824" w:rsidRPr="00605824">
        <w:t>(Acreche and Slafer, 2006)</w:t>
      </w:r>
      <w:r w:rsidR="00605824">
        <w:fldChar w:fldCharType="end"/>
      </w:r>
      <w:r w:rsidR="00E666BB">
        <w:t>)</w:t>
      </w:r>
    </w:p>
    <w:p w14:paraId="6CC281D2" w14:textId="1FBB9C3C"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w:t>
      </w:r>
      <w:r w:rsidR="00613086">
        <w:t>p</w:t>
      </w:r>
      <w:r w:rsidRPr="00DA6C97">
        <w:t xml:space="preserve">lante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{"citationID":"D2yky9mE","properties":{"formattedCitation":"(B\\uc0\\u233{}ral,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411F258B" w:rsidR="0001011A" w:rsidRDefault="0001011A" w:rsidP="0001011A">
      <w:pPr>
        <w:pStyle w:val="Paragraphedeliste"/>
        <w:numPr>
          <w:ilvl w:val="0"/>
          <w:numId w:val="12"/>
        </w:numPr>
      </w:pPr>
      <w:r>
        <w:t>nsel le</w:t>
      </w:r>
      <w:r w:rsidRPr="00C43194">
        <w:t xml:space="preserve"> nombre de grains à sélectionner pour sem</w:t>
      </w:r>
      <w:r w:rsidR="00841C4E">
        <w:t>er la génération suivante</w:t>
      </w:r>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F42A9AC" w14:textId="16F7CB05" w:rsidR="0001011A" w:rsidRDefault="00B46170" w:rsidP="0001011A">
      <w:r w:rsidRPr="00B46170">
        <w:t>L’efficacité relative d’une sélection sur gr</w:t>
      </w:r>
      <w:r>
        <w:t xml:space="preserve">ain par rapport à la sélection </w:t>
      </w:r>
      <w:r w:rsidRPr="00B46170">
        <w:t xml:space="preserve">sur épi </w:t>
      </w:r>
      <w:r>
        <w:t xml:space="preserve">(ERS) </w:t>
      </w:r>
      <w:r w:rsidRPr="00B46170">
        <w:t>p</w:t>
      </w:r>
      <w:r>
        <w:t>eut être étudié avec le rapport :</w:t>
      </w:r>
    </w:p>
    <w:p w14:paraId="1B74162F" w14:textId="5707978A" w:rsidR="0001011A" w:rsidRPr="005B1624" w:rsidRDefault="00294097" w:rsidP="0001011A">
      <m:oMathPara>
        <m:oMath>
          <m:r>
            <w:ins w:id="21" w:author="bienvenu" w:date="2023-09-04T18:28:00Z">
              <w:rPr>
                <w:rFonts w:ascii="Cambria Math" w:hAnsi="Cambria Math"/>
              </w:rPr>
              <m:t>ERS(param)=</m:t>
            </w:ins>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2923B016"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phénotypique de la distribution du trait observé en moyenne par épi. </w:t>
      </w:r>
      <w:r w:rsidRPr="00294097">
        <w:rPr>
          <w:highlight w:val="yellow"/>
          <w:rPrChange w:id="22" w:author="bienvenu" w:date="2023-09-04T18:28:00Z">
            <w:rPr/>
          </w:rPrChange>
        </w:rPr>
        <w:t>Les calculs effectués ont consisté à exprimer les écart-types phénotypiques et les héritabilités en fonction des</w:t>
      </w:r>
      <w:r>
        <w:t xml:space="preserve"> composantes de la variance, et les intensités de sélection en fonction des paramètres NEO, NGO, NGE, nsel. Tous les calculs ont été vérifiés avec le logiciel </w:t>
      </w:r>
      <w:r w:rsidRPr="004E39C9">
        <w:rPr>
          <w:color w:val="000000" w:themeColor="text1"/>
        </w:rPr>
        <w:t>Mathematica</w:t>
      </w:r>
      <w:r w:rsidRPr="001D6DC6">
        <w:rPr>
          <w:color w:val="FF0000"/>
        </w:rPr>
        <w:t xml:space="preserve"> </w:t>
      </w:r>
      <w:r w:rsidRPr="001D6DC6">
        <w:rPr>
          <w:color w:val="FF0000"/>
        </w:rPr>
        <w:fldChar w:fldCharType="begin"/>
      </w:r>
      <w:r w:rsidR="00DB416E">
        <w:rPr>
          <w:color w:val="FF0000"/>
        </w:rPr>
        <w:instrText xml:space="preserve"> ADDIN ZOTERO_ITEM CSL_CITATION {"citationID":"4zwiFEvX","properties":{"formattedCitation":"(Wolfram Research inc, n.d.)","plainCitation":"(Wolfram Research inc, n.d.)","dontUpdate":true,"noteIndex":0},"citationItems":[{"id":4964,"uris":["http://zotero.org/groups/4992050/items/YUIKE4VS"],"itemData":{"id":4964,"type":"software","title":"Mathematica,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(Wolfram Research inc</w:t>
      </w:r>
      <w:r w:rsidR="004E39C9" w:rsidRPr="004E39C9">
        <w:t>)</w:t>
      </w:r>
      <w:r w:rsidRPr="001D6DC6">
        <w:rPr>
          <w:color w:val="FF0000"/>
        </w:rPr>
        <w:fldChar w:fldCharType="end"/>
      </w:r>
      <w:r>
        <w:t>.</w:t>
      </w:r>
      <w:r w:rsidR="00A51861">
        <w:t xml:space="preserve"> Le calcul complet est </w:t>
      </w:r>
      <w:r w:rsidR="00A51861">
        <w:lastRenderedPageBreak/>
        <w:t>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1">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02F51AE5"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D419AB">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nsel grains parmi une population de NGO grains observés. Selon la valeur de l’héritabilité H²grain et l’intensité de sélection i</w:t>
      </w:r>
      <w:r>
        <w:rPr>
          <w:i/>
          <w:vertAlign w:val="subscript"/>
        </w:rPr>
        <w:t>grain</w:t>
      </w:r>
      <w:r>
        <w:rPr>
          <w:i/>
        </w:rPr>
        <w:t>, on obtient un progrès Rgrain. La sélection sur épi se fait en sélectionnant un nombre d’épis tel qu’on obtienne nsel grains à la fin, en observant une population de NEO épis observés. Selon la valeur de l’héritabilité H²epi et l’intensité de sélection i</w:t>
      </w:r>
      <w:r>
        <w:rPr>
          <w:i/>
          <w:vertAlign w:val="subscript"/>
        </w:rPr>
        <w:t>epi</w:t>
      </w:r>
      <w:r>
        <w:rPr>
          <w:i/>
        </w:rPr>
        <w:t>, on réalise un progrès Repi.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77777777" w:rsidR="00281A6D" w:rsidRDefault="00281A6D" w:rsidP="0001011A"/>
    <w:p w14:paraId="5B2B0729" w14:textId="77777777" w:rsidR="0075435E" w:rsidRPr="00292FCA" w:rsidRDefault="0075435E" w:rsidP="0075435E">
      <w:pPr>
        <w:pStyle w:val="Titre3"/>
      </w:pPr>
      <w:bookmarkStart w:id="23" w:name="_Toc144738594"/>
      <w:r>
        <w:t>Estimation des paramètres de la variance</w:t>
      </w:r>
      <w:bookmarkEnd w:id="23"/>
      <w:r>
        <w:t xml:space="preserve"> </w:t>
      </w:r>
    </w:p>
    <w:p w14:paraId="1CBEA0F7" w14:textId="05FD6E5A" w:rsidR="0075435E" w:rsidRDefault="00022582" w:rsidP="0075435E">
      <w:pPr>
        <w:pStyle w:val="Corpsdetexte"/>
      </w:pPr>
      <w:del w:id="24" w:author="bienvenu" w:date="2023-09-04T18:18:00Z">
        <w:r w:rsidDel="00AD0EA9">
          <w:delText xml:space="preserve">Les calculs ont aboutis à l’équation 1 présentée dans les résultats (paragraphe </w:delText>
        </w:r>
        <w:r w:rsidDel="00AD0EA9">
          <w:fldChar w:fldCharType="begin"/>
        </w:r>
        <w:r w:rsidDel="00AD0EA9">
          <w:delInstrText xml:space="preserve"> REF _Ref144474822 \r \h </w:delInstrText>
        </w:r>
        <w:r w:rsidDel="00AD0EA9">
          <w:fldChar w:fldCharType="separate"/>
        </w:r>
        <w:r w:rsidDel="00AD0EA9">
          <w:delText>3.2.1</w:delText>
        </w:r>
        <w:r w:rsidDel="00AD0EA9">
          <w:fldChar w:fldCharType="end"/>
        </w:r>
        <w:r w:rsidDel="00AD0EA9">
          <w:delText>)</w:delText>
        </w:r>
      </w:del>
      <w:r>
        <w:t xml:space="preserve">. </w:t>
      </w:r>
      <w:del w:id="25" w:author="bienvenu" w:date="2023-09-04T18:18:00Z">
        <w:r w:rsidR="009C7613" w:rsidDel="00AD0EA9">
          <w:delText>L’utilisation de l’équation 1</w:delText>
        </w:r>
      </w:del>
      <w:ins w:id="26" w:author="bienvenu" w:date="2023-09-04T18:18:00Z">
        <w:r w:rsidR="00AD0EA9">
          <w:t>L’approche par modélisation</w:t>
        </w:r>
      </w:ins>
      <w:r w:rsidR="009C7613">
        <w:t xml:space="preserve"> nécessite d’avoir au préalable une estimation des valeurs des composantes de la variance. </w:t>
      </w:r>
      <w:r w:rsidR="0075435E">
        <w:t xml:space="preserve">Dans le dispositif de sélection </w:t>
      </w:r>
      <w:r w:rsidR="0075435E">
        <w:rPr>
          <w:i/>
        </w:rPr>
        <w:t>in silico</w:t>
      </w:r>
      <w:r w:rsidR="0075435E">
        <w:t xml:space="preserve"> un échantillonnage supplémentaire a été réalisé pour estimer </w:t>
      </w:r>
      <w:r w:rsidR="0089469F">
        <w:t>ces composantes pour la taille des grains</w:t>
      </w:r>
      <w:r w:rsidR="0075435E">
        <w:t xml:space="preserve">. Pour 35 plantes par bac, deux épis ont été récoltés </w:t>
      </w:r>
      <w:r w:rsidR="0075435E">
        <w:lastRenderedPageBreak/>
        <w:t>pour lesquels la taille des grains a été mesurée individuellement par Optomachine. L’échantillonnage de deux épis par plante permet d’estimer la</w:t>
      </w:r>
      <w:r w:rsidR="004B6806">
        <w:t xml:space="preserve"> variance inter-épi</w:t>
      </w:r>
      <w:r w:rsidR="0075435E">
        <w:t xml:space="preserve">. L’échantillonnage a été fait de sorte que 103 génotypes soient représentés (pour couvrir la variance génétique), </w:t>
      </w:r>
      <w:r w:rsidR="0075435E" w:rsidRPr="00936718">
        <w:t>et que chaque génotype soit présent dans deux bacs différents (pour estimer la variance environnementale</w:t>
      </w:r>
      <w:r w:rsidR="0075435E">
        <w:t xml:space="preserve"> </w:t>
      </w:r>
      <w:r w:rsidR="0075435E" w:rsidRPr="00936718">
        <w:t>inter-bac). La variance intr</w:t>
      </w:r>
      <w:r w:rsidR="0075435E">
        <w:t>a-épi a aussi pu être estimée</w:t>
      </w:r>
      <w:r w:rsidR="0075435E" w:rsidRPr="00936718">
        <w:t xml:space="preserve"> par la mesure individuelle de chaque grain</w:t>
      </w:r>
      <w:r w:rsidR="0075435E">
        <w:t>. L’estimation des variances s’est faite avec le modèle suivant :</w:t>
      </w:r>
    </w:p>
    <w:p w14:paraId="5831DAE0" w14:textId="05127660" w:rsidR="0075435E" w:rsidRPr="0010130A" w:rsidRDefault="007C70F1" w:rsidP="0075435E">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del w:id="27" w:author="bienvenu" w:date="2023-09-04T18:22:00Z">
              <w:rPr>
                <w:rFonts w:ascii="Cambria Math" w:hAnsi="Cambria Math"/>
              </w:rPr>
              <m:t>+</m:t>
            </w:del>
          </m:r>
          <m:r>
            <w:ins w:id="28" w:author="bienvenu" w:date="2023-09-04T18:21:00Z">
              <w:rPr>
                <w:rFonts w:ascii="Cambria Math" w:hAnsi="Cambria Math"/>
              </w:rPr>
              <m:t xml:space="preserve">+ </m:t>
            </w:ins>
          </m:r>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0BA6B798" w14:textId="77777777" w:rsidR="0075435E" w:rsidRDefault="0075435E" w:rsidP="0075435E"/>
    <w:p w14:paraId="15DDEB22" w14:textId="77777777" w:rsidR="0075435E" w:rsidRDefault="0075435E" w:rsidP="0075435E">
      <w:r>
        <w:t xml:space="preserve">Avec : </w:t>
      </w:r>
    </w:p>
    <w:p w14:paraId="7D923191" w14:textId="77777777" w:rsidR="0075435E" w:rsidRDefault="007C70F1" w:rsidP="0075435E">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75435E">
        <w:t xml:space="preserve"> la taille du grain l de l’épi k de l’individu j de génotype i</w:t>
      </w:r>
    </w:p>
    <w:p w14:paraId="6C848D0C" w14:textId="77777777" w:rsidR="0075435E" w:rsidRDefault="0075435E" w:rsidP="0075435E">
      <w:r>
        <w:t>µ la moyenne des observations</w:t>
      </w:r>
    </w:p>
    <w:p w14:paraId="3423EB7D" w14:textId="40077F09" w:rsidR="0075435E" w:rsidRDefault="007C70F1" w:rsidP="0075435E">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75348">
        <w:t xml:space="preserve"> l’effet aléatoire du</w:t>
      </w:r>
      <w:r w:rsidR="0075435E">
        <w:t xml:space="preserve"> génotype i</w:t>
      </w:r>
    </w:p>
    <w:p w14:paraId="610DE410" w14:textId="26E8ECB2" w:rsidR="0075435E" w:rsidRPr="00CE0C01" w:rsidRDefault="0075435E" w:rsidP="0075435E">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ins w:id="29" w:author="bienvenu" w:date="2023-09-04T18:22:00Z">
                <w:rPr>
                  <w:rFonts w:ascii="Cambria Math" w:hAnsi="Cambria Math"/>
                </w:rPr>
                <m:t>ind</m:t>
              </w:ins>
            </m:r>
            <m:r>
              <w:del w:id="30" w:author="bienvenu" w:date="2023-09-04T18:22:00Z">
                <w:rPr>
                  <w:rFonts w:ascii="Cambria Math" w:hAnsi="Cambria Math"/>
                </w:rPr>
                <m:t>e</m:t>
              </w:del>
            </m:r>
          </m:sub>
        </m:sSub>
        <m:r>
          <w:rPr>
            <w:rFonts w:ascii="Cambria Math" w:hAnsi="Cambria Math"/>
          </w:rPr>
          <m:t>)</m:t>
        </m:r>
      </m:oMath>
      <w:r>
        <w:t xml:space="preserve"> l’effet </w:t>
      </w:r>
      <w:r w:rsidR="00A75348">
        <w:t xml:space="preserve">aléatoire </w:t>
      </w:r>
      <w:r>
        <w:t xml:space="preserve">de l’individu j </w:t>
      </w:r>
      <w:del w:id="31" w:author="bienvenu" w:date="2023-09-04T18:19:00Z">
        <w:r w:rsidDel="00AD0EA9">
          <w:delText xml:space="preserve">pour </w:delText>
        </w:r>
      </w:del>
      <w:ins w:id="32" w:author="bienvenu" w:date="2023-09-04T18:19:00Z">
        <w:r w:rsidR="00AD0EA9">
          <w:t>hiérarchisé dans l’effet</w:t>
        </w:r>
        <w:r w:rsidR="00AD0EA9">
          <w:t xml:space="preserve"> </w:t>
        </w:r>
      </w:ins>
      <w:r>
        <w:t xml:space="preserve">un génotype i (donc l’effet de l’environnement </w:t>
      </w:r>
      <w:ins w:id="33" w:author="bienvenu" w:date="2023-09-04T18:23:00Z">
        <w:r w:rsidR="00AD0EA9">
          <w:t>du bac j et de l’interaction entre j et l’</w:t>
        </w:r>
      </w:ins>
      <w:ins w:id="34" w:author="bienvenu" w:date="2023-09-04T18:25:00Z">
        <w:r w:rsidR="00294097">
          <w:t>e</w:t>
        </w:r>
      </w:ins>
      <w:ins w:id="35" w:author="bienvenu" w:date="2023-09-04T18:23:00Z">
        <w:r w:rsidR="00AD0EA9">
          <w:t xml:space="preserve">nvironnement du bac </w:t>
        </w:r>
      </w:ins>
      <w:r>
        <w:t>car les individus de même génotype se trouvent dans des bacs différents</w:t>
      </w:r>
    </w:p>
    <w:p w14:paraId="6CF328DB" w14:textId="214F8CE2" w:rsidR="0075435E" w:rsidRDefault="0075435E" w:rsidP="0075435E">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l’effet </w:t>
      </w:r>
      <w:r w:rsidR="00A75348">
        <w:t xml:space="preserve">aléatoire </w:t>
      </w:r>
      <w:r>
        <w:t>de l’épi k pour l’individu j de génotype i</w:t>
      </w:r>
    </w:p>
    <w:p w14:paraId="47733ABE" w14:textId="3EBF3CF5" w:rsidR="0075435E" w:rsidRDefault="007C70F1" w:rsidP="0075435E">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75435E">
        <w:t xml:space="preserve"> la résiduelle qui contient la variance intra-épi</w:t>
      </w:r>
    </w:p>
    <w:p w14:paraId="49926529" w14:textId="5E512386" w:rsidR="00451940" w:rsidRDefault="00451940" w:rsidP="0075435E"/>
    <w:p w14:paraId="231DA4D5" w14:textId="77777777" w:rsidR="00732C80" w:rsidRDefault="00732C80" w:rsidP="00732C80">
      <w:pPr>
        <w:pStyle w:val="Titre3"/>
      </w:pPr>
      <w:bookmarkStart w:id="36" w:name="_Toc144738595"/>
      <w:r>
        <w:t>Validation expérimentale de l’équation</w:t>
      </w:r>
      <w:bookmarkEnd w:id="36"/>
    </w:p>
    <w:p w14:paraId="43493BD9" w14:textId="426466B6" w:rsidR="00732C80" w:rsidRDefault="00605FDB" w:rsidP="00732C80">
      <w:r>
        <w:t>Pour valider l’</w:t>
      </w:r>
      <w:r w:rsidR="00732C80" w:rsidRPr="00580746">
        <w:t>équation</w:t>
      </w:r>
      <w:r>
        <w:t xml:space="preserve"> 1</w:t>
      </w:r>
      <w:r w:rsidR="00732C80" w:rsidRPr="00580746">
        <w:t xml:space="preserve">, les résultats de sélection in silico sur la taille des grains ont été produits pour </w:t>
      </w:r>
      <w:r w:rsidR="00F529DC">
        <w:t>132</w:t>
      </w:r>
      <w:r w:rsidR="00732C80" w:rsidRPr="00580746">
        <w:t xml:space="preserve"> de scenarii de sélection. Pour chaque scenario, l’ERS a été calculé</w:t>
      </w:r>
      <w:r w:rsidR="00732C80">
        <w:t>e</w:t>
      </w:r>
      <w:r w:rsidR="00455CED">
        <w:t xml:space="preserve"> </w:t>
      </w:r>
      <w:r w:rsidR="00D110B6">
        <w:t xml:space="preserve">expérimentalement </w:t>
      </w:r>
      <w:r w:rsidR="00455CED">
        <w:t>grâce aux estimations d’effets de la sélection (voir paragraphe</w:t>
      </w:r>
      <w:r>
        <w:t xml:space="preserve"> </w:t>
      </w:r>
      <w:r>
        <w:fldChar w:fldCharType="begin"/>
      </w:r>
      <w:r>
        <w:instrText xml:space="preserve"> REF _Ref144474926 \r \h </w:instrText>
      </w:r>
      <w:r>
        <w:fldChar w:fldCharType="separate"/>
      </w:r>
      <w:r>
        <w:t>2.5.3</w:t>
      </w:r>
      <w:r>
        <w:fldChar w:fldCharType="end"/>
      </w:r>
      <w:r w:rsidR="00455CED">
        <w:t>)</w:t>
      </w:r>
      <w:r w:rsidR="00732C80">
        <w:t>. Puis pour chacun des scenarii</w:t>
      </w:r>
      <w:r w:rsidR="00732C80" w:rsidRPr="00580746">
        <w:t xml:space="preserve"> de sélection, l’attendu théorique</w:t>
      </w:r>
      <w:r w:rsidR="00732C80">
        <w:t xml:space="preserve"> a été calculé avec l’équation 1</w:t>
      </w:r>
      <w:r w:rsidR="00C21D2F">
        <w:t xml:space="preserve"> en utilisant les variances estimées</w:t>
      </w:r>
      <w:r w:rsidR="00732C80" w:rsidRPr="00580746">
        <w:t>. Les valeurs expérimentales et théoriques ont été confrontées avec un modèle linéaire simple</w:t>
      </w:r>
      <w:r w:rsidR="00732C80">
        <w:t xml:space="preserve"> </w:t>
      </w:r>
      <m:oMath>
        <m:sSub>
          <m:sSubPr>
            <m:ctrlPr>
              <w:rPr>
                <w:rFonts w:ascii="Cambria Math" w:hAnsi="Cambria Math"/>
                <w:i/>
              </w:rPr>
            </m:ctrlPr>
          </m:sSubPr>
          <m:e>
            <m:r>
              <w:rPr>
                <w:rFonts w:ascii="Cambria Math" w:hAnsi="Cambria Math"/>
              </w:rPr>
              <m:t>R_experimental</m:t>
            </m:r>
          </m:e>
          <m:sub>
            <m:r>
              <w:rPr>
                <w:rFonts w:ascii="Cambria Math" w:hAnsi="Cambria Math"/>
              </w:rPr>
              <m:t>i</m:t>
            </m:r>
          </m:sub>
        </m:sSub>
        <m:r>
          <w:rPr>
            <w:rFonts w:ascii="Cambria Math" w:hAnsi="Cambria Math"/>
          </w:rPr>
          <m:t>=α+β R_theoriq</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r w:rsidR="00732C80">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7862F4">
        <w:t>.</w:t>
      </w:r>
    </w:p>
    <w:p w14:paraId="69CCB22F" w14:textId="77777777" w:rsidR="00732C80" w:rsidRDefault="00732C80" w:rsidP="0075435E"/>
    <w:p w14:paraId="2AA15521" w14:textId="77777777" w:rsidR="0075435E" w:rsidRDefault="0075435E" w:rsidP="0075435E">
      <w:pPr>
        <w:pStyle w:val="Titre3"/>
      </w:pPr>
      <w:bookmarkStart w:id="37" w:name="_Toc144738596"/>
      <w:r>
        <w:t>Comparaison de la sélection sur grain et de la sélection sur épi</w:t>
      </w:r>
      <w:bookmarkEnd w:id="37"/>
    </w:p>
    <w:p w14:paraId="77049A00" w14:textId="1D530D18" w:rsidR="00751931" w:rsidRDefault="00732C80" w:rsidP="00B204B9">
      <w:r>
        <w:t>En utilisant l’équation</w:t>
      </w:r>
      <w:r w:rsidR="00966166">
        <w:t xml:space="preserve"> 1</w:t>
      </w:r>
      <w:r>
        <w:t>, nous</w:t>
      </w:r>
      <w:r w:rsidR="0075435E" w:rsidRPr="003B3D1A">
        <w:t xml:space="preserve"> avons fait varier NEO de 500 à 5000, nsel de 10.000 à 100.000, NGO de 10.000 </w:t>
      </w:r>
      <w:r w:rsidR="0093232C">
        <w:t xml:space="preserve">à 5.000.000, et NGE de 40 à 80. Les variances estimées </w:t>
      </w:r>
      <w:r w:rsidR="00303327">
        <w:t xml:space="preserve">avec le dispositif de sélection </w:t>
      </w:r>
      <w:r w:rsidR="00303327">
        <w:rPr>
          <w:i/>
        </w:rPr>
        <w:t xml:space="preserve">in silico </w:t>
      </w:r>
      <w:r w:rsidR="0093232C">
        <w:t xml:space="preserve">ont aussi été utilisées pour ces calculs. </w:t>
      </w:r>
      <w:r w:rsidR="00155529">
        <w:t xml:space="preserve">Les composantes de la variance étant relatives à la taille des grains, l’ERS a été calculée pour ce trait. </w:t>
      </w:r>
    </w:p>
    <w:p w14:paraId="56FFD697" w14:textId="77777777" w:rsidR="00751931" w:rsidRPr="00B204B9" w:rsidRDefault="00751931" w:rsidP="00B204B9"/>
    <w:p w14:paraId="1D86630F" w14:textId="079A237B" w:rsidR="00B204B9" w:rsidRPr="00313AF8" w:rsidRDefault="00FF3276" w:rsidP="00B8211F">
      <w:r>
        <w:t>Ci-dessous un schéma récapitulant les dispositifs expérimentaux :</w:t>
      </w:r>
    </w:p>
    <w:p w14:paraId="5FE862EF" w14:textId="0E7DB637" w:rsidR="00827A79" w:rsidRDefault="00B33D06" w:rsidP="00827A79">
      <w:pPr>
        <w:keepNext/>
        <w:jc w:val="center"/>
      </w:pPr>
      <w:r>
        <w:rPr>
          <w:noProof/>
        </w:rPr>
        <w:lastRenderedPageBreak/>
        <w:drawing>
          <wp:inline distT="0" distB="0" distL="0" distR="0" wp14:anchorId="07C41FB8" wp14:editId="3481D41C">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76975759" w14:textId="2B106B10"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D419AB">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1806E47D" w:rsidR="00827A79" w:rsidRPr="00827A79" w:rsidRDefault="00827A79" w:rsidP="00827A79">
      <w:pPr>
        <w:spacing w:line="240" w:lineRule="auto"/>
        <w:rPr>
          <w:i/>
        </w:rPr>
      </w:pPr>
      <w:r>
        <w:rPr>
          <w:i/>
        </w:rPr>
        <w:t xml:space="preserve">En haut, le dispositif </w:t>
      </w:r>
      <w:r w:rsidR="00183225">
        <w:rPr>
          <w:i/>
        </w:rPr>
        <w:t xml:space="preserve">de sélection </w:t>
      </w:r>
      <w:r w:rsidR="004B71D9">
        <w:rPr>
          <w:i/>
        </w:rPr>
        <w:t>in vivo</w:t>
      </w:r>
      <w:r>
        <w:rPr>
          <w:i/>
        </w:rPr>
        <w:t xml:space="preserve">. Des grains issus d’une récolte d’EPO ont été tamisés en 3 classes différentes (petits, moyens, gros) </w:t>
      </w:r>
      <w:r w:rsidRPr="00294097">
        <w:rPr>
          <w:i/>
          <w:highlight w:val="yellow"/>
          <w:rPrChange w:id="38" w:author="bienvenu" w:date="2023-09-04T18:29:00Z">
            <w:rPr>
              <w:i/>
            </w:rPr>
          </w:rPrChange>
        </w:rPr>
        <w:t>pu</w:t>
      </w:r>
      <w:r>
        <w:rPr>
          <w:i/>
        </w:rPr>
        <w:t xml:space="preserve">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Le brin maître de chaque plante et son épi ont été récoltés pour les mesures. Pour 35 plantes par bac, un t</w:t>
      </w:r>
      <w:del w:id="39" w:author="bienvenu" w:date="2023-09-04T18:29:00Z">
        <w:r w:rsidR="00336D69" w:rsidDel="00294097">
          <w:rPr>
            <w:i/>
          </w:rPr>
          <w:delText>h</w:delText>
        </w:r>
      </w:del>
      <w:r w:rsidR="00336D69">
        <w:rPr>
          <w:i/>
        </w:rPr>
        <w:t xml:space="preserve">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40" w:name="_Toc144738597"/>
      <w:r>
        <w:lastRenderedPageBreak/>
        <w:t>Résultats</w:t>
      </w:r>
      <w:bookmarkEnd w:id="40"/>
      <w:r w:rsidR="00A2208C">
        <w:t xml:space="preserve"> </w:t>
      </w:r>
    </w:p>
    <w:p w14:paraId="5C8BD268" w14:textId="0DDC151C" w:rsidR="00A2208C" w:rsidRDefault="00EB2A06" w:rsidP="00A2208C">
      <w:pPr>
        <w:pStyle w:val="Titre2"/>
      </w:pPr>
      <w:bookmarkStart w:id="41" w:name="_Toc144738598"/>
      <w:r>
        <w:t>Impact de la sélection sur la taille du grain</w:t>
      </w:r>
      <w:bookmarkEnd w:id="41"/>
    </w:p>
    <w:p w14:paraId="4F228825" w14:textId="4874D824" w:rsidR="00050F54" w:rsidRDefault="005F7478" w:rsidP="00570530">
      <w:pPr>
        <w:pStyle w:val="Titre3"/>
      </w:pPr>
      <w:bookmarkStart w:id="42" w:name="_Toc144738599"/>
      <w:r>
        <w:t xml:space="preserve">Dans le dispositif de sélection </w:t>
      </w:r>
      <w:r w:rsidR="004B71D9">
        <w:t>in vivo</w:t>
      </w:r>
      <w:bookmarkEnd w:id="42"/>
    </w:p>
    <w:p w14:paraId="5221C1B9" w14:textId="17212C85" w:rsidR="002F29D8" w:rsidRDefault="00A6412B" w:rsidP="002F29D8">
      <w:pPr>
        <w:keepNext/>
      </w:pPr>
      <w:r w:rsidRPr="00A6412B">
        <w:t xml:space="preserve">Les progrès </w:t>
      </w:r>
      <w:r w:rsidR="003B3EDB">
        <w:t>réalisés</w:t>
      </w:r>
      <w:r w:rsidRPr="00A6412B">
        <w:t xml:space="preserve"> pour les traits mesurés dans le dispositif de sélection in vivo sont donnés en figu</w:t>
      </w:r>
      <w:r w:rsidR="00B17D9C">
        <w:t xml:space="preserve">re </w:t>
      </w:r>
      <w:r w:rsidRPr="00A6412B">
        <w:t>4</w:t>
      </w:r>
      <w:r>
        <w:t>.</w:t>
      </w:r>
      <w:r w:rsidR="00A46288">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1A4A937C"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D419AB">
        <w:rPr>
          <w:b/>
          <w:i/>
          <w:noProof/>
        </w:rPr>
        <w:t>4</w:t>
      </w:r>
      <w:r w:rsidRPr="002F29D8">
        <w:rPr>
          <w:b/>
          <w:i/>
        </w:rPr>
        <w:fldChar w:fldCharType="end"/>
      </w:r>
      <w:r>
        <w:rPr>
          <w:b/>
          <w:i/>
        </w:rPr>
        <w:t xml:space="preserve"> : Effets de la sélection sur la taille des grains dans le dispositif de sélection </w:t>
      </w:r>
      <w:r w:rsidR="004B71D9">
        <w:rPr>
          <w:b/>
          <w:i/>
        </w:rPr>
        <w:t>in vivo</w:t>
      </w:r>
      <w:r>
        <w:rPr>
          <w:b/>
          <w:i/>
        </w:rPr>
        <w:t>.</w:t>
      </w:r>
    </w:p>
    <w:p w14:paraId="31139D38" w14:textId="1DC39FBC" w:rsidR="002F29D8" w:rsidRPr="002F29D8" w:rsidRDefault="002F29D8" w:rsidP="002F29D8">
      <w:pPr>
        <w:spacing w:line="240" w:lineRule="auto"/>
        <w:rPr>
          <w:i/>
          <w:color w:val="000000" w:themeColor="text1"/>
        </w:rPr>
      </w:pPr>
      <w:r>
        <w:rPr>
          <w:i/>
        </w:rPr>
        <w:t xml:space="preserve">Les progrès sont </w:t>
      </w:r>
      <w:r w:rsidR="00B17D9C">
        <w:rPr>
          <w:i/>
        </w:rPr>
        <w:t>réalisé</w:t>
      </w:r>
      <w:r>
        <w:rPr>
          <w:i/>
        </w:rPr>
        <w:t>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w:t>
      </w:r>
      <w:r w:rsidR="00C95A1B">
        <w:rPr>
          <w:i/>
        </w:rPr>
        <w:t xml:space="preserve"> en g</w:t>
      </w:r>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xml:space="preserve">, NGE = nombre de grains par épis, NbE = nombre d’épillets, GSV = variance intra-épi de la taille des grains en (mm²)². </w:t>
      </w:r>
      <w:r w:rsidRPr="00294097">
        <w:rPr>
          <w:i/>
          <w:color w:val="000000" w:themeColor="text1"/>
          <w:highlight w:val="yellow"/>
          <w:rPrChange w:id="43" w:author="bienvenu" w:date="2023-09-04T18:33:00Z">
            <w:rPr>
              <w:i/>
              <w:color w:val="000000" w:themeColor="text1"/>
            </w:rPr>
          </w:rPrChange>
        </w:rPr>
        <w:t>Les étoiles indiquent si l’estimation est significativement différente de 0.</w:t>
      </w:r>
      <w:r>
        <w:rPr>
          <w:i/>
          <w:color w:val="000000" w:themeColor="text1"/>
        </w:rPr>
        <w:t xml:space="preserve"> * = p-value &lt; 0.05, ** = p-value &lt; 0.01, *** = p-value &lt; 0.001.</w:t>
      </w:r>
    </w:p>
    <w:p w14:paraId="702C93E6" w14:textId="77777777" w:rsidR="00A46288" w:rsidRDefault="00A46288" w:rsidP="00A2208C"/>
    <w:p w14:paraId="7F3992EB" w14:textId="2987DA23" w:rsidR="00056906" w:rsidRDefault="009939C7" w:rsidP="00056906">
      <w:r>
        <w:t>L</w:t>
      </w:r>
      <w:r w:rsidR="00350774">
        <w:t>a sélection de de gros grains n’a pas significativement impacté la taille des grains</w:t>
      </w:r>
      <w:r>
        <w:t xml:space="preserve"> par rapport à la référence</w:t>
      </w:r>
      <w:r w:rsidR="00350774">
        <w:t xml:space="preserve">, et la </w:t>
      </w:r>
      <w:r w:rsidR="00350774" w:rsidRPr="00F90417">
        <w:rPr>
          <w:color w:val="FF0000"/>
        </w:rPr>
        <w:t>sélecti</w:t>
      </w:r>
      <w:r w:rsidRPr="00F90417">
        <w:rPr>
          <w:color w:val="FF0000"/>
        </w:rPr>
        <w:t xml:space="preserve">on de grains moyens a </w:t>
      </w:r>
      <w:r w:rsidR="00350774" w:rsidRPr="00F90417">
        <w:rPr>
          <w:color w:val="FF0000"/>
        </w:rPr>
        <w:t xml:space="preserve">eu un impact </w:t>
      </w:r>
      <w:r w:rsidRPr="00F90417">
        <w:rPr>
          <w:color w:val="FF0000"/>
        </w:rPr>
        <w:t xml:space="preserve">faiblement significatif </w:t>
      </w:r>
      <w:r w:rsidR="00350774" w:rsidRPr="00F90417">
        <w:rPr>
          <w:color w:val="FF0000"/>
        </w:rPr>
        <w:t xml:space="preserve">(p-value = 0.04). </w:t>
      </w:r>
      <w:r w:rsidR="00350774">
        <w:t>La sélection de petits grains</w:t>
      </w:r>
      <w:r w:rsidR="000E1AE6">
        <w:t xml:space="preserve"> a</w:t>
      </w:r>
      <w:r w:rsidR="00350774">
        <w:t xml:space="preserve"> en revanche </w:t>
      </w:r>
      <w:r>
        <w:t xml:space="preserve">modifié significativement la </w:t>
      </w:r>
      <w:r w:rsidR="000122C6">
        <w:t>taille</w:t>
      </w:r>
      <w:r>
        <w:t xml:space="preserve"> de </w:t>
      </w:r>
      <w:r w:rsidR="00B20F8E">
        <w:t xml:space="preserve">-0.9 mm². </w:t>
      </w:r>
      <w:r w:rsidR="00056906">
        <w:t xml:space="preserve">On constate un effet similaire sur le PMG qui a été diminué de -4.4 </w:t>
      </w:r>
      <w:r w:rsidR="004D261C">
        <w:t xml:space="preserve">g </w:t>
      </w:r>
      <w:r w:rsidR="00056906">
        <w:t xml:space="preserve">par la sélection de petits grains. </w:t>
      </w:r>
    </w:p>
    <w:p w14:paraId="616C1465" w14:textId="09B8B287" w:rsidR="003301D7" w:rsidRDefault="00145372" w:rsidP="00056906">
      <w:r>
        <w:t>P</w:t>
      </w:r>
      <w:r w:rsidR="00056906">
        <w:t xml:space="preserve">our la hauteur des plantes et le taux de protéine des grains, la sélection des gros grains a eu un effet </w:t>
      </w:r>
      <w:r w:rsidR="00341D76">
        <w:t xml:space="preserve">significatif </w:t>
      </w:r>
      <w:r w:rsidR="00A2790B">
        <w:t>(hauteur = + 8.7 cm, taux de protéines des grains = -1.14</w:t>
      </w:r>
      <w:r w:rsidR="006F75AB">
        <w:t>%</w:t>
      </w:r>
      <w:r w:rsidR="00A2790B">
        <w:t xml:space="preserve">) </w:t>
      </w:r>
      <w:r w:rsidR="00056906">
        <w:t>mais pas la sélection des petits.</w:t>
      </w:r>
    </w:p>
    <w:p w14:paraId="4C61790F" w14:textId="7DF33742" w:rsidR="007D0495" w:rsidRDefault="003301D7" w:rsidP="00A2208C">
      <w:r>
        <w:lastRenderedPageBreak/>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w:t>
      </w:r>
      <w:r w:rsidR="00BC79BB">
        <w:t xml:space="preserve">Toutes les modalités de sélection ont modifié le trait dans le même sens (diminution du nombre d’épillets). </w:t>
      </w:r>
      <w:r>
        <w:t xml:space="preserve"> </w:t>
      </w:r>
    </w:p>
    <w:p w14:paraId="769BE0F9" w14:textId="77777777" w:rsidR="00B72B59" w:rsidRDefault="00B72B59" w:rsidP="00A2208C"/>
    <w:p w14:paraId="15A6A0FB" w14:textId="79721541" w:rsidR="00227D85" w:rsidRDefault="00736E11" w:rsidP="00A2208C">
      <w:r>
        <w:t>L</w:t>
      </w:r>
      <w:r w:rsidR="00C73965">
        <w:t>es héritabilités réalisées et les intensités de sélection appliquées </w:t>
      </w:r>
      <w:r w:rsidR="004D657F">
        <w:t xml:space="preserve">pour la taille des grains </w:t>
      </w:r>
      <w:r>
        <w:t xml:space="preserve">sont présentés dans le tableau 1 </w:t>
      </w:r>
      <w:r w:rsidR="00C73965">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 w:author="bienvenu" w:date="2023-09-04T18:36:00Z">
          <w:tblPr>
            <w:tblStyle w:val="Grilledutableau"/>
            <w:tblW w:w="0" w:type="auto"/>
            <w:tblLook w:val="04A0" w:firstRow="1" w:lastRow="0" w:firstColumn="1" w:lastColumn="0" w:noHBand="0" w:noVBand="1"/>
          </w:tblPr>
        </w:tblPrChange>
      </w:tblPr>
      <w:tblGrid>
        <w:gridCol w:w="2265"/>
        <w:gridCol w:w="2265"/>
        <w:gridCol w:w="2266"/>
        <w:gridCol w:w="2266"/>
        <w:tblGridChange w:id="45">
          <w:tblGrid>
            <w:gridCol w:w="2265"/>
            <w:gridCol w:w="2265"/>
            <w:gridCol w:w="2266"/>
            <w:gridCol w:w="2266"/>
          </w:tblGrid>
        </w:tblGridChange>
      </w:tblGrid>
      <w:tr w:rsidR="00757D60" w14:paraId="55E7B524" w14:textId="77777777" w:rsidTr="007E5CB5">
        <w:tc>
          <w:tcPr>
            <w:tcW w:w="2265" w:type="dxa"/>
            <w:tcBorders>
              <w:top w:val="single" w:sz="4" w:space="0" w:color="auto"/>
              <w:bottom w:val="single" w:sz="4" w:space="0" w:color="auto"/>
            </w:tcBorders>
            <w:tcPrChange w:id="46" w:author="bienvenu" w:date="2023-09-04T18:36:00Z">
              <w:tcPr>
                <w:tcW w:w="2265" w:type="dxa"/>
              </w:tcPr>
            </w:tcPrChange>
          </w:tcPr>
          <w:p w14:paraId="371F0EE3" w14:textId="77777777" w:rsidR="00757D60" w:rsidRDefault="00757D60" w:rsidP="00757D60">
            <w:pPr>
              <w:jc w:val="center"/>
            </w:pPr>
          </w:p>
        </w:tc>
        <w:tc>
          <w:tcPr>
            <w:tcW w:w="2265" w:type="dxa"/>
            <w:tcBorders>
              <w:top w:val="single" w:sz="4" w:space="0" w:color="auto"/>
              <w:bottom w:val="single" w:sz="4" w:space="0" w:color="auto"/>
            </w:tcBorders>
            <w:tcPrChange w:id="47" w:author="bienvenu" w:date="2023-09-04T18:36:00Z">
              <w:tcPr>
                <w:tcW w:w="2265" w:type="dxa"/>
              </w:tcPr>
            </w:tcPrChange>
          </w:tcPr>
          <w:p w14:paraId="3D8AE9F7" w14:textId="48F2551E" w:rsidR="00757D60" w:rsidRDefault="00757D60" w:rsidP="00757D60">
            <w:pPr>
              <w:jc w:val="center"/>
            </w:pPr>
            <w:r>
              <w:t>PETIT</w:t>
            </w:r>
          </w:p>
        </w:tc>
        <w:tc>
          <w:tcPr>
            <w:tcW w:w="2266" w:type="dxa"/>
            <w:tcBorders>
              <w:top w:val="single" w:sz="4" w:space="0" w:color="auto"/>
              <w:bottom w:val="single" w:sz="4" w:space="0" w:color="auto"/>
            </w:tcBorders>
            <w:tcPrChange w:id="48" w:author="bienvenu" w:date="2023-09-04T18:36:00Z">
              <w:tcPr>
                <w:tcW w:w="2266" w:type="dxa"/>
              </w:tcPr>
            </w:tcPrChange>
          </w:tcPr>
          <w:p w14:paraId="153E77DC" w14:textId="53273EFB" w:rsidR="00757D60" w:rsidRDefault="00757D60" w:rsidP="00757D60">
            <w:pPr>
              <w:jc w:val="center"/>
            </w:pPr>
            <w:r>
              <w:t>MOYEN</w:t>
            </w:r>
          </w:p>
        </w:tc>
        <w:tc>
          <w:tcPr>
            <w:tcW w:w="2266" w:type="dxa"/>
            <w:tcBorders>
              <w:top w:val="single" w:sz="4" w:space="0" w:color="auto"/>
              <w:bottom w:val="single" w:sz="4" w:space="0" w:color="auto"/>
            </w:tcBorders>
            <w:tcPrChange w:id="49" w:author="bienvenu" w:date="2023-09-04T18:36:00Z">
              <w:tcPr>
                <w:tcW w:w="2266" w:type="dxa"/>
              </w:tcPr>
            </w:tcPrChange>
          </w:tcPr>
          <w:p w14:paraId="1888DF35" w14:textId="01A02CF3" w:rsidR="00757D60" w:rsidRDefault="00757D60" w:rsidP="00757D60">
            <w:pPr>
              <w:jc w:val="center"/>
            </w:pPr>
            <w:r>
              <w:t>GROS</w:t>
            </w:r>
          </w:p>
        </w:tc>
      </w:tr>
      <w:tr w:rsidR="00757D60" w14:paraId="1F9A5962" w14:textId="77777777" w:rsidTr="007E5CB5">
        <w:tc>
          <w:tcPr>
            <w:tcW w:w="2265" w:type="dxa"/>
            <w:tcBorders>
              <w:top w:val="single" w:sz="4" w:space="0" w:color="auto"/>
            </w:tcBorders>
            <w:tcPrChange w:id="50" w:author="bienvenu" w:date="2023-09-04T18:36:00Z">
              <w:tcPr>
                <w:tcW w:w="2265" w:type="dxa"/>
              </w:tcPr>
            </w:tcPrChange>
          </w:tcPr>
          <w:p w14:paraId="351D0B75" w14:textId="71D1CB8F" w:rsidR="00757D60" w:rsidRDefault="00757D60" w:rsidP="007E5CB5">
            <w:pPr>
              <w:jc w:val="center"/>
              <w:pPrChange w:id="51" w:author="bienvenu" w:date="2023-09-04T18:37:00Z">
                <w:pPr>
                  <w:jc w:val="center"/>
                </w:pPr>
              </w:pPrChange>
            </w:pPr>
            <w:r>
              <w:t>Intensité de sélection</w:t>
            </w:r>
            <w:r w:rsidR="00BC79BB">
              <w:t xml:space="preserve"> </w:t>
            </w:r>
            <w:del w:id="52" w:author="bienvenu" w:date="2023-09-04T18:37:00Z">
              <w:r w:rsidR="00BC79BB" w:rsidDel="007E5CB5">
                <w:delText>(en unité d’écart-type)</w:delText>
              </w:r>
            </w:del>
          </w:p>
        </w:tc>
        <w:tc>
          <w:tcPr>
            <w:tcW w:w="2265" w:type="dxa"/>
            <w:tcBorders>
              <w:top w:val="single" w:sz="4" w:space="0" w:color="auto"/>
            </w:tcBorders>
            <w:tcPrChange w:id="53" w:author="bienvenu" w:date="2023-09-04T18:36:00Z">
              <w:tcPr>
                <w:tcW w:w="2265" w:type="dxa"/>
              </w:tcPr>
            </w:tcPrChange>
          </w:tcPr>
          <w:p w14:paraId="364D5821" w14:textId="7B1F8604" w:rsidR="00757D60" w:rsidRDefault="003B4D11" w:rsidP="00757D60">
            <w:pPr>
              <w:jc w:val="center"/>
            </w:pPr>
            <w:r>
              <w:t>-1.16</w:t>
            </w:r>
          </w:p>
        </w:tc>
        <w:tc>
          <w:tcPr>
            <w:tcW w:w="2266" w:type="dxa"/>
            <w:tcBorders>
              <w:top w:val="single" w:sz="4" w:space="0" w:color="auto"/>
            </w:tcBorders>
            <w:tcPrChange w:id="54" w:author="bienvenu" w:date="2023-09-04T18:36:00Z">
              <w:tcPr>
                <w:tcW w:w="2266" w:type="dxa"/>
              </w:tcPr>
            </w:tcPrChange>
          </w:tcPr>
          <w:p w14:paraId="503AAE8C" w14:textId="31510CAE" w:rsidR="00757D60" w:rsidRDefault="003B4D11" w:rsidP="00757D60">
            <w:pPr>
              <w:jc w:val="center"/>
            </w:pPr>
            <w:r>
              <w:t>-0.11</w:t>
            </w:r>
          </w:p>
        </w:tc>
        <w:tc>
          <w:tcPr>
            <w:tcW w:w="2266" w:type="dxa"/>
            <w:tcBorders>
              <w:top w:val="single" w:sz="4" w:space="0" w:color="auto"/>
            </w:tcBorders>
            <w:tcPrChange w:id="55" w:author="bienvenu" w:date="2023-09-04T18:36:00Z">
              <w:tcPr>
                <w:tcW w:w="2266" w:type="dxa"/>
              </w:tcPr>
            </w:tcPrChange>
          </w:tcPr>
          <w:p w14:paraId="7647126A" w14:textId="39F271A2" w:rsidR="00757D60" w:rsidRDefault="003B4D11" w:rsidP="00757D60">
            <w:pPr>
              <w:jc w:val="center"/>
            </w:pPr>
            <w:r>
              <w:t>1.03</w:t>
            </w:r>
          </w:p>
        </w:tc>
      </w:tr>
      <w:tr w:rsidR="00294097" w14:paraId="74A54ED5" w14:textId="77777777" w:rsidTr="007E5CB5">
        <w:trPr>
          <w:ins w:id="56" w:author="bienvenu" w:date="2023-09-04T18:34:00Z"/>
        </w:trPr>
        <w:tc>
          <w:tcPr>
            <w:tcW w:w="2265" w:type="dxa"/>
            <w:tcPrChange w:id="57" w:author="bienvenu" w:date="2023-09-04T18:35:00Z">
              <w:tcPr>
                <w:tcW w:w="2265" w:type="dxa"/>
              </w:tcPr>
            </w:tcPrChange>
          </w:tcPr>
          <w:p w14:paraId="23C5DC23" w14:textId="5D5C93CD" w:rsidR="00294097" w:rsidRDefault="00294097" w:rsidP="00294097">
            <w:pPr>
              <w:rPr>
                <w:ins w:id="58" w:author="bienvenu" w:date="2023-09-04T18:34:00Z"/>
              </w:rPr>
              <w:pPrChange w:id="59" w:author="bienvenu" w:date="2023-09-04T18:34:00Z">
                <w:pPr>
                  <w:jc w:val="center"/>
                </w:pPr>
              </w:pPrChange>
            </w:pPr>
            <w:ins w:id="60" w:author="bienvenu" w:date="2023-09-04T18:34:00Z">
              <w:r>
                <w:t>S en mm²</w:t>
              </w:r>
            </w:ins>
          </w:p>
        </w:tc>
        <w:tc>
          <w:tcPr>
            <w:tcW w:w="2265" w:type="dxa"/>
            <w:tcPrChange w:id="61" w:author="bienvenu" w:date="2023-09-04T18:35:00Z">
              <w:tcPr>
                <w:tcW w:w="2265" w:type="dxa"/>
              </w:tcPr>
            </w:tcPrChange>
          </w:tcPr>
          <w:p w14:paraId="789AF770" w14:textId="77777777" w:rsidR="00294097" w:rsidRDefault="00294097" w:rsidP="00757D60">
            <w:pPr>
              <w:jc w:val="center"/>
              <w:rPr>
                <w:ins w:id="62" w:author="bienvenu" w:date="2023-09-04T18:34:00Z"/>
              </w:rPr>
            </w:pPr>
          </w:p>
        </w:tc>
        <w:tc>
          <w:tcPr>
            <w:tcW w:w="2266" w:type="dxa"/>
            <w:tcPrChange w:id="63" w:author="bienvenu" w:date="2023-09-04T18:35:00Z">
              <w:tcPr>
                <w:tcW w:w="2266" w:type="dxa"/>
              </w:tcPr>
            </w:tcPrChange>
          </w:tcPr>
          <w:p w14:paraId="6C1383E3" w14:textId="77777777" w:rsidR="00294097" w:rsidRDefault="00294097" w:rsidP="00757D60">
            <w:pPr>
              <w:jc w:val="center"/>
              <w:rPr>
                <w:ins w:id="64" w:author="bienvenu" w:date="2023-09-04T18:34:00Z"/>
              </w:rPr>
            </w:pPr>
          </w:p>
        </w:tc>
        <w:tc>
          <w:tcPr>
            <w:tcW w:w="2266" w:type="dxa"/>
            <w:tcPrChange w:id="65" w:author="bienvenu" w:date="2023-09-04T18:35:00Z">
              <w:tcPr>
                <w:tcW w:w="2266" w:type="dxa"/>
              </w:tcPr>
            </w:tcPrChange>
          </w:tcPr>
          <w:p w14:paraId="43B79393" w14:textId="77777777" w:rsidR="00294097" w:rsidRDefault="00294097" w:rsidP="00757D60">
            <w:pPr>
              <w:jc w:val="center"/>
              <w:rPr>
                <w:ins w:id="66" w:author="bienvenu" w:date="2023-09-04T18:34:00Z"/>
              </w:rPr>
            </w:pPr>
          </w:p>
        </w:tc>
      </w:tr>
      <w:tr w:rsidR="00294097" w14:paraId="52771DB5" w14:textId="77777777" w:rsidTr="007E5CB5">
        <w:trPr>
          <w:ins w:id="67" w:author="bienvenu" w:date="2023-09-04T18:34:00Z"/>
        </w:trPr>
        <w:tc>
          <w:tcPr>
            <w:tcW w:w="2265" w:type="dxa"/>
            <w:tcPrChange w:id="68" w:author="bienvenu" w:date="2023-09-04T18:36:00Z">
              <w:tcPr>
                <w:tcW w:w="2265" w:type="dxa"/>
              </w:tcPr>
            </w:tcPrChange>
          </w:tcPr>
          <w:p w14:paraId="558A6BED" w14:textId="6408791A" w:rsidR="00294097" w:rsidRDefault="00294097" w:rsidP="00294097">
            <w:pPr>
              <w:jc w:val="center"/>
              <w:rPr>
                <w:ins w:id="69" w:author="bienvenu" w:date="2023-09-04T18:34:00Z"/>
              </w:rPr>
            </w:pPr>
            <w:ins w:id="70" w:author="bienvenu" w:date="2023-09-04T18:34:00Z">
              <w:r>
                <w:t>R</w:t>
              </w:r>
              <w:r w:rsidR="007E5CB5">
                <w:t xml:space="preserve"> (mm²)</w:t>
              </w:r>
            </w:ins>
          </w:p>
        </w:tc>
        <w:tc>
          <w:tcPr>
            <w:tcW w:w="2265" w:type="dxa"/>
            <w:tcPrChange w:id="71" w:author="bienvenu" w:date="2023-09-04T18:36:00Z">
              <w:tcPr>
                <w:tcW w:w="2265" w:type="dxa"/>
              </w:tcPr>
            </w:tcPrChange>
          </w:tcPr>
          <w:p w14:paraId="3A5B3D76" w14:textId="013306F1" w:rsidR="00294097" w:rsidRDefault="00294097" w:rsidP="007E5CB5">
            <w:pPr>
              <w:jc w:val="center"/>
              <w:rPr>
                <w:ins w:id="72" w:author="bienvenu" w:date="2023-09-04T18:34:00Z"/>
              </w:rPr>
              <w:pPrChange w:id="73" w:author="bienvenu" w:date="2023-09-04T18:36:00Z">
                <w:pPr>
                  <w:jc w:val="center"/>
                </w:pPr>
              </w:pPrChange>
            </w:pPr>
            <w:ins w:id="74" w:author="bienvenu" w:date="2023-09-04T18:34:00Z">
              <w:r>
                <w:t xml:space="preserve">-0.9 </w:t>
              </w:r>
            </w:ins>
          </w:p>
        </w:tc>
        <w:tc>
          <w:tcPr>
            <w:tcW w:w="2266" w:type="dxa"/>
            <w:tcPrChange w:id="75" w:author="bienvenu" w:date="2023-09-04T18:36:00Z">
              <w:tcPr>
                <w:tcW w:w="2266" w:type="dxa"/>
              </w:tcPr>
            </w:tcPrChange>
          </w:tcPr>
          <w:p w14:paraId="5951B3F4" w14:textId="379C9813" w:rsidR="00294097" w:rsidRDefault="00294097" w:rsidP="007E5CB5">
            <w:pPr>
              <w:jc w:val="center"/>
              <w:rPr>
                <w:ins w:id="76" w:author="bienvenu" w:date="2023-09-04T18:34:00Z"/>
              </w:rPr>
              <w:pPrChange w:id="77" w:author="bienvenu" w:date="2023-09-04T18:36:00Z">
                <w:pPr>
                  <w:jc w:val="center"/>
                </w:pPr>
              </w:pPrChange>
            </w:pPr>
            <w:ins w:id="78" w:author="bienvenu" w:date="2023-09-04T18:34:00Z">
              <w:r>
                <w:t>-0.5 ²</w:t>
              </w:r>
            </w:ins>
          </w:p>
        </w:tc>
        <w:tc>
          <w:tcPr>
            <w:tcW w:w="2266" w:type="dxa"/>
            <w:tcPrChange w:id="79" w:author="bienvenu" w:date="2023-09-04T18:36:00Z">
              <w:tcPr>
                <w:tcW w:w="2266" w:type="dxa"/>
              </w:tcPr>
            </w:tcPrChange>
          </w:tcPr>
          <w:p w14:paraId="2E717A8C" w14:textId="6E9D7299" w:rsidR="00294097" w:rsidRDefault="00294097" w:rsidP="007E5CB5">
            <w:pPr>
              <w:jc w:val="center"/>
              <w:rPr>
                <w:ins w:id="80" w:author="bienvenu" w:date="2023-09-04T18:34:00Z"/>
              </w:rPr>
              <w:pPrChange w:id="81" w:author="bienvenu" w:date="2023-09-04T18:36:00Z">
                <w:pPr>
                  <w:jc w:val="center"/>
                </w:pPr>
              </w:pPrChange>
            </w:pPr>
            <w:ins w:id="82" w:author="bienvenu" w:date="2023-09-04T18:34:00Z">
              <w:r>
                <w:t>-</w:t>
              </w:r>
              <w:r w:rsidR="007E5CB5">
                <w:t>0.08</w:t>
              </w:r>
            </w:ins>
          </w:p>
        </w:tc>
      </w:tr>
      <w:tr w:rsidR="00294097" w14:paraId="306DAB01" w14:textId="77777777" w:rsidTr="007E5CB5">
        <w:tc>
          <w:tcPr>
            <w:tcW w:w="2265" w:type="dxa"/>
            <w:tcBorders>
              <w:bottom w:val="single" w:sz="4" w:space="0" w:color="auto"/>
            </w:tcBorders>
            <w:tcPrChange w:id="83" w:author="bienvenu" w:date="2023-09-04T18:36:00Z">
              <w:tcPr>
                <w:tcW w:w="2265" w:type="dxa"/>
              </w:tcPr>
            </w:tcPrChange>
          </w:tcPr>
          <w:p w14:paraId="7F63B53A" w14:textId="6A1446CF" w:rsidR="00294097" w:rsidRDefault="00294097" w:rsidP="00294097">
            <w:pPr>
              <w:jc w:val="center"/>
            </w:pPr>
            <w:r>
              <w:t>H² réalisé</w:t>
            </w:r>
          </w:p>
        </w:tc>
        <w:tc>
          <w:tcPr>
            <w:tcW w:w="2265" w:type="dxa"/>
            <w:tcBorders>
              <w:bottom w:val="single" w:sz="4" w:space="0" w:color="auto"/>
            </w:tcBorders>
            <w:tcPrChange w:id="84" w:author="bienvenu" w:date="2023-09-04T18:36:00Z">
              <w:tcPr>
                <w:tcW w:w="2265" w:type="dxa"/>
              </w:tcPr>
            </w:tcPrChange>
          </w:tcPr>
          <w:p w14:paraId="2F2C6DDA" w14:textId="3E4AD61D" w:rsidR="00294097" w:rsidRDefault="00294097" w:rsidP="00294097">
            <w:pPr>
              <w:jc w:val="center"/>
            </w:pPr>
            <w:r>
              <w:t>0.17</w:t>
            </w:r>
          </w:p>
        </w:tc>
        <w:tc>
          <w:tcPr>
            <w:tcW w:w="2266" w:type="dxa"/>
            <w:tcBorders>
              <w:bottom w:val="single" w:sz="4" w:space="0" w:color="auto"/>
            </w:tcBorders>
            <w:tcPrChange w:id="85" w:author="bienvenu" w:date="2023-09-04T18:36:00Z">
              <w:tcPr>
                <w:tcW w:w="2266" w:type="dxa"/>
              </w:tcPr>
            </w:tcPrChange>
          </w:tcPr>
          <w:p w14:paraId="567F20BB" w14:textId="3E3C676A" w:rsidR="00294097" w:rsidRDefault="00294097" w:rsidP="00294097">
            <w:pPr>
              <w:jc w:val="center"/>
            </w:pPr>
            <w:r>
              <w:t>0.36</w:t>
            </w:r>
          </w:p>
        </w:tc>
        <w:tc>
          <w:tcPr>
            <w:tcW w:w="2266" w:type="dxa"/>
            <w:tcBorders>
              <w:bottom w:val="single" w:sz="4" w:space="0" w:color="auto"/>
            </w:tcBorders>
            <w:tcPrChange w:id="86" w:author="bienvenu" w:date="2023-09-04T18:36:00Z">
              <w:tcPr>
                <w:tcW w:w="2266" w:type="dxa"/>
              </w:tcPr>
            </w:tcPrChange>
          </w:tcPr>
          <w:p w14:paraId="66178C49" w14:textId="5965F3C3" w:rsidR="00294097" w:rsidRDefault="00294097" w:rsidP="00294097">
            <w:pPr>
              <w:keepNext/>
              <w:jc w:val="center"/>
            </w:pPr>
            <w:r>
              <w:t>-0.004</w:t>
            </w:r>
          </w:p>
        </w:tc>
      </w:tr>
      <w:tr w:rsidR="00294097" w14:paraId="52207B87" w14:textId="77777777" w:rsidTr="007E5CB5">
        <w:tc>
          <w:tcPr>
            <w:tcW w:w="2265" w:type="dxa"/>
            <w:tcBorders>
              <w:top w:val="single" w:sz="4" w:space="0" w:color="auto"/>
            </w:tcBorders>
            <w:tcPrChange w:id="87" w:author="bienvenu" w:date="2023-09-04T18:36:00Z">
              <w:tcPr>
                <w:tcW w:w="2265" w:type="dxa"/>
              </w:tcPr>
            </w:tcPrChange>
          </w:tcPr>
          <w:p w14:paraId="7694FB90" w14:textId="5C597DFF" w:rsidR="00294097" w:rsidRDefault="00294097" w:rsidP="00294097">
            <w:pPr>
              <w:jc w:val="center"/>
            </w:pPr>
            <w:del w:id="88" w:author="bienvenu" w:date="2023-09-04T18:34:00Z">
              <w:r w:rsidDel="00294097">
                <w:delText>R</w:delText>
              </w:r>
            </w:del>
          </w:p>
        </w:tc>
        <w:tc>
          <w:tcPr>
            <w:tcW w:w="2265" w:type="dxa"/>
            <w:tcBorders>
              <w:top w:val="single" w:sz="4" w:space="0" w:color="auto"/>
            </w:tcBorders>
            <w:tcPrChange w:id="89" w:author="bienvenu" w:date="2023-09-04T18:36:00Z">
              <w:tcPr>
                <w:tcW w:w="2265" w:type="dxa"/>
              </w:tcPr>
            </w:tcPrChange>
          </w:tcPr>
          <w:p w14:paraId="4C83C52A" w14:textId="266719E7" w:rsidR="00294097" w:rsidRDefault="00294097" w:rsidP="00294097">
            <w:pPr>
              <w:jc w:val="center"/>
            </w:pPr>
            <w:del w:id="90" w:author="bienvenu" w:date="2023-09-04T18:34:00Z">
              <w:r w:rsidDel="00294097">
                <w:delText>-0.9 mm²</w:delText>
              </w:r>
            </w:del>
          </w:p>
        </w:tc>
        <w:tc>
          <w:tcPr>
            <w:tcW w:w="2266" w:type="dxa"/>
            <w:tcBorders>
              <w:top w:val="single" w:sz="4" w:space="0" w:color="auto"/>
            </w:tcBorders>
            <w:tcPrChange w:id="91" w:author="bienvenu" w:date="2023-09-04T18:36:00Z">
              <w:tcPr>
                <w:tcW w:w="2266" w:type="dxa"/>
              </w:tcPr>
            </w:tcPrChange>
          </w:tcPr>
          <w:p w14:paraId="762FADDA" w14:textId="2E524D2A" w:rsidR="00294097" w:rsidRDefault="00294097" w:rsidP="00294097">
            <w:pPr>
              <w:jc w:val="center"/>
            </w:pPr>
            <w:del w:id="92" w:author="bienvenu" w:date="2023-09-04T18:34:00Z">
              <w:r w:rsidDel="00294097">
                <w:delText>-0.5 mm²</w:delText>
              </w:r>
            </w:del>
          </w:p>
        </w:tc>
        <w:tc>
          <w:tcPr>
            <w:tcW w:w="2266" w:type="dxa"/>
            <w:tcBorders>
              <w:top w:val="single" w:sz="4" w:space="0" w:color="auto"/>
            </w:tcBorders>
            <w:tcPrChange w:id="93" w:author="bienvenu" w:date="2023-09-04T18:36:00Z">
              <w:tcPr>
                <w:tcW w:w="2266" w:type="dxa"/>
              </w:tcPr>
            </w:tcPrChange>
          </w:tcPr>
          <w:p w14:paraId="1E2D7CFB" w14:textId="72A7E6E8" w:rsidR="00294097" w:rsidRDefault="00294097" w:rsidP="00294097">
            <w:pPr>
              <w:keepNext/>
              <w:jc w:val="center"/>
            </w:pPr>
            <w:del w:id="94" w:author="bienvenu" w:date="2023-09-04T18:34:00Z">
              <w:r w:rsidDel="00294097">
                <w:delText>-0.08 mm²</w:delText>
              </w:r>
            </w:del>
          </w:p>
        </w:tc>
      </w:tr>
    </w:tbl>
    <w:p w14:paraId="51FEA6D7" w14:textId="20C250C6" w:rsidR="007E5CB5" w:rsidRDefault="00785D88" w:rsidP="00785D88">
      <w:pPr>
        <w:spacing w:line="240" w:lineRule="auto"/>
        <w:rPr>
          <w:ins w:id="95" w:author="bienvenu" w:date="2023-09-04T18:37:00Z"/>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xml:space="preserve"> : Héritabilités </w:t>
      </w:r>
      <w:r w:rsidR="001D1D51">
        <w:rPr>
          <w:b/>
          <w:i/>
        </w:rPr>
        <w:t>et progrès réalisé</w:t>
      </w:r>
      <w:r>
        <w:rPr>
          <w:b/>
          <w:i/>
        </w:rPr>
        <w:t>s</w:t>
      </w:r>
      <w:r w:rsidR="001D1D51">
        <w:rPr>
          <w:b/>
          <w:i/>
        </w:rPr>
        <w:t xml:space="preserve">, </w:t>
      </w:r>
      <w:r>
        <w:rPr>
          <w:b/>
          <w:i/>
        </w:rPr>
        <w:t>et intensités de sélection appliquées lors de la sélection s</w:t>
      </w:r>
      <w:r w:rsidR="00134905">
        <w:rPr>
          <w:b/>
          <w:i/>
        </w:rPr>
        <w:t>ur la taille des grains par tamisage</w:t>
      </w:r>
      <w:ins w:id="96" w:author="bienvenu" w:date="2023-09-04T18:37:00Z">
        <w:r w:rsidR="007E5CB5">
          <w:rPr>
            <w:b/>
            <w:i/>
          </w:rPr>
          <w:t xml:space="preserve"> dans le dispositif in vivo</w:t>
        </w:r>
      </w:ins>
    </w:p>
    <w:p w14:paraId="3BA60ABB" w14:textId="4A985B98" w:rsidR="00785D88" w:rsidDel="007E5CB5" w:rsidRDefault="00785D88" w:rsidP="00785D88">
      <w:pPr>
        <w:spacing w:line="240" w:lineRule="auto"/>
        <w:rPr>
          <w:del w:id="97" w:author="bienvenu" w:date="2023-09-04T18:37:00Z"/>
          <w:b/>
          <w:i/>
        </w:rPr>
      </w:pPr>
      <w:del w:id="98" w:author="bienvenu" w:date="2023-09-04T18:37:00Z">
        <w:r w:rsidDel="007E5CB5">
          <w:rPr>
            <w:b/>
            <w:i/>
          </w:rPr>
          <w:delText>.</w:delText>
        </w:r>
      </w:del>
      <w:ins w:id="99" w:author="bienvenu" w:date="2023-09-04T18:37:00Z">
        <w:r w:rsidR="007E5CB5" w:rsidDel="007E5CB5">
          <w:rPr>
            <w:b/>
            <w:i/>
          </w:rPr>
          <w:t xml:space="preserve"> </w:t>
        </w:r>
      </w:ins>
    </w:p>
    <w:p w14:paraId="6821F882" w14:textId="19925690"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sidR="00C37F83">
        <w:rPr>
          <w:i/>
        </w:rPr>
        <w:t xml:space="preserve"> pour </w:t>
      </w:r>
      <w:r>
        <w:rPr>
          <w:i/>
        </w:rPr>
        <w:t>calculer les différentiel</w:t>
      </w:r>
      <w:r w:rsidR="00C37F83">
        <w:rPr>
          <w:i/>
        </w:rPr>
        <w:t>le</w:t>
      </w:r>
      <w:r>
        <w:rPr>
          <w:i/>
        </w:rPr>
        <w:t>s de sélection pour chaque modalité (moyenne de la taille des grains dans la modalité – moyenne de la taille des grains non sélectionnés). Les intensités de sélection ont été calculées en divisant l</w:t>
      </w:r>
      <w:r w:rsidR="00FB2245">
        <w:rPr>
          <w:i/>
        </w:rPr>
        <w:t>a</w:t>
      </w:r>
      <w:r>
        <w:rPr>
          <w:i/>
        </w:rPr>
        <w:t xml:space="preserve"> </w:t>
      </w:r>
      <w:r w:rsidR="00727963">
        <w:rPr>
          <w:i/>
        </w:rPr>
        <w:t>différentiel</w:t>
      </w:r>
      <w:r w:rsidR="00FB2245">
        <w:rPr>
          <w:i/>
        </w:rPr>
        <w:t>le</w:t>
      </w:r>
      <w:r w:rsidR="00727963">
        <w:rPr>
          <w:i/>
        </w:rPr>
        <w:t xml:space="preserve"> de sélection par</w:t>
      </w:r>
      <w:r>
        <w:rPr>
          <w:i/>
        </w:rPr>
        <w:t xml:space="preserve"> l’écart-type de la taille des grains de la population </w:t>
      </w:r>
      <w:r w:rsidR="00FB2245">
        <w:rPr>
          <w:i/>
        </w:rPr>
        <w:t>de référence</w:t>
      </w:r>
      <w:r>
        <w:rPr>
          <w:i/>
        </w:rPr>
        <w:t xml:space="preserve">. Les héritabilités ont été calculées en divisant le progrès estimé par le différentiel de sélection calculé pour chaque modalité. </w:t>
      </w:r>
      <w:r w:rsidR="00FB2245">
        <w:rPr>
          <w:i/>
        </w:rPr>
        <w:t>Les progrès ont été calculés avec un modèle statistique (cf paragraphe 2.4).</w:t>
      </w:r>
    </w:p>
    <w:p w14:paraId="268404E5" w14:textId="77777777" w:rsidR="00785D88" w:rsidRDefault="00785D88" w:rsidP="00A2208C"/>
    <w:p w14:paraId="4B7159BA" w14:textId="32AE4619" w:rsidR="00B24AD9" w:rsidRDefault="00C00891" w:rsidP="00A2208C">
      <w:r>
        <w:t>L</w:t>
      </w:r>
      <w:r w:rsidR="006006BF">
        <w:t xml:space="preserve">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w:t>
      </w:r>
      <w:r w:rsidR="001B12F0">
        <w:t>ait fonctionné</w:t>
      </w:r>
      <w:r w:rsidR="00AC3BB6">
        <w:t xml:space="preserve"> pour réduire la taille du grain mais pas pour l’augmenter. </w:t>
      </w:r>
      <w:r w:rsidR="002A3FAE">
        <w:t xml:space="preserve"> </w:t>
      </w:r>
    </w:p>
    <w:p w14:paraId="492FB8A1" w14:textId="42B87BA0" w:rsidR="00C331C8" w:rsidRDefault="00C331C8" w:rsidP="00A2208C"/>
    <w:p w14:paraId="3A6B8A75" w14:textId="02938F32" w:rsidR="00B24CCA" w:rsidRDefault="00146F50" w:rsidP="00B24CCA">
      <w:pPr>
        <w:pStyle w:val="Titre3"/>
      </w:pPr>
      <w:bookmarkStart w:id="100" w:name="_Toc144738600"/>
      <w:r>
        <w:t>Résultats pour la s</w:t>
      </w:r>
      <w:r w:rsidR="00B24CCA">
        <w:t>élection in silico</w:t>
      </w:r>
      <w:bookmarkEnd w:id="100"/>
      <w:ins w:id="101" w:author="bienvenu" w:date="2023-09-04T18:56:00Z">
        <w:r w:rsidR="00A4245B">
          <w:t xml:space="preserve">(debrouile toi) </w:t>
        </w:r>
      </w:ins>
    </w:p>
    <w:p w14:paraId="737E6038" w14:textId="1C1BD383" w:rsidR="002F7C5C" w:rsidRDefault="003A3440" w:rsidP="00A2208C">
      <w:r>
        <w:t>L’héritabilité de chaque trait</w:t>
      </w:r>
      <w:r w:rsidR="0023207C">
        <w:t xml:space="preserve"> </w:t>
      </w:r>
      <w:r>
        <w:t xml:space="preserve">a été calculée </w:t>
      </w:r>
      <w:r w:rsidRPr="007E5CB5">
        <w:rPr>
          <w:highlight w:val="yellow"/>
          <w:rPrChange w:id="102" w:author="bienvenu" w:date="2023-09-04T18:40:00Z">
            <w:rPr/>
          </w:rPrChange>
        </w:rPr>
        <w:t>pour voir s’ils avaient une base génétique et pouvaient répondre à une sélection</w:t>
      </w:r>
      <w:r w:rsidR="005C5671">
        <w:t xml:space="preserve"> (tableau 2)</w:t>
      </w:r>
      <w:r w:rsidR="0023207C">
        <w:t>.</w:t>
      </w:r>
      <w:r w:rsidR="00B06799">
        <w:t xml:space="preserve"> Le PMG et la taille des grains ont des héritabilités non nulles et devraient répondre à la sélection sur la taille des grains. </w:t>
      </w: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Pr="007E5CB5" w:rsidRDefault="00E74EC1" w:rsidP="00D32606">
            <w:pPr>
              <w:jc w:val="center"/>
              <w:rPr>
                <w:highlight w:val="yellow"/>
                <w:rPrChange w:id="103" w:author="bienvenu" w:date="2023-09-04T18:44:00Z">
                  <w:rPr/>
                </w:rPrChange>
              </w:rPr>
            </w:pPr>
            <w:r w:rsidRPr="007E5CB5">
              <w:rPr>
                <w:highlight w:val="yellow"/>
                <w:rPrChange w:id="104" w:author="bienvenu" w:date="2023-09-04T18:44:00Z">
                  <w:rPr/>
                </w:rPrChange>
              </w:rPr>
              <w:t>PMG</w:t>
            </w:r>
          </w:p>
        </w:tc>
        <w:tc>
          <w:tcPr>
            <w:tcW w:w="906" w:type="dxa"/>
          </w:tcPr>
          <w:p w14:paraId="6C99D1A4" w14:textId="77777777" w:rsidR="00E74EC1" w:rsidRPr="005F3CE6" w:rsidRDefault="00E74EC1" w:rsidP="00D32606">
            <w:pPr>
              <w:jc w:val="center"/>
              <w:rPr>
                <w:highlight w:val="green"/>
                <w:rPrChange w:id="105" w:author="bienvenu" w:date="2023-09-04T18:45:00Z">
                  <w:rPr/>
                </w:rPrChange>
              </w:rPr>
            </w:pPr>
            <w:r w:rsidRPr="005F3CE6">
              <w:rPr>
                <w:highlight w:val="green"/>
                <w:rPrChange w:id="106" w:author="bienvenu" w:date="2023-09-04T18:45:00Z">
                  <w:rPr/>
                </w:rPrChange>
              </w:rP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r>
              <w:t>NbEP</w:t>
            </w:r>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6F52720E" w:rsidR="00E74EC1" w:rsidRPr="007E5CB5" w:rsidRDefault="00C44DED" w:rsidP="00D32606">
            <w:pPr>
              <w:jc w:val="center"/>
              <w:rPr>
                <w:highlight w:val="yellow"/>
                <w:rPrChange w:id="107" w:author="bienvenu" w:date="2023-09-04T18:44:00Z">
                  <w:rPr/>
                </w:rPrChange>
              </w:rPr>
            </w:pPr>
            <w:r w:rsidRPr="007E5CB5">
              <w:rPr>
                <w:highlight w:val="yellow"/>
                <w:rPrChange w:id="108" w:author="bienvenu" w:date="2023-09-04T18:44:00Z">
                  <w:rPr/>
                </w:rPrChange>
              </w:rPr>
              <w:t>0.17</w:t>
            </w:r>
          </w:p>
        </w:tc>
        <w:tc>
          <w:tcPr>
            <w:tcW w:w="906" w:type="dxa"/>
          </w:tcPr>
          <w:p w14:paraId="3D08E18A" w14:textId="78650691" w:rsidR="00E74EC1" w:rsidRPr="005F3CE6" w:rsidRDefault="00E24391" w:rsidP="00D32606">
            <w:pPr>
              <w:jc w:val="center"/>
              <w:rPr>
                <w:highlight w:val="green"/>
                <w:rPrChange w:id="109" w:author="bienvenu" w:date="2023-09-04T18:45:00Z">
                  <w:rPr/>
                </w:rPrChange>
              </w:rPr>
            </w:pPr>
            <w:r w:rsidRPr="005F3CE6">
              <w:rPr>
                <w:highlight w:val="green"/>
                <w:rPrChange w:id="110" w:author="bienvenu" w:date="2023-09-04T18:45:00Z">
                  <w:rPr/>
                </w:rPrChange>
              </w:rPr>
              <w:t>0.13</w:t>
            </w:r>
          </w:p>
        </w:tc>
        <w:tc>
          <w:tcPr>
            <w:tcW w:w="906" w:type="dxa"/>
          </w:tcPr>
          <w:p w14:paraId="18C14B6B" w14:textId="244EA412" w:rsidR="00E74EC1" w:rsidRDefault="00E24391" w:rsidP="00D32606">
            <w:pPr>
              <w:jc w:val="center"/>
            </w:pPr>
            <w:r>
              <w:t>0.1</w:t>
            </w:r>
          </w:p>
        </w:tc>
        <w:tc>
          <w:tcPr>
            <w:tcW w:w="906" w:type="dxa"/>
          </w:tcPr>
          <w:p w14:paraId="4A770B02" w14:textId="678B0E57" w:rsidR="00E74EC1" w:rsidRDefault="00E24391" w:rsidP="00D32606">
            <w:pPr>
              <w:jc w:val="center"/>
            </w:pPr>
            <w:r>
              <w:t>0.1</w:t>
            </w:r>
          </w:p>
        </w:tc>
        <w:tc>
          <w:tcPr>
            <w:tcW w:w="906" w:type="dxa"/>
          </w:tcPr>
          <w:p w14:paraId="53EE1BF9" w14:textId="6DCCC750" w:rsidR="00E74EC1" w:rsidRDefault="007524C7" w:rsidP="00D32606">
            <w:pPr>
              <w:jc w:val="center"/>
            </w:pPr>
            <w:r>
              <w:t>0.</w:t>
            </w:r>
            <w:r w:rsidR="00C44DED">
              <w:t>04</w:t>
            </w:r>
          </w:p>
        </w:tc>
        <w:tc>
          <w:tcPr>
            <w:tcW w:w="906" w:type="dxa"/>
          </w:tcPr>
          <w:p w14:paraId="70B40DE6" w14:textId="26CBD43B" w:rsidR="00E74EC1" w:rsidRDefault="00C44DED" w:rsidP="00D32606">
            <w:pPr>
              <w:jc w:val="center"/>
            </w:pPr>
            <w:r>
              <w:t>0.05</w:t>
            </w:r>
          </w:p>
        </w:tc>
        <w:tc>
          <w:tcPr>
            <w:tcW w:w="906" w:type="dxa"/>
          </w:tcPr>
          <w:p w14:paraId="468626B7" w14:textId="4A4990AD" w:rsidR="00E74EC1" w:rsidRDefault="00E24391" w:rsidP="00D32606">
            <w:pPr>
              <w:jc w:val="center"/>
            </w:pPr>
            <w:r>
              <w:t>0.07</w:t>
            </w:r>
          </w:p>
        </w:tc>
        <w:tc>
          <w:tcPr>
            <w:tcW w:w="906" w:type="dxa"/>
          </w:tcPr>
          <w:p w14:paraId="2388258E" w14:textId="79BDBC6D" w:rsidR="00E74EC1" w:rsidRDefault="00C44DED" w:rsidP="00D32606">
            <w:pPr>
              <w:jc w:val="center"/>
            </w:pPr>
            <w:r>
              <w:t>0.3</w:t>
            </w:r>
            <w:r w:rsidR="00E24391">
              <w:t>6</w:t>
            </w:r>
          </w:p>
        </w:tc>
        <w:tc>
          <w:tcPr>
            <w:tcW w:w="907" w:type="dxa"/>
          </w:tcPr>
          <w:p w14:paraId="391581B7" w14:textId="5037DCEC" w:rsidR="00E74EC1" w:rsidRDefault="00E24391" w:rsidP="00E24391">
            <w:pPr>
              <w:jc w:val="center"/>
            </w:pPr>
            <w:r>
              <w:t>0.1</w:t>
            </w:r>
          </w:p>
        </w:tc>
        <w:tc>
          <w:tcPr>
            <w:tcW w:w="907" w:type="dxa"/>
          </w:tcPr>
          <w:p w14:paraId="091E2E1D" w14:textId="74B5BE37" w:rsidR="00E74EC1" w:rsidRDefault="00C44DED" w:rsidP="00B245A2">
            <w:pPr>
              <w:keepNext/>
              <w:jc w:val="center"/>
            </w:pPr>
            <w:r>
              <w:t>0.13</w:t>
            </w:r>
          </w:p>
        </w:tc>
      </w:tr>
    </w:tbl>
    <w:p w14:paraId="77AA3F51" w14:textId="113C14C4" w:rsidR="00E74EC1" w:rsidRDefault="002F7C5C" w:rsidP="002F7C5C">
      <w:pPr>
        <w:spacing w:line="240" w:lineRule="auto"/>
        <w:rPr>
          <w:b/>
          <w:i/>
        </w:rPr>
      </w:pPr>
      <w:r w:rsidRPr="002F7C5C">
        <w:rPr>
          <w:b/>
          <w:i/>
        </w:rPr>
        <w:lastRenderedPageBreak/>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xml:space="preserve"> : Héritabilités </w:t>
      </w:r>
      <w:r w:rsidR="00853D00">
        <w:rPr>
          <w:b/>
          <w:i/>
        </w:rPr>
        <w:t xml:space="preserve">individuelles </w:t>
      </w:r>
      <w:r>
        <w:rPr>
          <w:b/>
          <w:i/>
        </w:rPr>
        <w:t>pour les traits mesurés dans le dispositif de sélection in silico.</w:t>
      </w:r>
    </w:p>
    <w:p w14:paraId="589E440B" w14:textId="2426B22D" w:rsidR="002F7C5C" w:rsidRPr="002F7C5C" w:rsidRDefault="00975603" w:rsidP="002F7C5C">
      <w:pPr>
        <w:spacing w:line="240" w:lineRule="auto"/>
        <w:rPr>
          <w:i/>
        </w:rPr>
      </w:pPr>
      <w:r>
        <w:rPr>
          <w:i/>
        </w:rPr>
        <w:t xml:space="preserve">PMG = poids de mille grains, TMG = taille moyenne des grains en mm², PTE = poids total d’épis en g, NbEP = nombre d’épis par plante, </w:t>
      </w:r>
      <w:r>
        <w:rPr>
          <w:i/>
          <w:color w:val="000000" w:themeColor="text1"/>
        </w:rPr>
        <w:t>NGE = nombre de grains par épis,</w:t>
      </w:r>
      <w:r>
        <w:rPr>
          <w:i/>
        </w:rPr>
        <w:t xml:space="preserve"> TPG = taux de protéines des grains en </w:t>
      </w:r>
      <w:r>
        <w:rPr>
          <w:i/>
          <w:color w:val="000000" w:themeColor="text1"/>
        </w:rPr>
        <w:t>% de la masse, TPF = taux de protéine des feuilles drapeaux à floraison en % de la masse, PRE = precocité en degré jour depuis le semis,</w:t>
      </w:r>
      <w:r>
        <w:rPr>
          <w:i/>
        </w:rPr>
        <w:t xml:space="preserve"> H = hauteur entre la base de la tige et le bout de l’épi en cm, </w:t>
      </w:r>
      <w:r>
        <w:rPr>
          <w:i/>
          <w:color w:val="000000" w:themeColor="text1"/>
        </w:rPr>
        <w:t>GSV = variance intra-épi de la taille des grains en (mm²)².</w:t>
      </w:r>
    </w:p>
    <w:p w14:paraId="72402CB0" w14:textId="2965D4E2" w:rsidR="00E74EC1" w:rsidRDefault="00E74EC1" w:rsidP="00A2208C"/>
    <w:p w14:paraId="0D5C6F42" w14:textId="037F88A0" w:rsidR="009D7A5C" w:rsidRDefault="00695351" w:rsidP="00A2208C">
      <w:r>
        <w:t>Nous avons choisi de représenter l</w:t>
      </w:r>
      <w:r w:rsidRPr="00695351">
        <w:t>es résultats obtenus pour le nombre d’épi observé le plus grand</w:t>
      </w:r>
      <w:r w:rsidR="00B55AD7">
        <w:t xml:space="preserve"> possible (NEO = 177) ce qui permet</w:t>
      </w:r>
      <w:r w:rsidRPr="00695351">
        <w:t xml:space="preserve"> la plus grande intensité de sélection possible sur épi. Nous avons choisi un nombre de grains sélectionné (nsel) </w:t>
      </w:r>
      <w:r w:rsidR="00433F51">
        <w:t>à 400</w:t>
      </w:r>
      <w:r w:rsidRPr="00695351">
        <w:t xml:space="preserve"> ce qui correspond à une faible intensité de sélection (859 grains observés au maximum), mais permet de bien estimer les progrès réalisés car il y a beaucoup d’individus</w:t>
      </w:r>
      <w:r w:rsidR="00111BCF">
        <w:t xml:space="preserve"> (figure 5)</w:t>
      </w:r>
      <w:r w:rsidRPr="00695351">
        <w:t xml:space="preserve">. </w:t>
      </w:r>
    </w:p>
    <w:p w14:paraId="6DE4E401" w14:textId="7E376762" w:rsidR="003540DD" w:rsidRDefault="003540DD" w:rsidP="00A2208C"/>
    <w:p w14:paraId="6066C2AD" w14:textId="77777777" w:rsidR="00492745" w:rsidRDefault="00E4256A" w:rsidP="00492745">
      <w:pPr>
        <w:keepNext/>
        <w:jc w:val="center"/>
      </w:pPr>
      <w:r>
        <w:rPr>
          <w:noProof/>
        </w:rPr>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41512975"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00D419AB">
        <w:rPr>
          <w:b/>
          <w:i/>
          <w:noProof/>
        </w:rPr>
        <w:t>5</w:t>
      </w:r>
      <w:r w:rsidRPr="00492745">
        <w:rPr>
          <w:b/>
          <w:i/>
        </w:rPr>
        <w:fldChar w:fldCharType="end"/>
      </w:r>
      <w:r>
        <w:rPr>
          <w:b/>
          <w:i/>
        </w:rPr>
        <w:t xml:space="preserve"> : </w:t>
      </w:r>
      <w:r w:rsidR="00224A01">
        <w:rPr>
          <w:b/>
          <w:i/>
        </w:rPr>
        <w:t>Efficacité de la sélection</w:t>
      </w:r>
      <w:r>
        <w:rPr>
          <w:b/>
          <w:i/>
        </w:rPr>
        <w:t xml:space="preserve"> sur la taille du grain dans le dispositif de sélection in silico.</w:t>
      </w:r>
    </w:p>
    <w:p w14:paraId="4FE48B88" w14:textId="7AAB1C79"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epi), et sélection sur grain (R grain). </w:t>
      </w:r>
      <w:r>
        <w:rPr>
          <w:i/>
        </w:rPr>
        <w:t xml:space="preserve">Les axes verticaux sont chacun dans l’unité du trait mesuré et ont leurs propres limites. </w:t>
      </w:r>
      <w:r w:rsidR="00B0099E">
        <w:rPr>
          <w:i/>
        </w:rPr>
        <w:t>PMG = poids de mille grains</w:t>
      </w:r>
      <w:r w:rsidR="00BA11D1">
        <w:rPr>
          <w:i/>
        </w:rPr>
        <w:t xml:space="preserve"> en g</w:t>
      </w:r>
      <w:r w:rsidR="00B0099E">
        <w:rPr>
          <w:i/>
        </w:rPr>
        <w:t xml:space="preserve">, TMG = taille moyenne des grains en mm², PTE = poids total d’épis en g, NbEP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de la masse, TPF = taux de protéine des feuilles drapeaux à floraison en % de la masse, PRE = precocité en degré jour depuis le semis,</w:t>
      </w:r>
      <w:r w:rsidR="00B0099E">
        <w:rPr>
          <w:i/>
        </w:rPr>
        <w:t xml:space="preserve"> H = hauteur entre la base de la tige et le bout de l’épi en cm, </w:t>
      </w:r>
      <w:r w:rsidR="00B0099E">
        <w:rPr>
          <w:i/>
          <w:color w:val="000000" w:themeColor="text1"/>
        </w:rPr>
        <w:t xml:space="preserve">GSV = variance intra-épi de la taille des grains en (mm²)².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6692F2DF" w:rsidR="004A28B1" w:rsidRDefault="009D7A5C" w:rsidP="00685590">
      <w:r>
        <w:t xml:space="preserve">Contrairement aux résultats de l’expérience </w:t>
      </w:r>
      <w:r w:rsidR="00462FCE">
        <w:t xml:space="preserve">de sélection </w:t>
      </w:r>
      <w:r w:rsidR="004B71D9" w:rsidRPr="00B741E1">
        <w:rPr>
          <w:i/>
        </w:rPr>
        <w:t>in vivo</w:t>
      </w:r>
      <w:r>
        <w:t xml:space="preserve">, la sélection </w:t>
      </w:r>
      <w:r>
        <w:rPr>
          <w:i/>
        </w:rPr>
        <w:t>in silico</w:t>
      </w:r>
      <w:r>
        <w:t xml:space="preserve"> de gros grains a permis de réaliser un progrès significatif sur la taille des grains</w:t>
      </w:r>
      <w:r w:rsidR="001C268D">
        <w:t xml:space="preserve"> (R_grain = +0.38 mm², R_epi = +0.49 mm²)</w:t>
      </w:r>
      <w:r>
        <w:t xml:space="preserve">. </w:t>
      </w:r>
      <w:r w:rsidR="00DA0C08">
        <w:t xml:space="preserve">Ces valeurs varient </w:t>
      </w:r>
      <w:r w:rsidR="00406AFC">
        <w:t xml:space="preserve">en fonction des combinaisons NEO x nsel testée et dans certains cas, </w:t>
      </w:r>
      <w:r w:rsidR="005759B6">
        <w:t>aucun progrès n’a été</w:t>
      </w:r>
      <w:r w:rsidR="00367FCB">
        <w:t xml:space="preserve"> réalisé </w:t>
      </w:r>
      <w:r w:rsidR="00406AFC">
        <w:t>à cause d’intensités de sélection trop faibles (par exemple lorsque le nombre d’épi observé est proche du nombre d’épi sélectionné, l’intensité de sélection sur épi est très faible</w:t>
      </w:r>
      <w:r w:rsidR="006818A8">
        <w:t>, résultat non montré</w:t>
      </w:r>
      <w:r w:rsidR="00406AFC">
        <w:t xml:space="preserve">). </w:t>
      </w:r>
      <w:r w:rsidR="00232D17">
        <w:t xml:space="preserve">Le PMG a aussi augmenté avec la sélection de gros grains </w:t>
      </w:r>
      <w:r w:rsidR="00B50709">
        <w:t>(R_grain = +1.3 g, R_epi = +1.7 g)</w:t>
      </w:r>
      <w:r w:rsidR="00232D17">
        <w:t xml:space="preserve">.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w:t>
      </w:r>
      <w:r w:rsidR="009B2BB7">
        <w:t>,</w:t>
      </w:r>
      <w:r w:rsidR="00D132E3">
        <w:t xml:space="preserve"> le progrès estimé par sélection sur grain n’est jamais significatif</w:t>
      </w:r>
      <w:r w:rsidR="007704F5">
        <w:t xml:space="preserve"> bien que positif</w:t>
      </w:r>
      <w:r w:rsidR="00D132E3">
        <w:t>.</w:t>
      </w:r>
      <w:r w:rsidR="00232D17">
        <w:t xml:space="preserve"> </w:t>
      </w:r>
      <w:r w:rsidR="00DD51BC">
        <w:t>La</w:t>
      </w:r>
      <w:r w:rsidR="004A28B1">
        <w:t xml:space="preserve"> variance de la taille des grains au sein d’un épi </w:t>
      </w:r>
      <w:r w:rsidR="00AD1364">
        <w:t xml:space="preserve">(GSV) </w:t>
      </w:r>
      <w:r w:rsidR="008C794C">
        <w:t xml:space="preserve">a </w:t>
      </w:r>
      <w:r w:rsidR="006038BF">
        <w:t xml:space="preserve">aussi </w:t>
      </w:r>
      <w:r w:rsidR="008C794C">
        <w:t>augmenté avec</w:t>
      </w:r>
      <w:r w:rsidR="004A28B1">
        <w:t xml:space="preserve"> </w:t>
      </w:r>
      <w:r w:rsidR="008C794C">
        <w:t>la sélection</w:t>
      </w:r>
      <w:r w:rsidR="00E42B27">
        <w:t xml:space="preserve"> (R_grain = +0.08 (mm²)², R_epi = +0.11 (mm²)²). </w:t>
      </w:r>
      <w:r w:rsidR="00D83702">
        <w:t>Pour la hauteur des plantes, les résultats deviennent significatifs pour des valeurs plus basses de nsel.</w:t>
      </w:r>
      <w:r w:rsidR="00156747">
        <w:t xml:space="preserve"> Il semble donc qu’une sélection sur gros grains peut faire augmenter</w:t>
      </w:r>
      <w:r w:rsidR="007704F5">
        <w:t xml:space="preserve"> indirectement</w:t>
      </w:r>
      <w:r w:rsidR="00156747">
        <w:t xml:space="preserve"> la taille de la population.</w:t>
      </w:r>
      <w:r w:rsidR="007F746D">
        <w:t xml:space="preserve"> Pour les autres traits, aucun </w:t>
      </w:r>
      <w:r w:rsidR="00765447">
        <w:t>changement indirect</w:t>
      </w:r>
      <w:r w:rsidR="007F746D">
        <w:t xml:space="preserve"> significatif n’a été estimé quelles que soient les valeurs de NEO et nsel</w:t>
      </w:r>
      <w:r w:rsidR="004232DD">
        <w:t>, ce qui est cohérent avec les valeurs d’héritabilité plus faibles de ces traits</w:t>
      </w:r>
      <w:r w:rsidR="007F746D">
        <w:t xml:space="preserve">. </w:t>
      </w:r>
    </w:p>
    <w:p w14:paraId="46D87EAE" w14:textId="65585119" w:rsidR="003342EB" w:rsidRDefault="00C551D2" w:rsidP="00611DEA">
      <w:r>
        <w:t xml:space="preserve">La sélection sur épis perd en significativité lorsque NEO baisse, et les deux méthodes de sélections sont de plus en plus significatives à mesure que nsel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sélections sur grain mais pas</w:t>
      </w:r>
      <w:r>
        <w:t xml:space="preserve"> </w:t>
      </w:r>
      <w:r w:rsidR="00E75878">
        <w:t>avec</w:t>
      </w:r>
      <w:r>
        <w:t xml:space="preserve">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111" w:name="_Toc144738601"/>
      <w:r>
        <w:t>Comparaison de la sélection sur grain et sur épi</w:t>
      </w:r>
      <w:bookmarkEnd w:id="111"/>
    </w:p>
    <w:p w14:paraId="295C1E7F" w14:textId="494408DE" w:rsidR="00083D4C" w:rsidRDefault="00CA1C01" w:rsidP="00083D4C">
      <w:pPr>
        <w:pStyle w:val="Titre3"/>
      </w:pPr>
      <w:bookmarkStart w:id="112" w:name="_Ref144474822"/>
      <w:bookmarkStart w:id="113" w:name="_Toc144738602"/>
      <w:r>
        <w:t>R</w:t>
      </w:r>
      <w:r w:rsidR="00763F44">
        <w:t>apport théorique entre l’efficacité de la sélection sur grain et l’efficacité de la sélection sur épi</w:t>
      </w:r>
      <w:r w:rsidR="00803FC0">
        <w:t xml:space="preserve"> (ERS)</w:t>
      </w:r>
      <w:bookmarkEnd w:id="112"/>
      <w:bookmarkEnd w:id="113"/>
    </w:p>
    <w:p w14:paraId="2BF76418" w14:textId="528B45A8" w:rsidR="00F36FAF" w:rsidRDefault="00F36FAF" w:rsidP="008E69C2">
      <w:r>
        <w:t xml:space="preserve">Les calculs (disponibles en annexe 2) ont abouti à l’équation suivante : </w:t>
      </w:r>
    </w:p>
    <w:p w14:paraId="5CA6801A" w14:textId="798B34EA" w:rsidR="00F36FAF" w:rsidRPr="00703D1C" w:rsidRDefault="007C70F1"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r>
            <w:rPr>
              <w:rFonts w:ascii="Cambria Math" w:hAnsi="Cambria Math"/>
              <w:sz w:val="16"/>
            </w:rPr>
            <m:t xml:space="preserve">             (</m:t>
          </m:r>
          <m:r>
            <w:ins w:id="114" w:author="bienvenu" w:date="2023-09-04T18:59:00Z">
              <w:rPr>
                <w:rFonts w:ascii="Cambria Math" w:hAnsi="Cambria Math"/>
                <w:sz w:val="16"/>
              </w:rPr>
              <m:t>eq.</m:t>
            </w:ins>
          </m:r>
          <m:r>
            <w:rPr>
              <w:rFonts w:ascii="Cambria Math" w:hAnsi="Cambria Math"/>
              <w:sz w:val="16"/>
            </w:rPr>
            <m:t>1)</m:t>
          </m:r>
        </m:oMath>
      </m:oMathPara>
    </w:p>
    <w:p w14:paraId="408A9D0C" w14:textId="77777777" w:rsidR="00F36FAF" w:rsidRDefault="00F36FAF" w:rsidP="008E69C2"/>
    <w:p w14:paraId="7B9C2926" w14:textId="74184D36" w:rsidR="00333C55" w:rsidRDefault="00333C55" w:rsidP="008E69C2">
      <w:r w:rsidRPr="00333C55">
        <w:t>Avec :</w:t>
      </w:r>
      <w:r>
        <w:t xml:space="preserve"> </w:t>
      </w:r>
      <w:r w:rsidRPr="00333C55">
        <w:t>R</w:t>
      </w:r>
      <w:r w:rsidRPr="00333C55">
        <w:rPr>
          <w:vertAlign w:val="subscript"/>
        </w:rPr>
        <w:t>epi</w:t>
      </w:r>
      <w:r w:rsidRPr="00333C55">
        <w:t> : le progrès effectué avec la sélection sur épi</w:t>
      </w:r>
      <w:r>
        <w:t xml:space="preserve">, </w:t>
      </w:r>
      <w:r w:rsidRPr="00333C55">
        <w:t>R</w:t>
      </w:r>
      <w:r w:rsidRPr="00333C55">
        <w:rPr>
          <w:vertAlign w:val="subscript"/>
        </w:rPr>
        <w:t>grain</w:t>
      </w:r>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r w:rsidRPr="00333C55">
        <w:t>nsel : Nombre de grains sélectionnés</w:t>
      </w:r>
      <w:r>
        <w:t xml:space="preserve">, </w:t>
      </w:r>
      <w:r w:rsidRPr="00333C55">
        <w:t>V</w:t>
      </w:r>
      <w:r w:rsidRPr="00333C55">
        <w:rPr>
          <w:vertAlign w:val="subscript"/>
        </w:rPr>
        <w:t>g</w:t>
      </w:r>
      <w:r w:rsidR="002A7C97">
        <w:t> : variance génétique</w:t>
      </w:r>
      <w:r>
        <w:t xml:space="preserve">, </w:t>
      </w:r>
      <w:r w:rsidRPr="00333C55">
        <w:t>V</w:t>
      </w:r>
      <w:r w:rsidRPr="00333C55">
        <w:rPr>
          <w:vertAlign w:val="subscript"/>
        </w:rPr>
        <w:t>e</w:t>
      </w:r>
      <w:r w:rsidRPr="00333C55">
        <w:t xml:space="preserve"> :</w:t>
      </w:r>
      <w:r w:rsidR="00A348A1">
        <w:t xml:space="preserve"> variance environnementale</w:t>
      </w:r>
      <w:r>
        <w:t xml:space="preserve">, </w:t>
      </w:r>
      <w:r w:rsidRPr="00333C55">
        <w:t>V</w:t>
      </w:r>
      <w:r w:rsidRPr="00333C55">
        <w:rPr>
          <w:vertAlign w:val="subscript"/>
        </w:rPr>
        <w:t>inter</w:t>
      </w:r>
      <w:r w:rsidRPr="00333C55">
        <w:t> : variance inter é</w:t>
      </w:r>
      <w:r w:rsidR="00C2782A">
        <w:t>pi</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 xml:space="preserve">(0,1 ; x) : complémentaire de la fonction de </w:t>
      </w:r>
      <w:r w:rsidRPr="00333C55">
        <w:lastRenderedPageBreak/>
        <w:t>répartition de la loi normale centrée réduite en x. C’est en fait la fonction de quantile qui associe un seuil de troncation à la proportion d’individus sélectionnés. Cette fonction est disponible sous R et il n’existe pas de forme analytique simple.</w:t>
      </w:r>
    </w:p>
    <w:p w14:paraId="3A7AE4F9" w14:textId="2F73B759" w:rsidR="00DC485D" w:rsidRDefault="008E69C2" w:rsidP="008E69C2">
      <w:r>
        <w:t>Il est important de voir</w:t>
      </w:r>
      <w:r w:rsidR="004262B1">
        <w:t xml:space="preserve"> que l’équation </w:t>
      </w:r>
      <w:r w:rsidR="00966166">
        <w:t xml:space="preserve">1 </w:t>
      </w:r>
      <w:r w:rsidR="004262B1">
        <w:t>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rsidR="0030619A">
        <w:t xml:space="preserve">multiplié par </w:t>
      </w:r>
      <w:r w:rsidR="007314F9">
        <w:t>la racine carrée</w:t>
      </w:r>
      <w:r w:rsidR="0030619A">
        <w:t xml:space="preserve"> du</w:t>
      </w:r>
      <w:r>
        <w:t xml:space="preserv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w:t>
      </w:r>
      <w:r w:rsidR="00365DF3">
        <w:t xml:space="preserve">tensité de sélection </w:t>
      </w:r>
      <w:r>
        <w:t>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115" w:name="_Toc144738603"/>
      <w:r>
        <w:t>Validation du développement analytique</w:t>
      </w:r>
      <w:bookmarkEnd w:id="115"/>
    </w:p>
    <w:p w14:paraId="73EF43CA" w14:textId="1B450CB3" w:rsidR="00897512" w:rsidRPr="00897512" w:rsidRDefault="00897512" w:rsidP="00897512">
      <w:r w:rsidRPr="00BB4E4D">
        <w:t xml:space="preserve">L’alignement </w:t>
      </w:r>
      <w:r>
        <w:t xml:space="preserve">entre prédiction théorique et valeurs expérimentales (figure 6) est excellent (R²=0.93) </w:t>
      </w:r>
      <w:r w:rsidRPr="00BB4E4D">
        <w:t xml:space="preserve">et apparait non biaisé (non vérifié). </w:t>
      </w:r>
      <w:r>
        <w:t>L’é</w:t>
      </w:r>
      <w:ins w:id="116" w:author="bienvenu" w:date="2023-09-04T18:59:00Z">
        <w:r w:rsidR="00A4245B">
          <w:t>q.</w:t>
        </w:r>
      </w:ins>
      <w:del w:id="117" w:author="bienvenu" w:date="2023-09-04T18:59:00Z">
        <w:r w:rsidDel="00A4245B">
          <w:delText xml:space="preserve">quation </w:delText>
        </w:r>
      </w:del>
      <w:r>
        <w:t>1 peut donc donner des résultats réalistes, et nous allons l’utiliser pour explorer des scénarii de sélection au-delà de ceux présentés dans la partie expérimentale dans laquelle l’intensité de sélection était faible.</w:t>
      </w:r>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228D542C"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D419AB">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7CA1475A"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w:t>
      </w:r>
      <w:r w:rsidR="00966166">
        <w:rPr>
          <w:i/>
        </w:rPr>
        <w:t xml:space="preserve">1 </w:t>
      </w:r>
      <w:r>
        <w:rPr>
          <w:i/>
        </w:rPr>
        <w:t>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06F6FDDA" w14:textId="44102830" w:rsidR="00CC31F3" w:rsidRDefault="00CC31F3" w:rsidP="00510297"/>
    <w:p w14:paraId="3AE28F62" w14:textId="33B8D617" w:rsidR="00CC31F3" w:rsidRDefault="00EC63BA" w:rsidP="00CC31F3">
      <w:pPr>
        <w:pStyle w:val="Titre3"/>
      </w:pPr>
      <w:bookmarkStart w:id="118" w:name="_Toc144738604"/>
      <w:r>
        <w:lastRenderedPageBreak/>
        <w:t>Scenarii de sélection</w:t>
      </w:r>
      <w:bookmarkEnd w:id="118"/>
    </w:p>
    <w:p w14:paraId="5BC73997" w14:textId="016CFACA" w:rsidR="000A1E56" w:rsidRDefault="00C20EBD" w:rsidP="00B423AA">
      <w:r>
        <w:t xml:space="preserve">L’ERS a été calculée pour la taille du grain, </w:t>
      </w:r>
      <w:r w:rsidR="009E51A9">
        <w:t xml:space="preserve">et tous les résultats présentés dans cette partie ne sont valables que pour ce trait. </w:t>
      </w:r>
      <w:r w:rsidR="00215323">
        <w:t>P</w:t>
      </w:r>
      <w:r w:rsidR="001725C2">
        <w:t>our</w:t>
      </w:r>
      <w:r w:rsidR="002276CD">
        <w:t xml:space="preserve"> représenter différentes situations </w:t>
      </w:r>
      <w:r w:rsidR="006B37AC">
        <w:t xml:space="preserve">paraissant </w:t>
      </w:r>
      <w:r w:rsidR="002276CD">
        <w:t>possibles en sélection, la valeur du rapport R_grain/R_epi a été calculée</w:t>
      </w:r>
      <w:r w:rsidR="001D3672">
        <w:t xml:space="preserve"> et représenté</w:t>
      </w:r>
      <w:r w:rsidR="002276CD">
        <w:t xml:space="preserve"> pour différentes combinaisons de paramètres </w:t>
      </w:r>
      <w:r w:rsidR="00F91B9E">
        <w:t xml:space="preserve">qui paraissent réalistes </w:t>
      </w:r>
      <w:r w:rsidR="001D3672">
        <w:t xml:space="preserve">(figure 7) </w:t>
      </w:r>
      <w:r w:rsidR="002276CD">
        <w:t xml:space="preserve">: </w:t>
      </w:r>
      <w:r w:rsidR="005357BA">
        <w:t>nsel allant de 10.000 à 1</w:t>
      </w:r>
      <w:r w:rsidR="002276CD">
        <w:t>00.000</w:t>
      </w:r>
      <w:r w:rsidR="00B423AA">
        <w:t xml:space="preserve">, </w:t>
      </w:r>
      <w:r w:rsidR="008E6BA6">
        <w:t>NGO allant de 10.000 à 5.000.000</w:t>
      </w:r>
      <w:r w:rsidR="00B423AA">
        <w:t xml:space="preserve">, </w:t>
      </w:r>
      <w:r w:rsidR="00A31607">
        <w:t>NEO allant de 5</w:t>
      </w:r>
      <w:r w:rsidR="008E6BA6">
        <w:t>00 à 5.000</w:t>
      </w:r>
      <w:r w:rsidR="00B423AA">
        <w:t xml:space="preserve">, et </w:t>
      </w:r>
      <w:r w:rsidR="000A1E56">
        <w:t>NGE allant de 40 à 80</w:t>
      </w:r>
      <w:r w:rsidR="00B423AA">
        <w:t>.</w:t>
      </w:r>
    </w:p>
    <w:p w14:paraId="685B4025" w14:textId="77777777" w:rsidR="00D4680B" w:rsidRDefault="00D4680B" w:rsidP="00D37D17"/>
    <w:p w14:paraId="4F87820A" w14:textId="0129BC86" w:rsidR="00D37D17" w:rsidRDefault="004849F5" w:rsidP="00D37D17">
      <w:r w:rsidRPr="004849F5">
        <w:t>Les estimations expérimentales des composantes de la</w:t>
      </w:r>
      <w:r w:rsidR="0020007A">
        <w:t xml:space="preserve"> variance </w:t>
      </w:r>
      <w:r w:rsidR="00AF471F">
        <w:t xml:space="preserve">de la taille des grains </w:t>
      </w:r>
      <w:r w:rsidR="0020007A">
        <w:t xml:space="preserve">ont été utilisées pour les calculs </w:t>
      </w:r>
      <w:r w:rsidRPr="004849F5">
        <w:t>(</w:t>
      </w:r>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t>)</w:t>
      </w:r>
      <w:r w:rsidR="00423702">
        <w:t>.</w:t>
      </w:r>
      <w:r w:rsidR="00505623">
        <w:t xml:space="preserve"> La variance intra-épi est clairement celle qui contribue le plus à la variance de la taille des grains</w:t>
      </w:r>
      <w:r w:rsidR="00806E33">
        <w:t>.</w:t>
      </w:r>
      <w:r w:rsidR="00D76685">
        <w:t xml:space="preserve"> </w:t>
      </w:r>
      <w:r w:rsidR="00806E33">
        <w:t xml:space="preserve">Cela correspond à une </w:t>
      </w:r>
      <w:r w:rsidR="00D76685">
        <w:t>héritabilité de la taille d</w:t>
      </w:r>
      <w:r w:rsidR="00351C57">
        <w:t>es grains individuels</w:t>
      </w:r>
      <w:r w:rsidR="00957B7E">
        <w:t xml:space="preserve"> </w:t>
      </w:r>
      <w:r w:rsidR="0009145B">
        <w:t xml:space="preserve">de </w:t>
      </w:r>
      <w:r w:rsidR="00957B7E">
        <w:t>0.14</w:t>
      </w:r>
      <w:r w:rsidR="00806E33">
        <w:t>, et une héritabilité de la moyenne de la taille des grains par épi autour de 0.3 selon la valeur de NGE</w:t>
      </w:r>
      <w:r w:rsidR="00505623">
        <w:t xml:space="preserve">. </w:t>
      </w:r>
    </w:p>
    <w:p w14:paraId="1F0CC85F" w14:textId="77777777" w:rsidR="00655E5A" w:rsidRPr="002276CD" w:rsidRDefault="00655E5A" w:rsidP="00D37D17"/>
    <w:p w14:paraId="30F1A71A" w14:textId="45FE99CE" w:rsidR="006F45E7" w:rsidRDefault="00CE75EA" w:rsidP="006F45E7">
      <w:pPr>
        <w:pStyle w:val="Corpsdetexte"/>
        <w:keepNext/>
        <w:jc w:val="center"/>
      </w:pPr>
      <w:r>
        <w:rPr>
          <w:noProof/>
        </w:rPr>
        <w:drawing>
          <wp:inline distT="0" distB="0" distL="0" distR="0" wp14:anchorId="535F4A27" wp14:editId="4A6E53F0">
            <wp:extent cx="5760720" cy="3572510"/>
            <wp:effectExtent l="19050" t="19050" r="11430" b="279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tique_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72510"/>
                    </a:xfrm>
                    <a:prstGeom prst="rect">
                      <a:avLst/>
                    </a:prstGeom>
                    <a:ln>
                      <a:solidFill>
                        <a:schemeClr val="tx1"/>
                      </a:solidFill>
                    </a:ln>
                  </pic:spPr>
                </pic:pic>
              </a:graphicData>
            </a:graphic>
          </wp:inline>
        </w:drawing>
      </w:r>
    </w:p>
    <w:p w14:paraId="5CC57130" w14:textId="6FACDC8E"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7</w:t>
      </w:r>
      <w:r w:rsidRPr="006F45E7">
        <w:rPr>
          <w:b/>
          <w:i/>
        </w:rPr>
        <w:fldChar w:fldCharType="end"/>
      </w:r>
      <w:r>
        <w:rPr>
          <w:b/>
          <w:i/>
        </w:rPr>
        <w:t xml:space="preserve"> : </w:t>
      </w:r>
      <w:r w:rsidR="007D7965">
        <w:rPr>
          <w:b/>
          <w:i/>
        </w:rPr>
        <w:t>ERS calculé</w:t>
      </w:r>
      <w:r>
        <w:rPr>
          <w:b/>
          <w:i/>
        </w:rPr>
        <w:t xml:space="preserve"> à parti</w:t>
      </w:r>
      <w:r w:rsidR="00364832">
        <w:rPr>
          <w:b/>
          <w:i/>
        </w:rPr>
        <w:t>r</w:t>
      </w:r>
      <w:r>
        <w:rPr>
          <w:b/>
          <w:i/>
        </w:rPr>
        <w:t xml:space="preserve"> de l’équation</w:t>
      </w:r>
      <w:r w:rsidR="00966166">
        <w:rPr>
          <w:b/>
          <w:i/>
        </w:rPr>
        <w:t xml:space="preserve"> 1</w:t>
      </w:r>
      <w:r>
        <w:rPr>
          <w:b/>
          <w:i/>
        </w:rPr>
        <w:t xml:space="preserve"> pour différentes combinaisons de paramètres.</w:t>
      </w:r>
    </w:p>
    <w:p w14:paraId="55CD95A1" w14:textId="783259EE" w:rsidR="006F45E7" w:rsidRPr="006F45E7" w:rsidRDefault="00B7601A" w:rsidP="006F45E7">
      <w:pPr>
        <w:spacing w:line="240" w:lineRule="auto"/>
      </w:pPr>
      <w:r>
        <w:t>Les combinaiso</w:t>
      </w:r>
      <w:r w:rsidR="002E0C34">
        <w:t>n</w:t>
      </w:r>
      <w:r>
        <w:t xml:space="preserve">s </w:t>
      </w:r>
      <w:r w:rsidR="002E0C34">
        <w:t>de paramètres testées sont : nombre de grains sélectionnés (nsel) allant de 10.000 à 100.000, nombre de grains par épi (NGE) allant de 40 à 80, nombre de grains observés allant de 10.000 à 5.000.000, nombre d’épis obse</w:t>
      </w:r>
      <w:r w:rsidR="0079107C">
        <w:t>r</w:t>
      </w:r>
      <w:r w:rsidR="002E0C34">
        <w:t xml:space="preserve">vés allant de 500 à 5.000. </w:t>
      </w:r>
      <w:r w:rsidR="00FB268C">
        <w:t xml:space="preserve">Les composantes de la variance utilisées sont celles estimées dans le dispositif de sélection in silico. </w:t>
      </w:r>
      <w:r w:rsidR="0079107C">
        <w:t>Chaque graph représente le rapport R_grain/R_epi en fonction de NGO (nombre de grain observé)</w:t>
      </w:r>
      <w:r w:rsidR="00A66400">
        <w:t xml:space="preserve"> pour une combinaison de nsel x NGE (nombre de grains par épi)</w:t>
      </w:r>
      <w:r w:rsidR="0079107C">
        <w:t xml:space="preserve">. Chaque courbe représentée correspond à une valeur de NEO (nombre d’épis observé). </w:t>
      </w:r>
      <w:r w:rsidR="00FB268C">
        <w:t xml:space="preserve">Les axes horizontaux sont en échelle logarithmique. </w:t>
      </w:r>
      <w:r w:rsidR="00611615">
        <w:t>Sur chaque graph</w:t>
      </w:r>
      <w:ins w:id="119" w:author="bienvenu" w:date="2023-09-04T19:23:00Z">
        <w:r w:rsidR="006A43DD">
          <w:t>e</w:t>
        </w:r>
      </w:ins>
      <w:r w:rsidR="00611615">
        <w:t xml:space="preserve"> est représenté par une</w:t>
      </w:r>
      <w:r w:rsidR="00986F14">
        <w:t xml:space="preserve"> </w:t>
      </w:r>
      <w:r w:rsidR="00611615">
        <w:t>ligne noire la courbe R_grain/R_epi=1.</w:t>
      </w:r>
    </w:p>
    <w:p w14:paraId="4BA01122" w14:textId="77777777" w:rsidR="006F45E7" w:rsidRDefault="006F45E7" w:rsidP="00316AF5"/>
    <w:p w14:paraId="4A802079" w14:textId="137AFBE9" w:rsidR="00316AF5" w:rsidRDefault="008752C0" w:rsidP="00316AF5">
      <w:r w:rsidRPr="008752C0">
        <w:t>On peut en premier lieu vérifier que les résultats correspondent bien aux a</w:t>
      </w:r>
      <w:r w:rsidR="00D32A12">
        <w:t>ttendus théoriques. P</w:t>
      </w:r>
      <w:r w:rsidRPr="008752C0">
        <w:t>lus le nombre de grain observé est</w:t>
      </w:r>
      <w:r w:rsidR="001A7954">
        <w:t xml:space="preserve"> grand, </w:t>
      </w:r>
      <w:r w:rsidR="00196ED0">
        <w:t xml:space="preserve">plus </w:t>
      </w:r>
      <w:r w:rsidRPr="008752C0">
        <w:t xml:space="preserve">la sélection sur grain dépasse </w:t>
      </w:r>
      <w:r w:rsidR="00D32A12">
        <w:t>celle sur</w:t>
      </w:r>
      <w:r w:rsidR="00196ED0">
        <w:t xml:space="preserve"> épis car d’une part, </w:t>
      </w:r>
      <w:r w:rsidR="00D32A12">
        <w:t xml:space="preserve">l’héritabilité individuelle d’un </w:t>
      </w:r>
      <w:r w:rsidRPr="008752C0">
        <w:t>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w:t>
      </w:r>
      <w:r w:rsidR="00D026F9">
        <w:t>.</w:t>
      </w:r>
      <w:r w:rsidRPr="008752C0">
        <w:t xml:space="preserve"> On voit que plus NGE est grand, plus le rapport </w:t>
      </w:r>
      <w:r w:rsidR="009716CF">
        <w:t>baisse. C’est logique car un</w:t>
      </w:r>
      <w:r w:rsidRPr="008752C0">
        <w:t xml:space="preserve"> grand nombre de grain par épi augmente l’héritabilité </w:t>
      </w:r>
      <w:r w:rsidR="009716CF">
        <w:t xml:space="preserve">sur épi </w:t>
      </w:r>
      <w:r w:rsidRPr="008752C0">
        <w:t>ce qui fait augmenter R</w:t>
      </w:r>
      <w:del w:id="120" w:author="bienvenu" w:date="2023-09-04T19:01:00Z">
        <w:r w:rsidRPr="00A4245B" w:rsidDel="00A4245B">
          <w:rPr>
            <w:vertAlign w:val="subscript"/>
            <w:rPrChange w:id="121" w:author="bienvenu" w:date="2023-09-04T19:01:00Z">
              <w:rPr/>
            </w:rPrChange>
          </w:rPr>
          <w:delText>_</w:delText>
        </w:r>
      </w:del>
      <w:r w:rsidRPr="00A4245B">
        <w:rPr>
          <w:vertAlign w:val="subscript"/>
          <w:rPrChange w:id="122" w:author="bienvenu" w:date="2023-09-04T19:01:00Z">
            <w:rPr/>
          </w:rPrChange>
        </w:rPr>
        <w:t>epi</w:t>
      </w:r>
      <w:r w:rsidRPr="008752C0">
        <w:t xml:space="preserve"> si la variance intra épi est importante</w:t>
      </w:r>
      <w:r w:rsidR="00F6761F">
        <w:t xml:space="preserve"> (ce qui est le cas </w:t>
      </w:r>
      <w:r w:rsidR="006F6E58">
        <w:t>avec les estimations expérimentales</w:t>
      </w:r>
      <w:r w:rsidR="00F6761F">
        <w:t>)</w:t>
      </w:r>
      <w:r w:rsidR="00AB520C">
        <w:t>. De plus,</w:t>
      </w:r>
      <w:r w:rsidRPr="008752C0">
        <w:t xml:space="preserve"> comme moins d’épis sont nécessaire, </w:t>
      </w:r>
      <w:r w:rsidR="009C63A5">
        <w:t xml:space="preserve">grâce à un taux de multiplication plus important, </w:t>
      </w:r>
      <w:r w:rsidRPr="008752C0">
        <w:t>il est possible d’augmenter la pression de sélection sur les épis et en retenir un plus faible pourcentage. De même</w:t>
      </w:r>
      <w:r w:rsidR="00391197">
        <w:t>,</w:t>
      </w:r>
      <w:r w:rsidRPr="008752C0">
        <w:t xml:space="preserve"> plus NEO est grand, plus le rapport </w:t>
      </w:r>
      <w:r w:rsidR="009C63A5">
        <w:t>est favorable à la sélection sur épi</w:t>
      </w:r>
      <w:r w:rsidR="00495410">
        <w:t xml:space="preserve">, car </w:t>
      </w:r>
      <w:r w:rsidRPr="008752C0">
        <w:t xml:space="preserve">on peut observer </w:t>
      </w:r>
      <w:r w:rsidR="00495410">
        <w:t>plus d’épis,</w:t>
      </w:r>
      <w:r w:rsidRPr="008752C0">
        <w:t xml:space="preserve"> on peut aller</w:t>
      </w:r>
      <w:r w:rsidR="00495410">
        <w:t xml:space="preserve"> plus</w:t>
      </w:r>
      <w:r w:rsidRPr="008752C0">
        <w:t xml:space="preserve"> loin dans l’inte</w:t>
      </w:r>
      <w:r w:rsidR="00DF3305">
        <w:t>nsité de sélection sur épi, donc</w:t>
      </w:r>
      <w:r w:rsidRPr="008752C0">
        <w:t xml:space="preserve"> R_epi augmente.</w:t>
      </w:r>
    </w:p>
    <w:p w14:paraId="294BB5A8" w14:textId="77777777" w:rsidR="008752C0" w:rsidRDefault="008752C0" w:rsidP="00316AF5"/>
    <w:p w14:paraId="45C0AEBA" w14:textId="59CE8BC6" w:rsidR="00205325" w:rsidRDefault="00316AF5" w:rsidP="00316AF5">
      <w:r>
        <w:t xml:space="preserve">Pour bien utiliser ces résultats, il faut comprendre et imaginer à quelle situation </w:t>
      </w:r>
      <w:r w:rsidR="007358C9">
        <w:t xml:space="preserve">réelle </w:t>
      </w:r>
      <w:r w:rsidR="001C2192">
        <w:t xml:space="preserve">peut </w:t>
      </w:r>
      <w:r>
        <w:t>correspond</w:t>
      </w:r>
      <w:r w:rsidR="001C2192">
        <w:t>re</w:t>
      </w:r>
      <w:r>
        <w:t xml:space="preserve"> chaque jeu de paramètres. </w:t>
      </w:r>
      <w:r w:rsidR="001C2192">
        <w:t>Prenons par exemple</w:t>
      </w:r>
      <w:r w:rsidR="00A430FF">
        <w:t xml:space="preserve"> la colonne nsel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pourrai</w:t>
      </w:r>
      <w:r w:rsidR="005473DD">
        <w:t>en</w:t>
      </w:r>
      <w:r w:rsidR="007E44E8">
        <w:t>t</w:t>
      </w:r>
      <w:r w:rsidR="00AE37EC">
        <w:t xml:space="preserve"> passer</w:t>
      </w:r>
      <w:r w:rsidR="00F51EF5">
        <w:t xml:space="preserve"> par un</w:t>
      </w:r>
      <w:r w:rsidR="00AE37EC">
        <w:t xml:space="preserve">e phase de multiplication </w:t>
      </w:r>
      <w:r w:rsidR="00BD6858">
        <w:t>pour pouvoir la replanter sur de plus grandes surfaces (a</w:t>
      </w:r>
      <w:r w:rsidR="00A65675">
        <w:t>vec un taux de mu</w:t>
      </w:r>
      <w:r w:rsidR="004B4B8F">
        <w:t>ltiplication de 60,</w:t>
      </w:r>
      <w:r w:rsidR="00F23F19">
        <w:t xml:space="preserve"> </w:t>
      </w:r>
      <w:r w:rsidR="00A65675">
        <w:t xml:space="preserve">une année de multiplication </w:t>
      </w:r>
      <w:r w:rsidR="00621B8E">
        <w:t>nécessite</w:t>
      </w:r>
      <w:r w:rsidR="00BD6858">
        <w:t>rait</w:t>
      </w:r>
      <w:r w:rsidR="00621B8E">
        <w:t xml:space="preserve"> à peu près 0.2 ha </w:t>
      </w:r>
      <w:r w:rsidR="00F23F19">
        <w:t>permet</w:t>
      </w:r>
      <w:r w:rsidR="00BD6858">
        <w:t>trait</w:t>
      </w:r>
      <w:r w:rsidR="00F23F19">
        <w:t xml:space="preserve">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w:t>
      </w:r>
      <w:r w:rsidR="00477829">
        <w:t>Avec ces paramètres l’équation</w:t>
      </w:r>
      <w:r w:rsidR="00966166">
        <w:t xml:space="preserve"> 1</w:t>
      </w:r>
      <w:r w:rsidR="00477829">
        <w:t xml:space="preserve"> montre que s</w:t>
      </w:r>
      <w:r w:rsidR="00B11EA4">
        <w:t xml:space="preserve">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 xml:space="preserve">Quoi qu’il arrive, le progrès sera ralenti par la phase de multiplication nécessaire pour replanter </w:t>
      </w:r>
      <w:r w:rsidR="003507C6">
        <w:t xml:space="preserve">de grandes surfaces </w:t>
      </w:r>
      <w:r w:rsidR="00F52DFF">
        <w:t>ce qui amène à un cycle de sélection de 2 ans.</w:t>
      </w:r>
    </w:p>
    <w:p w14:paraId="1066AAD7" w14:textId="4473085C" w:rsidR="00166421" w:rsidRDefault="00F52DFF" w:rsidP="00166421">
      <w:r>
        <w:t>Pour accélére</w:t>
      </w:r>
      <w:r w:rsidR="00F21930">
        <w:t>r le progrès, on peut imaginer une</w:t>
      </w:r>
      <w:r w:rsidR="00621B8E">
        <w:t xml:space="preserve"> deuxième situation </w:t>
      </w:r>
      <w:r>
        <w:t>où</w:t>
      </w:r>
      <w:r w:rsidR="00621B8E">
        <w:t xml:space="preserve"> un agriculteur conserve</w:t>
      </w:r>
      <w:r w:rsidR="009225D0">
        <w:t>rait chaque année</w:t>
      </w:r>
      <w:r w:rsidR="00621B8E">
        <w:t xml:space="preserve"> une partie de sa surface </w:t>
      </w:r>
      <w:r w:rsidR="00CC5B95">
        <w:t>(</w:t>
      </w:r>
      <w:r w:rsidR="00901D9D">
        <w:t>30 à 40</w:t>
      </w:r>
      <w:r w:rsidR="00CC5B95">
        <w:t xml:space="preserve"> m²</w:t>
      </w:r>
      <w:r w:rsidR="00901D9D">
        <w:t xml:space="preserve"> pour nsel = 10.000</w:t>
      </w:r>
      <w:r w:rsidR="00CC5B95">
        <w:t xml:space="preserve">) </w:t>
      </w:r>
      <w:r w:rsidR="00621B8E">
        <w:t xml:space="preserve">pour sélectionner </w:t>
      </w:r>
      <w:r w:rsidR="009225D0">
        <w:t xml:space="preserve">directement </w:t>
      </w:r>
      <w:r w:rsidR="00621B8E">
        <w:t>dans sa récolte de l’année</w:t>
      </w:r>
      <w:r w:rsidR="00CC5B95">
        <w:t xml:space="preserve"> (issue de quelques hectares)</w:t>
      </w:r>
      <w:r w:rsidR="00621B8E">
        <w:t xml:space="preserve">. </w:t>
      </w:r>
      <w:r>
        <w:t>Ce changement de surface lors de la sélection perme</w:t>
      </w:r>
      <w:r w:rsidR="009225D0">
        <w:t xml:space="preserve">t </w:t>
      </w:r>
      <w:r w:rsidR="00F76B83">
        <w:t xml:space="preserve">d’observer un grand nombre de grains mais d’en sélectionner peu. Cela permettrait </w:t>
      </w:r>
      <w:r w:rsidR="009225D0">
        <w:t>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D47696">
        <w:t xml:space="preserve"> sur de grandes surfaces</w:t>
      </w:r>
      <w:r w:rsidR="00071E4B">
        <w:t xml:space="preserve">. Dans ce cas, on peut imaginer que dans sa récolte, l’agriculteur échantillonne plusieurs millions </w:t>
      </w:r>
      <w:r w:rsidR="00071E4B">
        <w:lastRenderedPageBreak/>
        <w:t xml:space="preserve">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w:t>
      </w:r>
      <w:r w:rsidR="002C4F1B">
        <w:t>L</w:t>
      </w:r>
      <w:r w:rsidR="0067395D">
        <w:t>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6BCDB027"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 xml:space="preserve">Se retrouver dans une telle situation ne paraît pas très réaliste car observer 800.000 grains </w:t>
      </w:r>
      <w:r w:rsidR="00C00007">
        <w:t xml:space="preserve">pour leurs tailles </w:t>
      </w:r>
      <w:r w:rsidR="00C8361B">
        <w:t xml:space="preserve">est déjà réalisable aujourd’hui </w:t>
      </w:r>
      <w:r w:rsidR="00A545A6">
        <w:t xml:space="preserve">(avec des tamis) </w:t>
      </w:r>
      <w:r w:rsidR="00C8361B">
        <w:t>alors qu’ob</w:t>
      </w:r>
      <w:r w:rsidR="000A4381">
        <w:t xml:space="preserve">server 3000 épis est un gros </w:t>
      </w:r>
      <w:r w:rsidR="00C8361B">
        <w:t>travail.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3CF49A80"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r w:rsidR="00A41EDE">
        <w:t xml:space="preserve"> Une représentation graphique sans échelle logarithmique et une en trois dimensions sont disponibles en annexe 3.</w:t>
      </w:r>
    </w:p>
    <w:p w14:paraId="4145A0BF" w14:textId="77777777" w:rsidR="00BC42C6" w:rsidRDefault="00BC42C6" w:rsidP="0062767B"/>
    <w:p w14:paraId="507031A3" w14:textId="37F70C08" w:rsidR="002E0557" w:rsidRDefault="002E0557" w:rsidP="0062767B">
      <w:pPr>
        <w:pStyle w:val="Titre1"/>
      </w:pPr>
      <w:bookmarkStart w:id="123" w:name="_Toc144738605"/>
      <w:r>
        <w:t>Discussion</w:t>
      </w:r>
      <w:bookmarkEnd w:id="123"/>
    </w:p>
    <w:p w14:paraId="1B954DDA" w14:textId="7187D8D7" w:rsidR="00E22313" w:rsidRDefault="00E22313" w:rsidP="00E22313">
      <w:pPr>
        <w:pStyle w:val="Titre2"/>
      </w:pPr>
      <w:bookmarkStart w:id="124" w:name="_Toc144738606"/>
      <w:r>
        <w:t>Retour sur les résultats de sélection</w:t>
      </w:r>
      <w:bookmarkEnd w:id="124"/>
    </w:p>
    <w:p w14:paraId="39295508" w14:textId="76A2CE8B" w:rsidR="007A7774" w:rsidRPr="00A45AA3" w:rsidRDefault="00B379F2" w:rsidP="007A7774">
      <w:r>
        <w:t xml:space="preserve">Mis à part pour la hauteur des plantes, les résultats de la sélection </w:t>
      </w:r>
      <w:r w:rsidR="004B71D9" w:rsidRPr="004B71D9">
        <w:rPr>
          <w:i/>
        </w:rPr>
        <w:t>in vivo</w:t>
      </w:r>
      <w:r>
        <w:t xml:space="preserve"> par tamis et de la sélection </w:t>
      </w:r>
      <w:r>
        <w:rPr>
          <w:i/>
        </w:rPr>
        <w:t>in silico</w:t>
      </w:r>
      <w:r>
        <w:t xml:space="preserve"> ne concordent pas</w:t>
      </w:r>
      <w:r w:rsidR="00CC5B95">
        <w:t xml:space="preserve"> complètement</w:t>
      </w:r>
      <w:r>
        <w:t xml:space="preserve">. Seule la sélection des petits grains a permis de </w:t>
      </w:r>
      <w:r w:rsidR="00CC5B95">
        <w:t xml:space="preserve">modifier la valeur du caractère en sélection </w:t>
      </w:r>
      <w:r w:rsidR="004B71D9" w:rsidRPr="004B71D9">
        <w:rPr>
          <w:i/>
        </w:rPr>
        <w:t>in vivo</w:t>
      </w:r>
      <w:r w:rsidR="00CC5B95">
        <w:t xml:space="preserv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w:t>
      </w:r>
      <w:r w:rsidR="004B71D9" w:rsidRPr="004B71D9">
        <w:rPr>
          <w:i/>
        </w:rPr>
        <w:t>in vivo</w:t>
      </w:r>
      <w:r w:rsidR="00AC5399">
        <w:t xml:space="preserve"> n’était pas d’une grande qualité. Des effets importants liés aux micro-parcelles étaient présents et ce dispositif ne </w:t>
      </w:r>
      <w:r w:rsidR="00AC5399">
        <w:lastRenderedPageBreak/>
        <w:t>permettait</w:t>
      </w:r>
      <w:r w:rsidR="00582908">
        <w:t xml:space="preserve"> pas</w:t>
      </w:r>
      <w:r w:rsidR="00AC5399">
        <w:t xml:space="preserve"> une grande puissance statistique. 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comportaient de la même manière dans une population non sélectionnée </w:t>
      </w:r>
      <w:r w:rsidR="002A227B">
        <w:t xml:space="preserve">(avec toute la diversité génétique) </w:t>
      </w:r>
      <w:r w:rsidR="00BD23B3">
        <w:t>et dans une population sélectionnée</w:t>
      </w:r>
      <w:r w:rsidR="002A227B">
        <w:t xml:space="preserve"> (avec moins de diversité)</w:t>
      </w:r>
      <w:r w:rsidR="00BD23B3">
        <w:t xml:space="preserve">. </w:t>
      </w:r>
      <w:r w:rsidR="001748D4">
        <w:t xml:space="preserve">Or, </w:t>
      </w:r>
      <w:r w:rsidR="00A94A55">
        <w:t>les blés se comportent</w:t>
      </w:r>
      <w:r w:rsidR="00F5638B">
        <w:t xml:space="preserve"> d</w:t>
      </w:r>
      <w:r w:rsidR="002A227B">
        <w:t>ifféremment</w:t>
      </w:r>
      <w:r w:rsidR="00E51A15">
        <w:t xml:space="preserve"> selon le niveau de diversité de la population dans laquelle ils poussent </w:t>
      </w:r>
      <w:r w:rsidR="00E51A15">
        <w:fldChar w:fldCharType="begin"/>
      </w:r>
      <w:r w:rsidR="00E51A15">
        <w:instrText xml:space="preserve"> ADDIN ZOTERO_ITEM CSL_CITATION {"citationID":"dmvI1Wnp","properties":{"formattedCitation":"(Li et al., 2023)","plainCitation":"(Li et al., 2023)","noteIndex":0},"citationItems":[{"id":4995,"uris":["http://zotero.org/groups/4992050/items/IEVUC2SX"],"itemData":{"id":4995,"type":"article-journal","abstract":"There is abundant evidence that biodiversity promotes ecosystem functions in various ecosystems, and recent syntheses stress the need to promote biodiversity in agroecosystems to enhance productivity and stability in a changing climate. Yet, how we can better manipulate genetic biodiversity to achieve these goals in intensive cropping systems is not well understood. Using a large-scale intensive wheat cropping experiment, we studied the effects of wheat genetic diversity on productivity at multiple levels. The results show that the overyielding effects were achieved in mixed cropping at the population, cultivar, and individual levels, which can be considered as a promising way to enhance food security. In addition, wheat cultivar mixtures were temporally more stable than the monocultures. These point to a combination of the positive and negative effects, including complementarity, selection, and competition, in mixtures that affect the cultivars' collective strategies, which are determined by both the complexity of the mixture and the environmental conditions. Furthermore, we found nonmonotonic genetic diversity-productivity relationships that are consistent at multiple levels, suggesting that increasing the number of cultivars in mixed cropping does not always promote productivity. Our results can be directly interpreted for policy and management in ecological cropping systems.","container-title":"European Journal of Agronomy","DOI":"10.1016/j.eja.2022.126676","ISSN":"1161-0301","journalAbbreviation":"European Journal of Agronomy","page":"126676","source":"ScienceDirect","title":"The genetic diversity-productivity effect in wheat cultivar mixtures at multiple levels","volume":"142","author":[{"family":"Li","given":"Li"},{"family":"Giller","given":"Paul"},{"family":"Peng","given":"Peng"},{"family":"Guo","given":"Yanbin"},{"family":"Zhang","given":"Sasa"},{"family":"Hu","given":"Zhengjiang"},{"family":"Wang","given":"Xijiu"},{"family":"Zhao","given":"Guishen"}],"issued":{"date-parts":[["2023",1,1]]}}}],"schema":"https://github.com/citation-style-language/schema/raw/master/csl-citation.json"} </w:instrText>
      </w:r>
      <w:r w:rsidR="00E51A15">
        <w:fldChar w:fldCharType="separate"/>
      </w:r>
      <w:r w:rsidR="00E51A15" w:rsidRPr="00E51A15">
        <w:t>(Li et al., 2023)</w:t>
      </w:r>
      <w:r w:rsidR="00E51A15">
        <w:fldChar w:fldCharType="end"/>
      </w:r>
      <w:r w:rsidR="00E51A15">
        <w:t>,</w:t>
      </w:r>
      <w:r w:rsidR="007F1D7B">
        <w:t xml:space="preserve"> et l’effet de la divers</w:t>
      </w:r>
      <w:r w:rsidR="003D5A5C">
        <w:t>ité semble être plus marqué</w:t>
      </w:r>
      <w:r w:rsidR="002A227B">
        <w:t xml:space="preserve"> en conditions stressantes </w:t>
      </w:r>
      <w:r w:rsidR="002A227B">
        <w:fldChar w:fldCharType="begin"/>
      </w:r>
      <w:r w:rsidR="002A227B">
        <w:instrText xml:space="preserve"> ADDIN ZOTERO_ITEM CSL_CITATION {"citationID":"Ln2H6CBI","properties":{"formattedCitation":"(D\\uc0\\u246{}ring et al., 2010)","plainCitation":"(Döring et al., 2010)","noteIndex":0},"citationItems":[{"id":4994,"uris":["http://zotero.org/groups/4992050/items/9IHRP7W6"],"itemData":{"id":4994,"type":"article-journal","container-title":"Breeding for Resilience: a strategy for organic and low-input farming systems","page":"47–50","title":"Breeding for resilience in wheat–Nature’s choice","author":[{"family":"Döring","given":"TF"},{"family":"Wolfe","given":"Martin"},{"family":"Jones","given":"Hannah"},{"family":"Pearce","given":"Helen"},{"family":"Zhan","given":"Jaisui"},{"literal":"others"}],"issued":{"date-parts":[["2010"]]}}}],"schema":"https://github.com/citation-style-language/schema/raw/master/csl-citation.json"} </w:instrText>
      </w:r>
      <w:r w:rsidR="002A227B">
        <w:fldChar w:fldCharType="separate"/>
      </w:r>
      <w:r w:rsidR="002A227B" w:rsidRPr="002A227B">
        <w:t>(Döring et al., 2010)</w:t>
      </w:r>
      <w:r w:rsidR="002A227B">
        <w:fldChar w:fldCharType="end"/>
      </w:r>
      <w:r w:rsidR="00F5638B">
        <w:t xml:space="preserve">. </w:t>
      </w:r>
      <w:r w:rsidR="007A7774">
        <w:t xml:space="preserve">On </w:t>
      </w:r>
      <w:commentRangeStart w:id="125"/>
      <w:r w:rsidR="007A7774">
        <w:t>peut</w:t>
      </w:r>
      <w:commentRangeEnd w:id="125"/>
      <w:r w:rsidR="00C142FD">
        <w:rPr>
          <w:rStyle w:val="Marquedecommentaire"/>
          <w:rFonts w:asciiTheme="minorHAnsi" w:eastAsiaTheme="minorHAnsi" w:hAnsiTheme="minorHAnsi" w:cstheme="minorBidi"/>
          <w:lang w:eastAsia="en-US"/>
        </w:rPr>
        <w:commentReference w:id="125"/>
      </w:r>
      <w:r w:rsidR="007A7774">
        <w:t xml:space="preserve"> aussi imaginer que l’intensité de sélection sur grain</w:t>
      </w:r>
      <w:r w:rsidR="004106F1">
        <w:t xml:space="preserve"> en sélection </w:t>
      </w:r>
      <w:r w:rsidR="004B71D9" w:rsidRPr="004B71D9">
        <w:rPr>
          <w:i/>
        </w:rPr>
        <w:t>in vivo</w:t>
      </w:r>
      <w:r w:rsidR="007A7774">
        <w:t xml:space="preserve"> n’ait en fait pas été assez forte</w:t>
      </w:r>
      <w:ins w:id="126" w:author="bienvenu" w:date="2023-09-04T19:13:00Z">
        <w:r w:rsidR="00C142FD">
          <w:t xml:space="preserve">, la différentielle de sélection </w:t>
        </w:r>
        <w:r w:rsidR="00C142FD" w:rsidRPr="00C142FD">
          <w:rPr>
            <w:highlight w:val="green"/>
            <w:rPrChange w:id="127" w:author="bienvenu" w:date="2023-09-04T19:14:00Z">
              <w:rPr/>
            </w:rPrChange>
          </w:rPr>
          <w:t>n’excédait pas un écart-type dans chaque modalité</w:t>
        </w:r>
      </w:ins>
      <w:r w:rsidR="007A7774">
        <w:t xml:space="preserve">. En effet, la variance intra-épi de la taille des grains implique que tous les génotypes font à la fois des petits grains, des grains plus moyens, et certains font de gros grains. </w:t>
      </w:r>
      <w:r w:rsidR="007A7774" w:rsidRPr="00C142FD">
        <w:rPr>
          <w:highlight w:val="green"/>
          <w:rPrChange w:id="128" w:author="bienvenu" w:date="2023-09-04T19:15:00Z">
            <w:rPr/>
          </w:rPrChange>
        </w:rPr>
        <w:t>Si l’intensité de sélection des gros grains a permis de garder les gros grains de génotypes produisant des gros grains, elle n’a peut-être pas permis d’éliminer des grains plus moyens des génotypes produisant des plus petits grains</w:t>
      </w:r>
      <w:r w:rsidR="007A7774">
        <w:t xml:space="preserve">. Il se peut donc que la pression de sélection exercée ait en fait été trop faible. </w:t>
      </w:r>
    </w:p>
    <w:p w14:paraId="783278F0" w14:textId="13F6E9D1" w:rsidR="00637BDE" w:rsidRDefault="00637BDE" w:rsidP="003B252E"/>
    <w:p w14:paraId="6ADBEDC4" w14:textId="4F0CBC4B" w:rsidR="003B252E" w:rsidRPr="00065447" w:rsidRDefault="003B252E" w:rsidP="003B252E">
      <w:r>
        <w:t>L</w:t>
      </w:r>
      <w:r w:rsidR="00A45AA3">
        <w:t xml:space="preserve">es résultats de sélection </w:t>
      </w:r>
      <w:r w:rsidR="00A45AA3">
        <w:rPr>
          <w:i/>
        </w:rPr>
        <w:t xml:space="preserve">in silico </w:t>
      </w:r>
      <w:r w:rsidR="00A45AA3">
        <w:t xml:space="preserve">concordent plus avec les résultats trouvés dans la littérature que les résultats de sélection </w:t>
      </w:r>
      <w:r w:rsidR="004B71D9" w:rsidRPr="004B71D9">
        <w:rPr>
          <w:i/>
        </w:rPr>
        <w:t>in vivo</w:t>
      </w:r>
      <w:r>
        <w:t xml:space="preserve">. </w:t>
      </w:r>
      <w:r w:rsidRPr="00065447">
        <w:t xml:space="preserve">La littérature sur la sélection massale sur la taille des grains n’est pas très étendue. </w:t>
      </w:r>
      <w:r w:rsidR="00070E9A">
        <w:t>Les résultats des études que nous avons pu trouver sont résumés dans le tableau 3.</w:t>
      </w:r>
    </w:p>
    <w:p w14:paraId="123D58F0" w14:textId="77777777" w:rsidR="003B252E" w:rsidRPr="00065447" w:rsidRDefault="003B252E" w:rsidP="003B252E"/>
    <w:tbl>
      <w:tblPr>
        <w:tblStyle w:val="Grilledutableau"/>
        <w:tblW w:w="9351" w:type="dxa"/>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757"/>
        <w:gridCol w:w="851"/>
        <w:gridCol w:w="709"/>
        <w:gridCol w:w="992"/>
        <w:gridCol w:w="992"/>
        <w:gridCol w:w="851"/>
        <w:gridCol w:w="992"/>
      </w:tblGrid>
      <w:tr w:rsidR="00DF3867" w:rsidRPr="00065447" w14:paraId="6A698AF0" w14:textId="77777777" w:rsidTr="00F847F8">
        <w:trPr>
          <w:trHeight w:val="330"/>
        </w:trPr>
        <w:tc>
          <w:tcPr>
            <w:tcW w:w="1266" w:type="dxa"/>
          </w:tcPr>
          <w:p w14:paraId="5689B5D8" w14:textId="77777777" w:rsidR="00DF3867" w:rsidRPr="00E2265C" w:rsidRDefault="00DF3867" w:rsidP="00DF3867">
            <w:pPr>
              <w:spacing w:line="240" w:lineRule="auto"/>
              <w:jc w:val="center"/>
              <w:rPr>
                <w:b/>
                <w:sz w:val="16"/>
                <w:szCs w:val="18"/>
              </w:rPr>
            </w:pPr>
            <w:r w:rsidRPr="00E2265C">
              <w:rPr>
                <w:b/>
                <w:sz w:val="16"/>
                <w:szCs w:val="18"/>
              </w:rPr>
              <w:t>Population</w:t>
            </w:r>
          </w:p>
        </w:tc>
        <w:tc>
          <w:tcPr>
            <w:tcW w:w="1070" w:type="dxa"/>
          </w:tcPr>
          <w:p w14:paraId="7C120452" w14:textId="77777777" w:rsidR="00DF3867" w:rsidRPr="00E2265C" w:rsidRDefault="00DF3867" w:rsidP="00DF3867">
            <w:pPr>
              <w:spacing w:line="240" w:lineRule="auto"/>
              <w:jc w:val="center"/>
              <w:rPr>
                <w:b/>
                <w:sz w:val="16"/>
                <w:szCs w:val="18"/>
              </w:rPr>
            </w:pPr>
            <w:r w:rsidRPr="00E2265C">
              <w:rPr>
                <w:b/>
                <w:sz w:val="16"/>
                <w:szCs w:val="18"/>
              </w:rPr>
              <w:t>Type de sélection</w:t>
            </w:r>
          </w:p>
        </w:tc>
        <w:tc>
          <w:tcPr>
            <w:tcW w:w="871" w:type="dxa"/>
          </w:tcPr>
          <w:p w14:paraId="5A3CAA5C" w14:textId="0508E1EC" w:rsidR="00DF3867" w:rsidRPr="00E2265C" w:rsidRDefault="00DF3867" w:rsidP="00DF3867">
            <w:pPr>
              <w:spacing w:line="240" w:lineRule="auto"/>
              <w:jc w:val="center"/>
              <w:rPr>
                <w:b/>
                <w:sz w:val="16"/>
                <w:szCs w:val="18"/>
              </w:rPr>
            </w:pPr>
            <w:r>
              <w:rPr>
                <w:b/>
                <w:sz w:val="16"/>
                <w:szCs w:val="18"/>
              </w:rPr>
              <w:t xml:space="preserve">Nb </w:t>
            </w:r>
            <w:r w:rsidRPr="00E2265C">
              <w:rPr>
                <w:b/>
                <w:sz w:val="16"/>
                <w:szCs w:val="18"/>
              </w:rPr>
              <w:t>cycles</w:t>
            </w:r>
          </w:p>
        </w:tc>
        <w:tc>
          <w:tcPr>
            <w:tcW w:w="757" w:type="dxa"/>
          </w:tcPr>
          <w:p w14:paraId="64606CE7" w14:textId="77777777" w:rsidR="00DF3867" w:rsidRPr="00E2265C" w:rsidRDefault="00DF3867" w:rsidP="00DF3867">
            <w:pPr>
              <w:spacing w:line="240" w:lineRule="auto"/>
              <w:jc w:val="center"/>
              <w:rPr>
                <w:b/>
                <w:sz w:val="16"/>
                <w:szCs w:val="18"/>
              </w:rPr>
            </w:pPr>
            <w:r w:rsidRPr="00E2265C">
              <w:rPr>
                <w:b/>
                <w:sz w:val="16"/>
                <w:szCs w:val="18"/>
              </w:rPr>
              <w:t>PMG</w:t>
            </w:r>
          </w:p>
        </w:tc>
        <w:tc>
          <w:tcPr>
            <w:tcW w:w="851" w:type="dxa"/>
          </w:tcPr>
          <w:p w14:paraId="68BAE7F0" w14:textId="06EA9E19" w:rsidR="00DF3867" w:rsidRPr="00DF3867" w:rsidRDefault="00DF3867" w:rsidP="00DF3867">
            <w:pPr>
              <w:spacing w:line="240" w:lineRule="auto"/>
              <w:jc w:val="center"/>
              <w:rPr>
                <w:b/>
                <w:sz w:val="16"/>
                <w:szCs w:val="18"/>
              </w:rPr>
            </w:pPr>
            <w:r w:rsidRPr="00DF3867">
              <w:rPr>
                <w:b/>
                <w:sz w:val="16"/>
                <w:szCs w:val="18"/>
              </w:rPr>
              <w:t>Rdt</w:t>
            </w:r>
          </w:p>
        </w:tc>
        <w:tc>
          <w:tcPr>
            <w:tcW w:w="709" w:type="dxa"/>
          </w:tcPr>
          <w:p w14:paraId="1C51B654" w14:textId="290F5B86" w:rsidR="00DF3867" w:rsidRPr="00E2265C" w:rsidRDefault="00DF3867" w:rsidP="00DF3867">
            <w:pPr>
              <w:spacing w:line="240" w:lineRule="auto"/>
              <w:jc w:val="center"/>
              <w:rPr>
                <w:b/>
                <w:sz w:val="16"/>
                <w:szCs w:val="18"/>
              </w:rPr>
            </w:pPr>
            <w:r w:rsidRPr="00E2265C">
              <w:rPr>
                <w:b/>
                <w:sz w:val="16"/>
                <w:szCs w:val="18"/>
              </w:rPr>
              <w:t>Prot</w:t>
            </w:r>
          </w:p>
        </w:tc>
        <w:tc>
          <w:tcPr>
            <w:tcW w:w="992" w:type="dxa"/>
          </w:tcPr>
          <w:p w14:paraId="05CC8298" w14:textId="051E4512" w:rsidR="00DF3867" w:rsidRPr="00E2265C" w:rsidRDefault="00DF3867" w:rsidP="00DF3867">
            <w:pPr>
              <w:spacing w:line="240" w:lineRule="auto"/>
              <w:jc w:val="center"/>
              <w:rPr>
                <w:b/>
                <w:sz w:val="16"/>
                <w:szCs w:val="18"/>
              </w:rPr>
            </w:pPr>
            <w:r w:rsidRPr="00E2265C">
              <w:rPr>
                <w:b/>
                <w:sz w:val="16"/>
                <w:szCs w:val="18"/>
              </w:rPr>
              <w:t>Preco</w:t>
            </w:r>
          </w:p>
        </w:tc>
        <w:tc>
          <w:tcPr>
            <w:tcW w:w="992" w:type="dxa"/>
          </w:tcPr>
          <w:p w14:paraId="443F907D" w14:textId="77777777" w:rsidR="00DF3867" w:rsidRPr="00E2265C" w:rsidRDefault="00DF3867" w:rsidP="00DF3867">
            <w:pPr>
              <w:spacing w:line="240" w:lineRule="auto"/>
              <w:jc w:val="center"/>
              <w:rPr>
                <w:b/>
                <w:sz w:val="16"/>
                <w:szCs w:val="18"/>
              </w:rPr>
            </w:pPr>
            <w:r w:rsidRPr="00E2265C">
              <w:rPr>
                <w:b/>
                <w:sz w:val="16"/>
                <w:szCs w:val="18"/>
              </w:rPr>
              <w:t>Grains/epi</w:t>
            </w:r>
          </w:p>
        </w:tc>
        <w:tc>
          <w:tcPr>
            <w:tcW w:w="851" w:type="dxa"/>
          </w:tcPr>
          <w:p w14:paraId="5596EB8B" w14:textId="65B8B857" w:rsidR="00DF3867" w:rsidRPr="00E2265C" w:rsidRDefault="00DF3867" w:rsidP="00DF3867">
            <w:pPr>
              <w:spacing w:line="240" w:lineRule="auto"/>
              <w:jc w:val="center"/>
              <w:rPr>
                <w:b/>
                <w:sz w:val="16"/>
                <w:szCs w:val="18"/>
              </w:rPr>
            </w:pPr>
            <w:r w:rsidRPr="00E2265C">
              <w:rPr>
                <w:b/>
                <w:sz w:val="16"/>
                <w:szCs w:val="18"/>
              </w:rPr>
              <w:t>Hauteur</w:t>
            </w:r>
          </w:p>
        </w:tc>
        <w:tc>
          <w:tcPr>
            <w:tcW w:w="992" w:type="dxa"/>
          </w:tcPr>
          <w:p w14:paraId="19D70F10" w14:textId="77777777" w:rsidR="00DF3867" w:rsidRPr="00E2265C" w:rsidRDefault="00DF3867" w:rsidP="00DF3867">
            <w:pPr>
              <w:spacing w:line="240" w:lineRule="auto"/>
              <w:jc w:val="center"/>
              <w:rPr>
                <w:b/>
                <w:sz w:val="16"/>
                <w:szCs w:val="18"/>
              </w:rPr>
            </w:pPr>
            <w:r w:rsidRPr="00E2265C">
              <w:rPr>
                <w:b/>
                <w:sz w:val="16"/>
                <w:szCs w:val="18"/>
              </w:rPr>
              <w:t>Référence</w:t>
            </w:r>
          </w:p>
        </w:tc>
      </w:tr>
      <w:tr w:rsidR="00DF3867" w:rsidRPr="00065447" w14:paraId="7BFB41FC" w14:textId="77777777" w:rsidTr="00F847F8">
        <w:trPr>
          <w:trHeight w:val="330"/>
        </w:trPr>
        <w:tc>
          <w:tcPr>
            <w:tcW w:w="1266" w:type="dxa"/>
          </w:tcPr>
          <w:p w14:paraId="6E0406E1"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B88E2F2"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3D772579"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1EE55858" w14:textId="77777777" w:rsidR="00DF3867" w:rsidRPr="00E2265C" w:rsidRDefault="00DF3867" w:rsidP="00DF3867">
            <w:pPr>
              <w:spacing w:line="240" w:lineRule="auto"/>
              <w:jc w:val="center"/>
              <w:rPr>
                <w:sz w:val="16"/>
                <w:szCs w:val="18"/>
              </w:rPr>
            </w:pPr>
            <w:r w:rsidRPr="00E2265C">
              <w:rPr>
                <w:sz w:val="16"/>
                <w:szCs w:val="18"/>
              </w:rPr>
              <w:t>+2.4%</w:t>
            </w:r>
          </w:p>
        </w:tc>
        <w:tc>
          <w:tcPr>
            <w:tcW w:w="851" w:type="dxa"/>
            <w:shd w:val="clear" w:color="auto" w:fill="auto"/>
          </w:tcPr>
          <w:p w14:paraId="11830C38" w14:textId="77777777" w:rsidR="00DF3867" w:rsidRDefault="00DF3867" w:rsidP="00DF3867">
            <w:pPr>
              <w:spacing w:line="240" w:lineRule="auto"/>
              <w:jc w:val="center"/>
              <w:rPr>
                <w:sz w:val="16"/>
                <w:szCs w:val="18"/>
              </w:rPr>
            </w:pPr>
            <w:r w:rsidRPr="00DF3867">
              <w:rPr>
                <w:sz w:val="16"/>
                <w:szCs w:val="18"/>
              </w:rPr>
              <w:t>+30%</w:t>
            </w:r>
          </w:p>
          <w:p w14:paraId="4FDA1382" w14:textId="437F9BA6" w:rsidR="00DF3867" w:rsidRPr="00DF3867" w:rsidRDefault="00DF3867" w:rsidP="00DF3867">
            <w:pPr>
              <w:spacing w:line="240" w:lineRule="auto"/>
              <w:jc w:val="center"/>
              <w:rPr>
                <w:sz w:val="16"/>
                <w:szCs w:val="18"/>
              </w:rPr>
            </w:pPr>
            <w:r w:rsidRPr="00DF3867">
              <w:rPr>
                <w:sz w:val="16"/>
                <w:szCs w:val="18"/>
              </w:rPr>
              <w:t>/cycle</w:t>
            </w:r>
          </w:p>
        </w:tc>
        <w:tc>
          <w:tcPr>
            <w:tcW w:w="709" w:type="dxa"/>
            <w:shd w:val="clear" w:color="auto" w:fill="BFBFBF" w:themeFill="background1" w:themeFillShade="BF"/>
          </w:tcPr>
          <w:p w14:paraId="0866A8E6" w14:textId="4F024782"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56A343A"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422467"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6D7B7E00" w14:textId="77777777" w:rsidR="00DF3867" w:rsidRPr="00E2265C" w:rsidRDefault="00DF3867" w:rsidP="00DF3867">
            <w:pPr>
              <w:spacing w:line="240" w:lineRule="auto"/>
              <w:jc w:val="center"/>
              <w:rPr>
                <w:sz w:val="16"/>
                <w:szCs w:val="18"/>
              </w:rPr>
            </w:pPr>
          </w:p>
        </w:tc>
        <w:tc>
          <w:tcPr>
            <w:tcW w:w="992" w:type="dxa"/>
          </w:tcPr>
          <w:p w14:paraId="359DA622" w14:textId="2D8F4EAC"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DF3867" w:rsidRPr="00065447" w14:paraId="2A72F7C1" w14:textId="77777777" w:rsidTr="00F847F8">
        <w:trPr>
          <w:trHeight w:val="330"/>
        </w:trPr>
        <w:tc>
          <w:tcPr>
            <w:tcW w:w="1266" w:type="dxa"/>
          </w:tcPr>
          <w:p w14:paraId="711F665E" w14:textId="77777777" w:rsidR="00DF3867" w:rsidRPr="00E2265C" w:rsidRDefault="00DF3867" w:rsidP="00DF3867">
            <w:pPr>
              <w:spacing w:line="240" w:lineRule="auto"/>
              <w:jc w:val="center"/>
              <w:rPr>
                <w:sz w:val="16"/>
                <w:szCs w:val="18"/>
              </w:rPr>
            </w:pPr>
            <w:r w:rsidRPr="00E2265C">
              <w:rPr>
                <w:sz w:val="16"/>
                <w:szCs w:val="18"/>
              </w:rPr>
              <w:t>90 pop biparentales</w:t>
            </w:r>
          </w:p>
        </w:tc>
        <w:tc>
          <w:tcPr>
            <w:tcW w:w="1070" w:type="dxa"/>
          </w:tcPr>
          <w:p w14:paraId="5CA70DDF"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0FCC093E"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218B5236"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BFBFBF" w:themeFill="background1" w:themeFillShade="BF"/>
          </w:tcPr>
          <w:p w14:paraId="24D3E582" w14:textId="77777777" w:rsidR="00DF3867" w:rsidRPr="00DF3867" w:rsidRDefault="00DF3867" w:rsidP="00DF3867">
            <w:pPr>
              <w:spacing w:line="240" w:lineRule="auto"/>
              <w:jc w:val="center"/>
              <w:rPr>
                <w:sz w:val="16"/>
                <w:szCs w:val="18"/>
              </w:rPr>
            </w:pPr>
          </w:p>
        </w:tc>
        <w:tc>
          <w:tcPr>
            <w:tcW w:w="709" w:type="dxa"/>
          </w:tcPr>
          <w:p w14:paraId="6B791FAD" w14:textId="74952758" w:rsidR="00DF3867" w:rsidRPr="00E2265C" w:rsidRDefault="00DF3867" w:rsidP="00DF3867">
            <w:pPr>
              <w:spacing w:line="240" w:lineRule="auto"/>
              <w:jc w:val="center"/>
              <w:rPr>
                <w:sz w:val="16"/>
                <w:szCs w:val="18"/>
              </w:rPr>
            </w:pPr>
            <w:r w:rsidRPr="00E2265C">
              <w:rPr>
                <w:sz w:val="16"/>
                <w:szCs w:val="18"/>
              </w:rPr>
              <w:t>-</w:t>
            </w:r>
          </w:p>
        </w:tc>
        <w:tc>
          <w:tcPr>
            <w:tcW w:w="992" w:type="dxa"/>
          </w:tcPr>
          <w:p w14:paraId="20C123C4"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2396E9E3" w14:textId="77777777" w:rsidR="00DF3867" w:rsidRPr="00E2265C" w:rsidRDefault="00DF3867" w:rsidP="00DF3867">
            <w:pPr>
              <w:spacing w:line="240" w:lineRule="auto"/>
              <w:jc w:val="center"/>
              <w:rPr>
                <w:sz w:val="16"/>
                <w:szCs w:val="18"/>
              </w:rPr>
            </w:pPr>
            <w:r w:rsidRPr="00E2265C">
              <w:rPr>
                <w:sz w:val="16"/>
                <w:szCs w:val="18"/>
              </w:rPr>
              <w:t>+</w:t>
            </w:r>
          </w:p>
        </w:tc>
        <w:tc>
          <w:tcPr>
            <w:tcW w:w="851" w:type="dxa"/>
          </w:tcPr>
          <w:p w14:paraId="6F975C7D"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1CC41C00" w14:textId="3024DBB6"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DF3867" w:rsidRPr="00065447" w14:paraId="3DDE0C34" w14:textId="77777777" w:rsidTr="00F847F8">
        <w:trPr>
          <w:trHeight w:val="330"/>
        </w:trPr>
        <w:tc>
          <w:tcPr>
            <w:tcW w:w="1266" w:type="dxa"/>
          </w:tcPr>
          <w:p w14:paraId="17977318"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8271A3D"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7F266AAD"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FD76ADA"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76BC98C7" w14:textId="652EF6C9"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3F460D26" w14:textId="1292A74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734D42"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8BFD4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2586204" w14:textId="77777777" w:rsidR="00DF3867" w:rsidRPr="00E2265C" w:rsidRDefault="00DF3867" w:rsidP="00DF3867">
            <w:pPr>
              <w:spacing w:line="240" w:lineRule="auto"/>
              <w:jc w:val="center"/>
              <w:rPr>
                <w:sz w:val="16"/>
                <w:szCs w:val="18"/>
              </w:rPr>
            </w:pPr>
          </w:p>
        </w:tc>
        <w:tc>
          <w:tcPr>
            <w:tcW w:w="992" w:type="dxa"/>
          </w:tcPr>
          <w:p w14:paraId="33B4E5BB" w14:textId="40314B2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DF3867" w:rsidRPr="00065447" w14:paraId="5FB83E6D" w14:textId="77777777" w:rsidTr="00F847F8">
        <w:trPr>
          <w:trHeight w:val="330"/>
        </w:trPr>
        <w:tc>
          <w:tcPr>
            <w:tcW w:w="1266" w:type="dxa"/>
            <w:shd w:val="clear" w:color="auto" w:fill="BFBFBF" w:themeFill="background1" w:themeFillShade="BF"/>
          </w:tcPr>
          <w:p w14:paraId="5CA0ADCE" w14:textId="77777777" w:rsidR="00DF3867" w:rsidRPr="00E2265C" w:rsidRDefault="00DF3867" w:rsidP="00DF3867">
            <w:pPr>
              <w:spacing w:line="240" w:lineRule="auto"/>
              <w:jc w:val="center"/>
              <w:rPr>
                <w:sz w:val="16"/>
                <w:szCs w:val="18"/>
              </w:rPr>
            </w:pPr>
          </w:p>
        </w:tc>
        <w:tc>
          <w:tcPr>
            <w:tcW w:w="1070" w:type="dxa"/>
          </w:tcPr>
          <w:p w14:paraId="1B389AF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59DDB7B"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3F9F125"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319E8D79" w14:textId="55BE7893"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62829B2" w14:textId="7302045A"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DD44691"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1A0460F"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CACA928" w14:textId="77777777" w:rsidR="00DF3867" w:rsidRPr="00E2265C" w:rsidRDefault="00DF3867" w:rsidP="00DF3867">
            <w:pPr>
              <w:spacing w:line="240" w:lineRule="auto"/>
              <w:jc w:val="center"/>
              <w:rPr>
                <w:sz w:val="16"/>
                <w:szCs w:val="18"/>
              </w:rPr>
            </w:pPr>
          </w:p>
        </w:tc>
        <w:tc>
          <w:tcPr>
            <w:tcW w:w="992" w:type="dxa"/>
          </w:tcPr>
          <w:p w14:paraId="76E2392C" w14:textId="0B47F32B"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DF3867" w:rsidRPr="00065447" w14:paraId="6BC7792D" w14:textId="77777777" w:rsidTr="00F847F8">
        <w:trPr>
          <w:trHeight w:val="330"/>
        </w:trPr>
        <w:tc>
          <w:tcPr>
            <w:tcW w:w="1266" w:type="dxa"/>
          </w:tcPr>
          <w:p w14:paraId="3A3FB5BD" w14:textId="77777777" w:rsidR="00DF3867" w:rsidRPr="00E2265C" w:rsidRDefault="00DF3867" w:rsidP="00DF3867">
            <w:pPr>
              <w:spacing w:line="240" w:lineRule="auto"/>
              <w:jc w:val="center"/>
              <w:rPr>
                <w:sz w:val="16"/>
                <w:szCs w:val="18"/>
              </w:rPr>
            </w:pPr>
            <w:r w:rsidRPr="00E2265C">
              <w:rPr>
                <w:sz w:val="16"/>
                <w:szCs w:val="18"/>
              </w:rPr>
              <w:t>6 pop composites</w:t>
            </w:r>
          </w:p>
        </w:tc>
        <w:tc>
          <w:tcPr>
            <w:tcW w:w="1070" w:type="dxa"/>
          </w:tcPr>
          <w:p w14:paraId="392BDAD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277595F"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7AC879A"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shd w:val="clear" w:color="auto" w:fill="BFBFBF" w:themeFill="background1" w:themeFillShade="BF"/>
          </w:tcPr>
          <w:p w14:paraId="43FF7665" w14:textId="77777777" w:rsidR="00DF3867" w:rsidRPr="00DF3867" w:rsidRDefault="00DF3867" w:rsidP="00DF3867">
            <w:pPr>
              <w:spacing w:line="240" w:lineRule="auto"/>
              <w:jc w:val="center"/>
              <w:rPr>
                <w:sz w:val="16"/>
                <w:szCs w:val="18"/>
              </w:rPr>
            </w:pPr>
          </w:p>
        </w:tc>
        <w:tc>
          <w:tcPr>
            <w:tcW w:w="709" w:type="dxa"/>
            <w:shd w:val="clear" w:color="auto" w:fill="BFBFBF" w:themeFill="background1" w:themeFillShade="BF"/>
          </w:tcPr>
          <w:p w14:paraId="774E3951" w14:textId="25F66DC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0EF9C0CE"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5698D6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407A0828" w14:textId="77777777" w:rsidR="00DF3867" w:rsidRPr="00E2265C" w:rsidRDefault="00DF3867" w:rsidP="00DF3867">
            <w:pPr>
              <w:spacing w:line="240" w:lineRule="auto"/>
              <w:jc w:val="center"/>
              <w:rPr>
                <w:sz w:val="16"/>
                <w:szCs w:val="18"/>
              </w:rPr>
            </w:pPr>
          </w:p>
        </w:tc>
        <w:tc>
          <w:tcPr>
            <w:tcW w:w="992" w:type="dxa"/>
          </w:tcPr>
          <w:p w14:paraId="2497BA01" w14:textId="27DF6CE9"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DF3867" w:rsidRPr="00065447" w14:paraId="4F388274" w14:textId="77777777" w:rsidTr="00F847F8">
        <w:trPr>
          <w:trHeight w:val="500"/>
        </w:trPr>
        <w:tc>
          <w:tcPr>
            <w:tcW w:w="1266" w:type="dxa"/>
          </w:tcPr>
          <w:p w14:paraId="5E8091C1"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tcPr>
          <w:p w14:paraId="05649439"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7E9712E3" w14:textId="77777777" w:rsidR="00DF3867" w:rsidRPr="00E2265C" w:rsidRDefault="00DF3867" w:rsidP="00DF3867">
            <w:pPr>
              <w:spacing w:line="240" w:lineRule="auto"/>
              <w:jc w:val="center"/>
              <w:rPr>
                <w:sz w:val="16"/>
                <w:szCs w:val="18"/>
              </w:rPr>
            </w:pPr>
            <w:r w:rsidRPr="00E2265C">
              <w:rPr>
                <w:sz w:val="16"/>
                <w:szCs w:val="18"/>
              </w:rPr>
              <w:t>8</w:t>
            </w:r>
          </w:p>
        </w:tc>
        <w:tc>
          <w:tcPr>
            <w:tcW w:w="757" w:type="dxa"/>
          </w:tcPr>
          <w:p w14:paraId="04BC99E9" w14:textId="19A73E5B" w:rsidR="00DF3867" w:rsidRPr="00E2265C" w:rsidRDefault="00DF3867" w:rsidP="00DF3867">
            <w:pPr>
              <w:spacing w:line="240" w:lineRule="auto"/>
              <w:jc w:val="center"/>
              <w:rPr>
                <w:sz w:val="16"/>
                <w:szCs w:val="18"/>
              </w:rPr>
            </w:pPr>
            <w:r w:rsidRPr="00E2265C">
              <w:rPr>
                <w:sz w:val="16"/>
                <w:szCs w:val="18"/>
              </w:rPr>
              <w:t>+4.5 % /cycle</w:t>
            </w:r>
          </w:p>
        </w:tc>
        <w:tc>
          <w:tcPr>
            <w:tcW w:w="851" w:type="dxa"/>
            <w:shd w:val="clear" w:color="auto" w:fill="auto"/>
          </w:tcPr>
          <w:p w14:paraId="24203CAD" w14:textId="07248D67" w:rsidR="00DF3867" w:rsidRPr="00DF3867" w:rsidRDefault="00DF3867" w:rsidP="00DF3867">
            <w:pPr>
              <w:spacing w:line="240" w:lineRule="auto"/>
              <w:jc w:val="center"/>
              <w:rPr>
                <w:sz w:val="16"/>
                <w:szCs w:val="18"/>
              </w:rPr>
            </w:pPr>
            <w:r w:rsidRPr="00DF3867">
              <w:rPr>
                <w:sz w:val="16"/>
                <w:szCs w:val="18"/>
              </w:rPr>
              <w:t>0</w:t>
            </w:r>
          </w:p>
        </w:tc>
        <w:tc>
          <w:tcPr>
            <w:tcW w:w="709" w:type="dxa"/>
            <w:shd w:val="clear" w:color="auto" w:fill="BFBFBF" w:themeFill="background1" w:themeFillShade="BF"/>
          </w:tcPr>
          <w:p w14:paraId="290EBB9B" w14:textId="70B2CFDA" w:rsidR="00DF3867" w:rsidRPr="00E2265C" w:rsidRDefault="00DF3867" w:rsidP="00DF3867">
            <w:pPr>
              <w:spacing w:line="240" w:lineRule="auto"/>
              <w:jc w:val="center"/>
              <w:rPr>
                <w:sz w:val="16"/>
                <w:szCs w:val="18"/>
              </w:rPr>
            </w:pPr>
          </w:p>
        </w:tc>
        <w:tc>
          <w:tcPr>
            <w:tcW w:w="992" w:type="dxa"/>
          </w:tcPr>
          <w:p w14:paraId="3540053F" w14:textId="77777777" w:rsidR="00DF3867" w:rsidRPr="00E2265C" w:rsidRDefault="00DF3867" w:rsidP="00DF3867">
            <w:pPr>
              <w:spacing w:line="240" w:lineRule="auto"/>
              <w:jc w:val="center"/>
              <w:rPr>
                <w:sz w:val="16"/>
                <w:szCs w:val="18"/>
              </w:rPr>
            </w:pPr>
            <w:r w:rsidRPr="00E2265C">
              <w:rPr>
                <w:sz w:val="16"/>
                <w:szCs w:val="18"/>
              </w:rPr>
              <w:t>+0.5 jour/cycle</w:t>
            </w:r>
          </w:p>
        </w:tc>
        <w:tc>
          <w:tcPr>
            <w:tcW w:w="992" w:type="dxa"/>
          </w:tcPr>
          <w:p w14:paraId="0E77A8A7" w14:textId="77777777" w:rsidR="00DF3867" w:rsidRPr="00E2265C" w:rsidRDefault="00DF3867" w:rsidP="00DF3867">
            <w:pPr>
              <w:spacing w:line="240" w:lineRule="auto"/>
              <w:jc w:val="center"/>
              <w:rPr>
                <w:sz w:val="16"/>
                <w:szCs w:val="18"/>
              </w:rPr>
            </w:pPr>
            <w:r w:rsidRPr="00E2265C">
              <w:rPr>
                <w:sz w:val="16"/>
                <w:szCs w:val="18"/>
              </w:rPr>
              <w:t>-0.5/cycle</w:t>
            </w:r>
          </w:p>
        </w:tc>
        <w:tc>
          <w:tcPr>
            <w:tcW w:w="851" w:type="dxa"/>
          </w:tcPr>
          <w:p w14:paraId="1F8DC119"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C3598ED" w14:textId="2AC20A3E"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w:instrText>
            </w:r>
            <w:r w:rsidR="00DB416E">
              <w:rPr>
                <w:rFonts w:hint="eastAsia"/>
                <w:sz w:val="16"/>
                <w:szCs w:val="18"/>
              </w:rPr>
              <w:instrText>orm the base population. About 20 F2 plants with the highest kernel weight were selected (</w:instrText>
            </w:r>
            <w:r w:rsidR="00DB416E">
              <w:rPr>
                <w:rFonts w:hint="eastAsia"/>
                <w:sz w:val="16"/>
                <w:szCs w:val="18"/>
              </w:rPr>
              <w:instrText>∼</w:instrText>
            </w:r>
            <w:r w:rsidR="00DB416E">
              <w:rPr>
                <w:rFonts w:hint="eastAsia"/>
                <w:sz w:val="16"/>
                <w:szCs w:val="18"/>
              </w:rPr>
              <w:instrText xml:space="preserve">2% of the population), and about three of their F3 progeny were intermated to form the next cycle. This procedure was repeated for eight cycles, with an average of </w:instrText>
            </w:r>
            <w:r w:rsidR="00DB416E">
              <w:rPr>
                <w:sz w:val="16"/>
                <w:szCs w:val="18"/>
              </w:rPr>
              <w:instrText xml:space="preserve">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DF3867" w:rsidRPr="00065447" w14:paraId="084175C8" w14:textId="77777777" w:rsidTr="00F847F8">
        <w:trPr>
          <w:trHeight w:val="487"/>
        </w:trPr>
        <w:tc>
          <w:tcPr>
            <w:tcW w:w="1266" w:type="dxa"/>
          </w:tcPr>
          <w:p w14:paraId="45F18B7C"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12BA3492" w14:textId="77777777" w:rsidR="00DF3867" w:rsidRPr="00E2265C" w:rsidRDefault="00DF3867" w:rsidP="00DF3867">
            <w:pPr>
              <w:spacing w:line="240" w:lineRule="auto"/>
              <w:jc w:val="center"/>
              <w:rPr>
                <w:sz w:val="16"/>
                <w:szCs w:val="18"/>
              </w:rPr>
            </w:pPr>
            <w:r w:rsidRPr="00E2265C">
              <w:rPr>
                <w:sz w:val="16"/>
                <w:szCs w:val="18"/>
              </w:rPr>
              <w:t>4</w:t>
            </w:r>
          </w:p>
        </w:tc>
        <w:tc>
          <w:tcPr>
            <w:tcW w:w="757" w:type="dxa"/>
          </w:tcPr>
          <w:p w14:paraId="708829B6" w14:textId="77777777" w:rsidR="00DF3867" w:rsidRDefault="00DF3867" w:rsidP="00DF3867">
            <w:pPr>
              <w:spacing w:line="240" w:lineRule="auto"/>
              <w:jc w:val="center"/>
              <w:rPr>
                <w:sz w:val="16"/>
                <w:szCs w:val="18"/>
              </w:rPr>
            </w:pPr>
            <w:r w:rsidRPr="00E2265C">
              <w:rPr>
                <w:sz w:val="16"/>
                <w:szCs w:val="18"/>
              </w:rPr>
              <w:t xml:space="preserve">+7% </w:t>
            </w:r>
          </w:p>
          <w:p w14:paraId="0C7F8BB3" w14:textId="413D879B" w:rsidR="00DF3867" w:rsidRPr="00E2265C" w:rsidRDefault="00DF3867" w:rsidP="00DF3867">
            <w:pPr>
              <w:spacing w:line="240" w:lineRule="auto"/>
              <w:jc w:val="center"/>
              <w:rPr>
                <w:sz w:val="16"/>
                <w:szCs w:val="18"/>
              </w:rPr>
            </w:pPr>
            <w:r w:rsidRPr="00E2265C">
              <w:rPr>
                <w:sz w:val="16"/>
                <w:szCs w:val="18"/>
              </w:rPr>
              <w:t>/cycle</w:t>
            </w:r>
          </w:p>
        </w:tc>
        <w:tc>
          <w:tcPr>
            <w:tcW w:w="851" w:type="dxa"/>
            <w:shd w:val="clear" w:color="auto" w:fill="auto"/>
          </w:tcPr>
          <w:p w14:paraId="21851D70" w14:textId="20514E69" w:rsidR="00DF3867" w:rsidRPr="00DF3867" w:rsidRDefault="00DF3867" w:rsidP="00DF3867">
            <w:pPr>
              <w:spacing w:line="240" w:lineRule="auto"/>
              <w:jc w:val="center"/>
              <w:rPr>
                <w:sz w:val="16"/>
                <w:szCs w:val="18"/>
              </w:rPr>
            </w:pPr>
            <w:r w:rsidRPr="00DF3867">
              <w:rPr>
                <w:sz w:val="16"/>
                <w:szCs w:val="18"/>
              </w:rPr>
              <w:t>0</w:t>
            </w:r>
          </w:p>
        </w:tc>
        <w:tc>
          <w:tcPr>
            <w:tcW w:w="709" w:type="dxa"/>
          </w:tcPr>
          <w:p w14:paraId="06C98487" w14:textId="2DE033C2" w:rsidR="00DF3867" w:rsidRPr="00E2265C" w:rsidRDefault="00DF3867" w:rsidP="00DF3867">
            <w:pPr>
              <w:spacing w:line="240" w:lineRule="auto"/>
              <w:jc w:val="center"/>
              <w:rPr>
                <w:sz w:val="16"/>
                <w:szCs w:val="18"/>
              </w:rPr>
            </w:pPr>
            <w:r w:rsidRPr="00E2265C">
              <w:rPr>
                <w:sz w:val="16"/>
                <w:szCs w:val="18"/>
              </w:rPr>
              <w:t>+1% / cycle</w:t>
            </w:r>
          </w:p>
        </w:tc>
        <w:tc>
          <w:tcPr>
            <w:tcW w:w="992" w:type="dxa"/>
          </w:tcPr>
          <w:p w14:paraId="7BEDEA15" w14:textId="77777777" w:rsidR="00DF3867" w:rsidRPr="00E2265C" w:rsidRDefault="00DF3867" w:rsidP="00DF3867">
            <w:pPr>
              <w:spacing w:line="240" w:lineRule="auto"/>
              <w:jc w:val="center"/>
              <w:rPr>
                <w:sz w:val="16"/>
                <w:szCs w:val="18"/>
              </w:rPr>
            </w:pPr>
            <w:r w:rsidRPr="00E2265C">
              <w:rPr>
                <w:sz w:val="16"/>
                <w:szCs w:val="18"/>
              </w:rPr>
              <w:t>+2% /cycle</w:t>
            </w:r>
          </w:p>
        </w:tc>
        <w:tc>
          <w:tcPr>
            <w:tcW w:w="992" w:type="dxa"/>
          </w:tcPr>
          <w:p w14:paraId="5FDA5F54"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5788149F"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A8C0250" w14:textId="7831470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DF3867" w:rsidRPr="00065447" w14:paraId="3659A891" w14:textId="77777777" w:rsidTr="00F847F8">
        <w:trPr>
          <w:trHeight w:val="330"/>
        </w:trPr>
        <w:tc>
          <w:tcPr>
            <w:tcW w:w="1266" w:type="dxa"/>
          </w:tcPr>
          <w:p w14:paraId="52502E68" w14:textId="77777777" w:rsidR="00DF3867" w:rsidRPr="00E2265C" w:rsidRDefault="00DF3867" w:rsidP="00DF3867">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51251EB6"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81800B7"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13F221D5" w14:textId="6A39C924"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0A126E5" w14:textId="47223D98"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15DD345" w14:textId="77777777" w:rsidR="00DF3867" w:rsidRPr="00E2265C" w:rsidRDefault="00DF3867" w:rsidP="00DF3867">
            <w:pPr>
              <w:spacing w:line="240" w:lineRule="auto"/>
              <w:jc w:val="center"/>
              <w:rPr>
                <w:sz w:val="16"/>
                <w:szCs w:val="18"/>
              </w:rPr>
            </w:pPr>
          </w:p>
        </w:tc>
        <w:tc>
          <w:tcPr>
            <w:tcW w:w="992" w:type="dxa"/>
          </w:tcPr>
          <w:p w14:paraId="33CF8343"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3AEB7290"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7596D441" w14:textId="26F4E4A2" w:rsidR="00DF3867" w:rsidRPr="00E2265C" w:rsidRDefault="00DF3867" w:rsidP="00DF3867">
            <w:pPr>
              <w:keepNext/>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r w:rsidR="003B252E" w:rsidRPr="005F6229">
        <w:rPr>
          <w:i/>
        </w:rPr>
        <w:t>Rdt = rendement, Prot = taux de protéines</w:t>
      </w:r>
      <w:r w:rsidR="003B252E">
        <w:rPr>
          <w:i/>
        </w:rPr>
        <w:t xml:space="preserve"> des grains</w:t>
      </w:r>
      <w:r w:rsidR="00EF148F">
        <w:rPr>
          <w:i/>
        </w:rPr>
        <w:t>, PMG = poids de mille grains</w:t>
      </w:r>
      <w:r w:rsidR="00BB1289">
        <w:rPr>
          <w:i/>
        </w:rPr>
        <w:t>, preco = précocité, Grains/epi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xml:space="preserve">. Pour la précocité "+" = plus précoce et "-" = plus tardif. Lorsque les changements étaient quantifiés en pourcentage, les chiffres apparaissent après le "+" ou le </w:t>
      </w:r>
      <w:r w:rsidR="003B252E" w:rsidRPr="005F6229">
        <w:rPr>
          <w:i/>
        </w:rPr>
        <w:lastRenderedPageBreak/>
        <w:t>"-". Une case grisée indique l’absence d’information.</w:t>
      </w:r>
    </w:p>
    <w:p w14:paraId="15B38C22" w14:textId="77777777" w:rsidR="003B252E" w:rsidRPr="00065447" w:rsidRDefault="003B252E" w:rsidP="003B252E"/>
    <w:p w14:paraId="4BD69DAE" w14:textId="46D87131" w:rsidR="003B252E" w:rsidRDefault="00621FC1" w:rsidP="00F5638B">
      <w:r>
        <w:t>Pour le PMG</w:t>
      </w:r>
      <w:r w:rsidR="00AE5984">
        <w:t>, le rendement</w:t>
      </w:r>
      <w:r>
        <w:t xml:space="preserve"> </w:t>
      </w:r>
      <w:r w:rsidR="00AC6D97">
        <w:t xml:space="preserve">(assimilé au poids total d’épi par plante dans notre étude) </w:t>
      </w:r>
      <w:r>
        <w:t xml:space="preserve">et la hauteur des plants, les études montrent des résultats similaires aux </w:t>
      </w:r>
      <w:r w:rsidR="005262C1">
        <w:t>nôtres</w:t>
      </w:r>
      <w:r>
        <w:t xml:space="preserve"> : </w:t>
      </w:r>
      <w:r w:rsidR="003B252E" w:rsidRPr="00065447">
        <w:t xml:space="preserve">la sélection sur grain a eu un effet positif sur le PMG </w:t>
      </w:r>
      <w:r w:rsidR="00AE5984">
        <w:t xml:space="preserve">et le rendement </w:t>
      </w:r>
      <w:r>
        <w:t>en quelques cycles de sélection, et</w:t>
      </w:r>
      <w:r w:rsidR="003B252E" w:rsidRPr="00065447">
        <w:t xml:space="preserve"> </w:t>
      </w:r>
      <w:r>
        <w:t>i</w:t>
      </w:r>
      <w:r w:rsidR="003B252E" w:rsidRPr="00065447">
        <w:t xml:space="preserve">l semble que la </w:t>
      </w:r>
      <w:r>
        <w:t>hauteur</w:t>
      </w:r>
      <w:r w:rsidR="003B252E" w:rsidRPr="00065447">
        <w:t xml:space="preserve"> des plants soit peu affectée, </w:t>
      </w:r>
      <w:r>
        <w:t xml:space="preserve">mais puisse augmenter avec une sélection de gros grains. </w:t>
      </w:r>
      <w:r w:rsidR="004C4EDD">
        <w:t>L</w:t>
      </w:r>
      <w:r w:rsidR="003B252E" w:rsidRPr="00065447">
        <w:t>es effets ne sont pas clairs sur la précocité, le nombre de grains par épi ou le taux de protéines</w:t>
      </w:r>
      <w:r w:rsidR="00A007EB">
        <w:t xml:space="preserve"> (les traits ne sont pas modifiés dans le même sens selon les études)</w:t>
      </w:r>
      <w:r w:rsidR="004C4EDD">
        <w:t xml:space="preserve">, qui n’ont pas été affectés par la sélection </w:t>
      </w:r>
      <w:r w:rsidR="004C4EDD">
        <w:rPr>
          <w:i/>
        </w:rPr>
        <w:t>in silico</w:t>
      </w:r>
      <w:r w:rsidR="003B252E" w:rsidRPr="00065447">
        <w:t xml:space="preserve">. De plus, les études menées par </w:t>
      </w:r>
      <w:r w:rsidR="003B252E" w:rsidRPr="00065447">
        <w:fldChar w:fldCharType="begin"/>
      </w:r>
      <w:r w:rsidR="00DB416E">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et </w:t>
      </w:r>
      <w:r w:rsidR="003B252E" w:rsidRPr="00065447">
        <w:fldChar w:fldCharType="begin"/>
      </w:r>
      <w:r w:rsidR="00DB416E">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3B252E" w:rsidRPr="00065447">
        <w:fldChar w:fldCharType="separate"/>
      </w:r>
      <w:r w:rsidR="003B252E" w:rsidRPr="00065447">
        <w:t>Busch and Kofoid (1982)</w:t>
      </w:r>
      <w:r w:rsidR="003B252E" w:rsidRPr="00065447">
        <w:fldChar w:fldCharType="end"/>
      </w:r>
      <w:r w:rsidR="003B252E" w:rsidRPr="00065447">
        <w:t xml:space="preserve"> </w:t>
      </w:r>
      <w:r w:rsidR="003B252E">
        <w:t xml:space="preserve">portent sur la sélection du PMG et non de la taille du grain, mais nous les avons prises en compte car ce sont des traits corrélés. Ces études </w:t>
      </w:r>
      <w:r w:rsidR="003B252E" w:rsidRPr="00065447">
        <w:t xml:space="preserve">semblent montrer que la sélection est plus efficace pendant les premiers cycles de sélection. </w:t>
      </w:r>
      <w:r w:rsidR="003B252E" w:rsidRPr="00065447">
        <w:fldChar w:fldCharType="begin"/>
      </w:r>
      <w:r w:rsidR="00DB416E">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précisent également que la variance génétique pour le PMG a été fortement réduite par la sélection</w:t>
      </w:r>
      <w:r w:rsidR="003B252E">
        <w:t xml:space="preserve">. </w:t>
      </w:r>
    </w:p>
    <w:p w14:paraId="70D0B82D" w14:textId="08FA2654" w:rsidR="00DE3C9D" w:rsidRDefault="00F5638B" w:rsidP="009150BC">
      <w:r>
        <w:t xml:space="preserve"> </w:t>
      </w:r>
    </w:p>
    <w:p w14:paraId="2484A535" w14:textId="41D88B48"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844602">
        <w:t xml:space="preserve">On peut </w:t>
      </w:r>
      <w:r w:rsidR="00D412D5">
        <w:t xml:space="preserve">citer les travaux de </w:t>
      </w:r>
      <w:r w:rsidR="003C55C0">
        <w:fldChar w:fldCharType="begin"/>
      </w:r>
      <w:r w:rsidR="00DB416E">
        <w:instrText xml:space="preserve"> ADDIN ZOTERO_ITEM CSL_CITATION {"citationID":"L4xE3G2F","properties":{"formattedCitation":"(B\\uc0\\u233{}ral,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E33025" w:rsidRPr="00E33025">
        <w:t xml:space="preserve">Béral, </w:t>
      </w:r>
      <w:r w:rsidR="00E33025">
        <w:t>(</w:t>
      </w:r>
      <w:r w:rsidR="00E33025" w:rsidRPr="00E33025">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r w:rsidR="004C62EC">
        <w:t xml:space="preserve"> sur le blé tendre</w:t>
      </w:r>
      <w:r w:rsidR="009F0037">
        <w:t xml:space="preserve"> </w:t>
      </w:r>
      <w:r w:rsidR="003C55C0">
        <w:fldChar w:fldCharType="begin"/>
      </w:r>
      <w:r w:rsidR="00DB416E">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w:t>
      </w:r>
      <w:r w:rsidR="00461203">
        <w:t>é dans notre dispositif (H²=0.13</w:t>
      </w:r>
      <w:r w:rsidR="00AE6BAB">
        <w:t>)</w:t>
      </w:r>
      <w:r w:rsidR="009F0037">
        <w:t xml:space="preserve">. Tout cela est donc cohérent avec une augmentation de la GSV lors de la sélection de gros grains. </w:t>
      </w:r>
    </w:p>
    <w:p w14:paraId="29C7E936" w14:textId="0689F402"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DB416E">
        <w:instrText xml:space="preserve"> ADDIN ZOTERO_ITEM CSL_CITATION {"citationID":"CII85j5y","properties":{"formattedCitation":"(B\\uc0\\u233{}ral,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 xml:space="preserve">Béral, </w:t>
      </w:r>
      <w:r w:rsidR="00E33025">
        <w:t>(</w:t>
      </w:r>
      <w:r w:rsidR="00E33025" w:rsidRPr="00E33025">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6681F9BB" w:rsidR="00DB40A6" w:rsidRDefault="00983181" w:rsidP="00B20032">
      <w:r>
        <w:lastRenderedPageBreak/>
        <w:t>Enfin, u</w:t>
      </w:r>
      <w:r w:rsidR="00C556F8">
        <w:t>n défaut dans nos résultats est l’absence de mesure</w:t>
      </w:r>
      <w:r w:rsidR="00F11ACD">
        <w:t xml:space="preserve"> directe</w:t>
      </w:r>
      <w:r w:rsidR="00C556F8">
        <w:t xml:space="preserv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0AD74067" w:rsidR="009E4A02" w:rsidRDefault="00292015" w:rsidP="00505948">
      <w:pPr>
        <w:pStyle w:val="Titre2"/>
      </w:pPr>
      <w:bookmarkStart w:id="129" w:name="_Toc144738607"/>
      <w:r>
        <w:t>Recul sur l’approche théorique</w:t>
      </w:r>
      <w:bookmarkEnd w:id="129"/>
    </w:p>
    <w:p w14:paraId="43C9CD90" w14:textId="1912C8CC" w:rsidR="00097BAC" w:rsidRDefault="00097BAC" w:rsidP="00097BAC">
      <w:r>
        <w:t>Dans le cadre du stage, l’équation</w:t>
      </w:r>
      <w:r w:rsidR="00966166">
        <w:t xml:space="preserve"> 1</w:t>
      </w:r>
      <w:r>
        <w:t xml:space="preserve">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que la sélection sur grain, il se peut que les moyens à investir pour faire ce progrès ne puissent être 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d’introgression en population de ressources génétiques</w:t>
      </w:r>
      <w:r>
        <w:t>.</w:t>
      </w:r>
    </w:p>
    <w:p w14:paraId="3A1D224E" w14:textId="77777777" w:rsidR="00840DD7" w:rsidRDefault="00840DD7" w:rsidP="00097BAC"/>
    <w:p w14:paraId="38230FA8" w14:textId="75C6B78F" w:rsidR="00097BAC" w:rsidRDefault="00097BAC" w:rsidP="00097BAC">
      <w:r>
        <w:t>Un autre élément important de discussion est justement la nécessité d’estimer les paramètres de la variance pour utiliser l’équation</w:t>
      </w:r>
      <w:r w:rsidR="00966166">
        <w:t xml:space="preserve"> 1</w:t>
      </w:r>
      <w:r>
        <w:t xml:space="preserve">. Etant donné que ces paramètres sont contraints (on ne peut pas les adapter ou les choisir comme NEO, NGO ou nsel), il est nécessaire de les estimer </w:t>
      </w:r>
      <w:r w:rsidR="006B5A30">
        <w:t xml:space="preserve">au préalable. </w:t>
      </w:r>
      <w:r>
        <w:t>L’estimation de ces paramètres requiert un travail conséquent et/ou l’utilisation de technologie avancée (Optomachine</w:t>
      </w:r>
      <w:r w:rsidR="0057061D">
        <w:t xml:space="preserve"> ou NIRS</w:t>
      </w:r>
      <w:r>
        <w:t>)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ré-estimer régulièrement les paramè</w:t>
      </w:r>
      <w:r w:rsidR="000E364F">
        <w:t>tres de variance pour se servir de l’équation</w:t>
      </w:r>
      <w:r>
        <w:t xml:space="preserve">. </w:t>
      </w:r>
    </w:p>
    <w:p w14:paraId="2CEB8DB8" w14:textId="1D95F93D" w:rsidR="00097BAC" w:rsidRDefault="00097BAC" w:rsidP="007E72A6"/>
    <w:p w14:paraId="0F23C971" w14:textId="2119F3BF" w:rsidR="00D20DF3" w:rsidRDefault="0070549E" w:rsidP="00505948">
      <w:r>
        <w:lastRenderedPageBreak/>
        <w:t>La validation de l’équation</w:t>
      </w:r>
      <w:r w:rsidR="00966166">
        <w:t xml:space="preserve"> 1</w:t>
      </w:r>
      <w:r>
        <w:t xml:space="preserve"> a été faite sur des données peu réalistes. En effet, les données du dispositif de sélection </w:t>
      </w:r>
      <w:r>
        <w:rPr>
          <w:i/>
        </w:rPr>
        <w:t>in silico</w:t>
      </w:r>
      <w:r>
        <w:t xml:space="preserve"> ont contraints le nombre de grains </w:t>
      </w:r>
      <w:r w:rsidR="00947E6C">
        <w:t>observés à 859 (nombre de plantes</w:t>
      </w:r>
      <w:r>
        <w:t xml:space="preserve"> du </w:t>
      </w:r>
      <w:r w:rsidR="00947E6C">
        <w:t>premier semis ayant été récoltées</w:t>
      </w:r>
      <w:r>
        <w:t>) et le nombre de grain par épi à 5 car parmi les 859 grains utilisés, en moyenne 5 grains de chaque lot étai</w:t>
      </w:r>
      <w:r w:rsidR="00810F74">
        <w:t>en</w:t>
      </w:r>
      <w:r>
        <w:t>t présent</w:t>
      </w:r>
      <w:r w:rsidR="00810F74">
        <w:t>s</w:t>
      </w:r>
      <w:r>
        <w:t xml:space="preserve">. Cela correspond donc bien à une sélection sur épi où les épis n’auraient donné que 5 grains. De plus, les variances estimées ne correspondent peut-être pas à des variances en conditions </w:t>
      </w:r>
      <w:r w:rsidR="004B71D9">
        <w:t>réelle</w:t>
      </w:r>
      <w:r>
        <w:t xml:space="preserve">s au champ. </w:t>
      </w:r>
      <w:r w:rsidR="00286E0F" w:rsidRPr="00286E0F">
        <w:t>On ne sait donc pas si l’équation</w:t>
      </w:r>
      <w:r w:rsidR="00966166">
        <w:t xml:space="preserve"> 1</w:t>
      </w:r>
      <w:r w:rsidR="00286E0F" w:rsidRPr="00286E0F">
        <w:t xml:space="preserve"> a le même pouvoir prédictif pour des valeurs de paramètres </w:t>
      </w:r>
      <w:r w:rsidR="00252572">
        <w:t>estimées au champ</w:t>
      </w:r>
      <w:r w:rsidR="00286E0F" w:rsidRPr="00286E0F">
        <w:t xml:space="preserve"> et il faudrait la valider totalement en sélectionnant </w:t>
      </w:r>
      <w:r w:rsidR="004B71D9">
        <w:t>réelle</w:t>
      </w:r>
      <w:r w:rsidR="00286E0F" w:rsidRPr="00286E0F">
        <w:t>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2229D6AB" w14:textId="77777777" w:rsidR="00840DD7" w:rsidRDefault="00840DD7" w:rsidP="00505948"/>
    <w:p w14:paraId="005CC8BA" w14:textId="4BADF588"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B416E">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w:t>
      </w:r>
      <w:r w:rsidR="003503AD">
        <w:t>se avec des effectifs réduits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3CF8F411"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Bbsocoul </w:t>
      </w:r>
      <w:r w:rsidR="0070019F">
        <w:t xml:space="preserve">(blé bio sous couvert de luzerne) </w:t>
      </w:r>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Dans ce cas, la sélection sur épi serait plus désavantagée par rapport à la sélection sur grain que ce que nos résultats montrent.</w:t>
      </w:r>
      <w:r w:rsidR="006E60B1">
        <w:t xml:space="preserve"> </w:t>
      </w:r>
      <w:r w:rsidR="005B1507">
        <w:t>Toutefois, l’équation</w:t>
      </w:r>
      <w:r w:rsidR="00966166">
        <w:t xml:space="preserve"> 1</w:t>
      </w:r>
      <w:r w:rsidR="005B1507">
        <w:t xml:space="preserve">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rsidRPr="006A43DD">
        <w:rPr>
          <w:highlight w:val="green"/>
          <w:rPrChange w:id="130" w:author="bienvenu" w:date="2023-09-04T19:19:00Z">
            <w:rPr/>
          </w:rPrChange>
        </w:rPr>
        <w:t>P</w:t>
      </w:r>
      <w:r w:rsidR="006E60B1" w:rsidRPr="006A43DD">
        <w:rPr>
          <w:highlight w:val="green"/>
          <w:rPrChange w:id="131" w:author="bienvenu" w:date="2023-09-04T19:19:00Z">
            <w:rPr/>
          </w:rPrChange>
        </w:rPr>
        <w:t>ar exemple sur le taux de protéine, qui se mesure par NIRS, il se peut que les précisions de mesure sur grain individuel ou sur lot de grain soient similaires</w:t>
      </w:r>
      <w:ins w:id="132" w:author="bienvenu" w:date="2023-09-04T19:19:00Z">
        <w:r w:rsidR="006A43DD">
          <w:t xml:space="preserve"> parler des prots</w:t>
        </w:r>
      </w:ins>
      <w:r w:rsidR="006E60B1">
        <w:t xml:space="preserve">. </w:t>
      </w:r>
    </w:p>
    <w:p w14:paraId="05BD89CC" w14:textId="77777777" w:rsidR="00097BAC" w:rsidRDefault="00097BAC" w:rsidP="00505948"/>
    <w:p w14:paraId="7A64771D" w14:textId="322FD4C4" w:rsidR="0004414F" w:rsidRDefault="00134F4C" w:rsidP="00505948">
      <w:r>
        <w:t xml:space="preserve">Enfin, cette équation fonctionne lorsqu’il s’agit de faire de la sélection par troncation. Or, ce n’est pas la seule façon de sélectionner qui existe. </w:t>
      </w:r>
      <w:r w:rsidR="003D02DE">
        <w:t xml:space="preserve">L’équation </w:t>
      </w:r>
      <w:r w:rsidR="00966166">
        <w:t xml:space="preserve">1 </w:t>
      </w:r>
      <w:r w:rsidR="003D02DE">
        <w:t xml:space="preserve">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DB416E">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L’équation</w:t>
      </w:r>
      <w:r w:rsidR="00966166">
        <w:t xml:space="preserve"> 1</w:t>
      </w:r>
      <w:r w:rsidR="003D02DE">
        <w:t xml:space="preserve"> n’est donc évidemment pas adaptable à toute situation de sélection massale sur les traits du grain. </w:t>
      </w:r>
    </w:p>
    <w:p w14:paraId="5BF59F62" w14:textId="3167C341" w:rsidR="00E22313" w:rsidRDefault="00E22313" w:rsidP="00E22313">
      <w:pPr>
        <w:pStyle w:val="Titre2"/>
      </w:pPr>
      <w:bookmarkStart w:id="133" w:name="_Toc144738608"/>
      <w:r>
        <w:t xml:space="preserve">A qui </w:t>
      </w:r>
      <w:r w:rsidR="00A301EE">
        <w:t>peut servir l’équation ?</w:t>
      </w:r>
      <w:bookmarkEnd w:id="133"/>
    </w:p>
    <w:p w14:paraId="449C829E" w14:textId="08E7589E" w:rsidR="00B824AE" w:rsidRDefault="00B824AE" w:rsidP="00E22313">
      <w:r>
        <w:rPr>
          <w:i/>
        </w:rPr>
        <w:t>A priori</w:t>
      </w:r>
      <w:r>
        <w:t xml:space="preserve"> l’équation</w:t>
      </w:r>
      <w:r w:rsidR="00966166">
        <w:t xml:space="preserve"> 1</w:t>
      </w:r>
      <w:r>
        <w:t xml:space="preserve">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F0981">
        <w:t xml:space="preserve">de fixation en </w:t>
      </w:r>
      <w:r w:rsidR="00887041">
        <w:t>bulk dans un schéma de sélection.</w:t>
      </w:r>
    </w:p>
    <w:p w14:paraId="04951B6E" w14:textId="0BF96960"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DB416E">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w:t>
      </w:r>
      <w:r w:rsidR="00966166">
        <w:t xml:space="preserve">1 </w:t>
      </w:r>
      <w:r w:rsidR="00206988">
        <w:t xml:space="preserve">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134" w:name="_Toc144738609"/>
      <w:r>
        <w:t>Vers une sélection</w:t>
      </w:r>
      <w:r w:rsidR="00573E15">
        <w:t xml:space="preserve"> massale</w:t>
      </w:r>
      <w:r>
        <w:t xml:space="preserve"> phénomique </w:t>
      </w:r>
      <w:r w:rsidRPr="006A43DD">
        <w:rPr>
          <w:highlight w:val="green"/>
          <w:rPrChange w:id="135" w:author="bienvenu" w:date="2023-09-04T19:20:00Z">
            <w:rPr/>
          </w:rPrChange>
        </w:rPr>
        <w:t>des</w:t>
      </w:r>
      <w:r>
        <w:t xml:space="preserve"> grains ?</w:t>
      </w:r>
      <w:bookmarkEnd w:id="134"/>
    </w:p>
    <w:p w14:paraId="5942FE3C" w14:textId="6F25A5B2" w:rsidR="00667E62" w:rsidRDefault="00C047D8" w:rsidP="00C93D7A">
      <w:r>
        <w:t xml:space="preserve">La prédiction phénomique, un </w:t>
      </w:r>
      <w:r w:rsidR="00BC5FF1">
        <w:t xml:space="preserve">développement récent en génétique quantitative, </w:t>
      </w:r>
      <w:r>
        <w:t>permet de</w:t>
      </w:r>
      <w:r w:rsidR="00BC5FF1">
        <w:t xml:space="preserve"> prédire certains traits d’une plante à partir de spectres infrarouges collectés sur </w:t>
      </w:r>
      <w:r w:rsidR="004261FC">
        <w:t>cette</w:t>
      </w:r>
      <w:r w:rsidR="00BC5FF1">
        <w:t xml:space="preserve"> plante. </w:t>
      </w:r>
      <w:r w:rsidR="00BC5FF1" w:rsidRPr="00BC5FF1">
        <w:t xml:space="preserve">De premiers résultats encourageants montrent que la sélection phénomique a une efficacité souvent comparable à </w:t>
      </w:r>
      <w:r w:rsidR="00BC5FF1" w:rsidRPr="00BC5FF1">
        <w:lastRenderedPageBreak/>
        <w:t xml:space="preserve">l’efficacité de la prédiction génomique, et parfois même meilleure pour le rendement chez le blé </w:t>
      </w:r>
      <w:r w:rsidR="00BC5FF1" w:rsidRPr="00BC5FF1">
        <w:fldChar w:fldCharType="begin"/>
      </w:r>
      <w:r w:rsidR="00DB416E">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00BC5FF1" w:rsidRPr="00BC5FF1">
        <w:fldChar w:fldCharType="separate"/>
      </w:r>
      <w:r w:rsidR="00BC5FF1" w:rsidRPr="00BC5FF1">
        <w:t>(Rincent et al., 2018)</w:t>
      </w:r>
      <w:r w:rsidR="00BC5FF1" w:rsidRPr="00BC5FF1">
        <w:fldChar w:fldCharType="end"/>
      </w:r>
      <w:r w:rsidR="00BC5FF1" w:rsidRPr="00BC5FF1">
        <w:t>. C’</w:t>
      </w:r>
      <w:r>
        <w:t>est une méthode non destructive et</w:t>
      </w:r>
      <w:r w:rsidR="00BC5FF1" w:rsidRPr="00BC5FF1">
        <w:t xml:space="preserve"> peu coûteuse qui pourrait permettre de traiter les grains</w:t>
      </w:r>
      <w:r w:rsidR="00C40A96">
        <w:t xml:space="preserve"> individuellement</w:t>
      </w:r>
      <w:r w:rsidR="00BC5FF1" w:rsidRPr="00BC5FF1">
        <w:t xml:space="preserve">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DB416E">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7494CFDF" w:rsidR="00961643" w:rsidRDefault="00260FBB" w:rsidP="00961643">
      <w:r>
        <w:t>Comme</w:t>
      </w:r>
      <w:r w:rsidR="00961643">
        <w:t xml:space="preserve"> l’équation </w:t>
      </w:r>
      <w:r w:rsidR="00966166">
        <w:t xml:space="preserve">1 </w:t>
      </w:r>
      <w:r w:rsidR="00961643">
        <w:t xml:space="preserve">peut être utilisée pour n’importe quel trait </w:t>
      </w:r>
      <w:r w:rsidR="00906B4C">
        <w:t>du</w:t>
      </w:r>
      <w:r w:rsidR="00961643">
        <w:t xml:space="preserve"> grain, elle peut apporter des éléments de discussion intéressants pour la sélection phénomique. En effet, </w:t>
      </w:r>
      <w:r w:rsidR="004261FC">
        <w:t xml:space="preserve">un spectre (ou la prédiction que l’on fait à partir du spectre) peut être considéré comme un trait du grain, et les compromis entre héritabilité et intensité de sélection s’appliquent (l’héritabilité étant dans ce cas l’accuracy de prédiction du trait). </w:t>
      </w:r>
      <w:r w:rsidR="009F40A6">
        <w:t>On pourrait donc comparer le progrès atteignable en faisant des modèles prédictifs basés sur le grain individuel ou sur la moyenne de grains de même génot</w:t>
      </w:r>
      <w:r w:rsidR="00796D65">
        <w:t xml:space="preserve">ype/épi en </w:t>
      </w:r>
      <w:r w:rsidR="009F40A6">
        <w:t xml:space="preserve">et en remplaçant </w:t>
      </w:r>
      <w:r w:rsidR="00796D65">
        <w:t xml:space="preserve">dans l’équation </w:t>
      </w:r>
      <w:r w:rsidR="00966166">
        <w:t xml:space="preserve">1 </w:t>
      </w:r>
      <w:r w:rsidR="00796D65">
        <w:t>l</w:t>
      </w:r>
      <w:r w:rsidR="009F40A6">
        <w:t xml:space="preserve">e rapport des héritabilités par le rapport des accuracy de prédiction des deux méthodes. </w:t>
      </w:r>
    </w:p>
    <w:p w14:paraId="34BE5DE0" w14:textId="2DC792F9" w:rsidR="00C72544" w:rsidRDefault="007D6ED1" w:rsidP="00C72544">
      <w:r>
        <w:t>L</w:t>
      </w:r>
      <w:r w:rsidR="00E65CED">
        <w:t xml:space="preserve">a plupart des travaux réalisés en prédiction phénomique </w:t>
      </w:r>
      <w:r w:rsidR="001C3AD0">
        <w:t xml:space="preserve">sur des céréales </w:t>
      </w:r>
      <w:r w:rsidR="00E65CED">
        <w:t xml:space="preserve">utilisent des </w:t>
      </w:r>
      <w:r w:rsidR="00C636F2">
        <w:t xml:space="preserve">mesures sur </w:t>
      </w:r>
      <w:r w:rsidR="00E65CED">
        <w:t>lots de grains</w:t>
      </w:r>
      <w:r w:rsidR="001C3AD0">
        <w:t xml:space="preserve"> </w:t>
      </w:r>
      <w:r w:rsidR="00FD72E7">
        <w:t xml:space="preserve">ou sur de la farine de lots de grains </w:t>
      </w:r>
      <w:r w:rsidR="001C3AD0">
        <w:fldChar w:fldCharType="begin"/>
      </w:r>
      <w:r w:rsidR="00DB416E">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w:t>
      </w:r>
      <w:r w:rsidR="004879BF">
        <w:t>sont capables de trier les grains individuellement</w:t>
      </w:r>
      <w:r w:rsidR="001C5AE3">
        <w:t>.</w:t>
      </w:r>
      <w:r w:rsidR="00CF7C1C">
        <w:t xml:space="preserve"> </w:t>
      </w:r>
      <w:r w:rsidR="004879BF">
        <w:t xml:space="preserve">Des modèles prédictifs basés sur des moyennes de lots ne sont donc peut-être pas adaptés pour ce type de tri. </w:t>
      </w:r>
      <w:r w:rsidR="00CF7C1C">
        <w:t>Il serai</w:t>
      </w:r>
      <w:r w:rsidR="00587EAC">
        <w:t>t donc intéressant de comparer l</w:t>
      </w:r>
      <w:r w:rsidR="00CF7C1C">
        <w:t>e progrès atteignable à partir de prédiction sur grains individuels et sur moyennes de lots de grains. En effet, si l’on peut montrer qu’une prédiction à partir de grains individuels permet un meilleur progrès malgré la plu</w:t>
      </w:r>
      <w:r w:rsidR="002B3DCB">
        <w:t xml:space="preserve">s faible accuracy de prédiction, </w:t>
      </w:r>
      <w:r w:rsidR="00615E8C">
        <w:t>c</w:t>
      </w:r>
      <w:r w:rsidR="00ED2758">
        <w:t>ela ouvre des</w:t>
      </w:r>
      <w:r w:rsidR="00615E8C">
        <w:t xml:space="preserve"> perspectives pour la sélection </w:t>
      </w:r>
      <w:r w:rsidR="00427986">
        <w:t xml:space="preserve">phénomique </w:t>
      </w:r>
      <w:r w:rsidR="00615E8C">
        <w:t xml:space="preserve">sur grain. </w:t>
      </w:r>
      <w:r w:rsidR="000866AF">
        <w:t xml:space="preserve">On aurait </w:t>
      </w:r>
      <w:r w:rsidR="00EB6048">
        <w:t xml:space="preserve">accès à </w:t>
      </w:r>
      <w:r w:rsidR="00265105">
        <w:t>des mesures</w:t>
      </w:r>
      <w:r w:rsidR="00BB0030">
        <w:t xml:space="preserve"> indirectes pour un</w:t>
      </w:r>
      <w:r w:rsidR="00EB6048">
        <w:t xml:space="preserve">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5BC33C04" w:rsidR="00FB2303" w:rsidRDefault="00077106" w:rsidP="00C72544">
      <w:r>
        <w:t xml:space="preserve">Enfin, </w:t>
      </w:r>
      <w:r>
        <w:fldChar w:fldCharType="begin"/>
      </w:r>
      <w:r w:rsidR="00DB416E">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w:t>
      </w:r>
      <w:ins w:id="136" w:author="bienvenu" w:date="2023-09-04T19:20:00Z">
        <w:r w:rsidR="006A43DD">
          <w:t xml:space="preserve"> </w:t>
        </w:r>
        <w:r w:rsidR="006A43DD" w:rsidRPr="006A43DD">
          <w:rPr>
            <w:highlight w:val="green"/>
            <w:rPrChange w:id="137" w:author="bienvenu" w:date="2023-09-04T19:20:00Z">
              <w:rPr/>
            </w:rPrChange>
          </w:rPr>
          <w:t>massale</w:t>
        </w:r>
      </w:ins>
      <w:r>
        <w:t xml:space="preserve"> pouvant s’appliq</w:t>
      </w:r>
      <w:r w:rsidR="00F53F90">
        <w:t>uer au blé. Ce schéma comprend</w:t>
      </w:r>
      <w:r>
        <w:t xml:space="preserve"> une</w:t>
      </w:r>
      <w:r w:rsidR="00D65329">
        <w:t xml:space="preserve"> première</w:t>
      </w:r>
      <w:r>
        <w:t xml:space="preserve"> partie dédiée à l’amélioration récurrente d’une population pour l’améliorer et entretenir et </w:t>
      </w:r>
      <w:r w:rsidR="00D65329">
        <w:t>créer de la diversité génétique.</w:t>
      </w:r>
      <w:r>
        <w:t xml:space="preserve"> </w:t>
      </w:r>
      <w:r w:rsidR="00D65329">
        <w:t>La deuxième partie utilise</w:t>
      </w:r>
      <w:r>
        <w:t xml:space="preserve"> les individus de cette population comme parents dans un schéma de sélection classique pour transformer la diversité génétique en progrès. Ils ont montré par des simulations qu’un tel schéma permettrait d’obtenir de meilleurs gains génétique sur le long terme que les schémas de sélection actuellement en place sur le </w:t>
      </w:r>
      <w:r>
        <w:lastRenderedPageBreak/>
        <w:t xml:space="preserve">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bookmarkStart w:id="138" w:name="_Toc144738610"/>
      <w:r>
        <w:t>Le potentiel du dispositif de sélection in silico</w:t>
      </w:r>
      <w:bookmarkEnd w:id="138"/>
    </w:p>
    <w:p w14:paraId="1B917D5B" w14:textId="534A5C67" w:rsidR="00110323" w:rsidRPr="00EA76C3" w:rsidRDefault="00E76418" w:rsidP="00EA117D">
      <w:pPr>
        <w:rPr>
          <w:rFonts w:ascii="Arial" w:hAnsi="Arial" w:cs="Arial"/>
        </w:rPr>
      </w:pPr>
      <w:r>
        <w:t>D</w:t>
      </w:r>
      <w:r w:rsidR="00FF4031">
        <w:t>ans le</w:t>
      </w:r>
      <w:r>
        <w:t xml:space="preserve"> dispositif de sélection </w:t>
      </w:r>
      <w:r>
        <w:rPr>
          <w:i/>
        </w:rPr>
        <w:t>in silico</w:t>
      </w:r>
      <w:r w:rsidR="00FF4031">
        <w:t xml:space="preserve">,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w:t>
      </w:r>
      <w:r w:rsidR="00B45172">
        <w:t>et ouvrent des perspectives pour un grand nombre d’analyses</w:t>
      </w:r>
      <w:r w:rsidR="00FF4031">
        <w:t xml:space="preserve">. En effet, </w:t>
      </w:r>
      <w:r w:rsidR="00B54323">
        <w:t>ce dispositif permet d’accéder aux valeurs phénotypiques en population et non en culture pure. L</w:t>
      </w:r>
      <w:r w:rsidR="00FF4031">
        <w:t xml:space="preserve">a position et le génotype de chaque plante étant connu, il est possible d’étudier en détail les interactions entre les plantes (effets de certains allèles sur </w:t>
      </w:r>
      <w:r w:rsidR="00B54323">
        <w:t xml:space="preserve">les phénotypes voisins, tendance de chaque génotype à collaborer ou à rentrer en </w:t>
      </w:r>
      <w:r w:rsidR="00C954D8">
        <w:t>compétition</w:t>
      </w:r>
      <w:r w:rsidR="0062606D">
        <w:t>, allèles à favoriser dans la population pour améliorer un trait…</w:t>
      </w:r>
      <w:r w:rsidR="00B54323">
        <w:t xml:space="preserve">). </w:t>
      </w:r>
      <w:r w:rsidR="0062606D">
        <w:t>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Au final, les analyses réalisées d</w:t>
      </w:r>
      <w:r w:rsidR="00A01F2C">
        <w:t>ans ce stage n’ont permis d’exploiter</w:t>
      </w:r>
      <w:r w:rsidR="0062606D">
        <w:t xml:space="preserve"> qu’une partie de toute l’</w:t>
      </w:r>
      <w:r w:rsidR="00B45172">
        <w:t>informa</w:t>
      </w:r>
      <w:r w:rsidR="00243BCA">
        <w:t xml:space="preserve">tion collectée, et </w:t>
      </w:r>
      <w:r w:rsidR="00EC1266">
        <w:t>les données peuvent encore donner du grain à moudre</w:t>
      </w:r>
      <w:r w:rsidR="0042542E">
        <w:t xml:space="preserve"> pour de futures analyses</w:t>
      </w:r>
      <w:r w:rsidR="00EA117D">
        <w:t>.</w:t>
      </w: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0431534" w14:textId="77777777" w:rsidR="001D13D8" w:rsidRDefault="00DF331B" w:rsidP="001D13D8">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1D13D8">
        <w:t>Acreche, M.M., Slafer, G.A., 2006. Grain weight response to increases in number of grains in wheat in a Mediterranean area. Field Crops Res. 98, 52–59. https://doi.org/10.1016/j.fcr.2005.12.005</w:t>
      </w:r>
    </w:p>
    <w:p w14:paraId="28911A7F" w14:textId="77777777" w:rsidR="001D13D8" w:rsidRDefault="001D13D8" w:rsidP="001D13D8">
      <w:pPr>
        <w:pStyle w:val="Bibliographie"/>
      </w:pPr>
      <w:r>
        <w:t>Andrée, P., Clark, J.K., Levkoe, C.Z., Lowitt, K. (Eds.), 2019. Civil Society and Social Movements in Food System Governance. Taylor &amp; Francis.</w:t>
      </w:r>
    </w:p>
    <w:p w14:paraId="61B2533A" w14:textId="77777777" w:rsidR="001D13D8" w:rsidRDefault="001D13D8" w:rsidP="001D13D8">
      <w:pPr>
        <w:pStyle w:val="Bibliographie"/>
      </w:pPr>
      <w: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12FBF2D" w14:textId="77777777" w:rsidR="001D13D8" w:rsidRDefault="001D13D8" w:rsidP="001D13D8">
      <w:pPr>
        <w:pStyle w:val="Bibliographie"/>
      </w:pPr>
      <w:r>
        <w:t>Ballini, E., Tavaud, M., Ducasse, A., Sanchez, D., Paux, E., Kitt, J., Charmet, G., Audigeos, D., Roumet, P., David, J., Morel, J.-B., 2020. Genome wide association mapping for resistance to multiple fungal pathogens in a panel issued from a broad composite cross-population of tetraploid wheat Triticum turgidum. Euphytica 216, 92. https://doi.org/10.1007/s10681-020-02631-9</w:t>
      </w:r>
    </w:p>
    <w:p w14:paraId="6FC5D26C" w14:textId="77777777" w:rsidR="001D13D8" w:rsidRDefault="001D13D8" w:rsidP="001D13D8">
      <w:pPr>
        <w:pStyle w:val="Bibliographie"/>
      </w:pPr>
      <w:r>
        <w:t>Béral, A., 2020. Déterminisme génétique et écophysiologique de la variabilité des masses de grains individuels chez le blé tendre (Triticum aestivum). (phdthesis). Université Clermont Auvergne [2017-2020].</w:t>
      </w:r>
    </w:p>
    <w:p w14:paraId="13267877" w14:textId="77777777" w:rsidR="001D13D8" w:rsidRDefault="001D13D8" w:rsidP="001D13D8">
      <w:pPr>
        <w:pStyle w:val="Bibliographie"/>
      </w:pPr>
      <w:r>
        <w:t>Béral, A., Rincent, R., Gouis, J.L., Girousse, C., Allard, V., 2020. Wheat individual grain-size variance originates from crop development and from specific genetic determinism. PLOS ONE 15, e0230689. https://doi.org/10.1371/journal.pone.0230689</w:t>
      </w:r>
    </w:p>
    <w:p w14:paraId="45E83131" w14:textId="77777777" w:rsidR="001D13D8" w:rsidRDefault="001D13D8" w:rsidP="001D13D8">
      <w:pPr>
        <w:pStyle w:val="Bibliographie"/>
      </w:pPr>
      <w:r>
        <w:t>Blum, A., Shpiler, L., Golan, G., Mayer, J., Sinmena, B., 1991. Mass selection of wheat for grain filling without transient photosynthesis. Euphytica 54, 111–116. https://doi.org/10.1007/BF00145637</w:t>
      </w:r>
    </w:p>
    <w:p w14:paraId="77B3F4F9" w14:textId="77777777" w:rsidR="001D13D8" w:rsidRDefault="001D13D8" w:rsidP="001D13D8">
      <w:pPr>
        <w:pStyle w:val="Bibliographie"/>
      </w:pPr>
      <w:r>
        <w:t>Busch, R.H., Kofoid, K., 1982. Recurrent Selection for Kernel Weight in Spring Wheat. Crop Sci. 22. https://doi.org/10.2135/cropsci1982.0011183X002200030032x</w:t>
      </w:r>
    </w:p>
    <w:p w14:paraId="4DC9DBEF" w14:textId="77777777" w:rsidR="001D13D8" w:rsidRDefault="001D13D8" w:rsidP="001D13D8">
      <w:pPr>
        <w:pStyle w:val="Bibliographie"/>
      </w:pPr>
      <w:r>
        <w:t>Chable, V., Berthellot, J.-F., 2006. La sélection participative en France: présentation des expériences en cours pour les agricultures biologiques et paysannes. Courr. L’environnement L’INRA 30, 129–138.</w:t>
      </w:r>
    </w:p>
    <w:p w14:paraId="540733D1" w14:textId="77777777" w:rsidR="001D13D8" w:rsidRDefault="001D13D8" w:rsidP="001D13D8">
      <w:pPr>
        <w:pStyle w:val="Bibliographie"/>
      </w:pPr>
      <w:r>
        <w:t>Colombo, M., Roumet, P., Salon, C., Jeudy, C., Lamboeuf, M., Lafarge, S., Dumas, A.-V., Dubreuil, P., Ngo, W., Derepas, B., Beauchêne, K., Allard, V., Le Gouis, J., Rincent, R., 2022. Genetic Analysis of Platform-Phenotyped Root System Architecture of Bread and Durum Wheat in Relation to Agronomic Traits. Front. Plant Sci. 13.</w:t>
      </w:r>
    </w:p>
    <w:p w14:paraId="335BCA85" w14:textId="77777777" w:rsidR="001D13D8" w:rsidRDefault="001D13D8" w:rsidP="001D13D8">
      <w:pPr>
        <w:pStyle w:val="Bibliographie"/>
      </w:pPr>
      <w:r>
        <w:t>Cuevas, J., Montesinos-López, O., Juliana, P., Guzmán, C., Pérez-Rodríguez, P., González-Bucio, J., Burgueño, J., Montesinos-López, A., Crossa, J., 2019. Deep Kernel for Genomic and Near Infrared Predictions in Multi-environment Breeding Trials. G3 GenesGenomesGenetics 9, 2913–2924. https://doi.org/10.1534/g3.119.400493</w:t>
      </w:r>
    </w:p>
    <w:p w14:paraId="637511E0" w14:textId="77777777" w:rsidR="001D13D8" w:rsidRDefault="001D13D8" w:rsidP="001D13D8">
      <w:pPr>
        <w:pStyle w:val="Bibliographie"/>
      </w:pPr>
      <w:r>
        <w:t>David, J., Holtz, Y., Ranwez, V., Santoni, S., Sarah, G., Ardisson, M., Poux, G., Choulet, F., Genthon, C., Roumet, P., Tavaud-Pirra, M., 2014. Genotyping by sequencing transcriptomes in an evolutionary pre-breeding durum wheat population. Mol. Breed. 34, 1531–1548. https://doi.org/10.1007/s11032-014-0179-z</w:t>
      </w:r>
    </w:p>
    <w:p w14:paraId="1D3BBC1B" w14:textId="77777777" w:rsidR="001D13D8" w:rsidRDefault="001D13D8" w:rsidP="001D13D8">
      <w:pPr>
        <w:pStyle w:val="Bibliographie"/>
      </w:pPr>
      <w:r>
        <w:t>Dawson, J.C., Goldringer, I., 2012. Breeding for Genetically Diverse Populations: Variety Mixtures and Evolutionary Populations, in: Organic Crop Breeding. John Wiley &amp; Sons, Ltd, pp. 77–98. https://doi.org/10.1002/9781119945932.ch5</w:t>
      </w:r>
    </w:p>
    <w:p w14:paraId="17AC29B5" w14:textId="77777777" w:rsidR="001D13D8" w:rsidRDefault="001D13D8" w:rsidP="001D13D8">
      <w:pPr>
        <w:pStyle w:val="Bibliographie"/>
      </w:pPr>
      <w:r>
        <w:t>Dawson, J.C., Rivière, P., Berthellot, J.-F., Mercier, F., De Kochko, P., Galic, N., Pin, S., Serpolay, E., Thomas, M., Giuliano, S., others, 2011. Collaborative plant breeding for organic agricultural systems in developed countries. Sustainability 3, 1206–1223.</w:t>
      </w:r>
    </w:p>
    <w:p w14:paraId="42C8CCAF" w14:textId="77777777" w:rsidR="001D13D8" w:rsidRDefault="001D13D8" w:rsidP="001D13D8">
      <w:pPr>
        <w:pStyle w:val="Bibliographie"/>
      </w:pPr>
      <w:r>
        <w:t>Derera, N.F., Bhatt, G.M., 1972. Effectiveness of mechanical mass selection in wheat (Triticum aestivum L.). Aust. J. Agric. Res. 23, 761–768. https://doi.org/10.1071/ar9720761</w:t>
      </w:r>
    </w:p>
    <w:p w14:paraId="2C613DCD" w14:textId="77777777" w:rsidR="001D13D8" w:rsidRDefault="001D13D8" w:rsidP="001D13D8">
      <w:pPr>
        <w:pStyle w:val="Bibliographie"/>
      </w:pPr>
      <w:r>
        <w:lastRenderedPageBreak/>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298CAE5A" w14:textId="77777777" w:rsidR="001D13D8" w:rsidRDefault="001D13D8" w:rsidP="001D13D8">
      <w:pPr>
        <w:pStyle w:val="Bibliographie"/>
      </w:pPr>
      <w:r>
        <w:t>Desclaux, D., Nolot, J.M., Chiffoleau, Y., 2009. La sélection participative pour élaborer des variétés de blé dur pour l’agriculture biologique. Innov. Agron. 7, 65–78.</w:t>
      </w:r>
    </w:p>
    <w:p w14:paraId="1509741C" w14:textId="77777777" w:rsidR="001D13D8" w:rsidRDefault="001D13D8" w:rsidP="001D13D8">
      <w:pPr>
        <w:pStyle w:val="Bibliographie"/>
      </w:pPr>
      <w:r>
        <w:t>Donald, C., 1981. 14 COMPETITIVE PLANTS, COMMUNAL PLANTS, AND YIELD IN WHEAT CROPS. Wheat Sci.-Today Tomorrow 223.</w:t>
      </w:r>
    </w:p>
    <w:p w14:paraId="26B81F9A" w14:textId="77777777" w:rsidR="001D13D8" w:rsidRDefault="001D13D8" w:rsidP="001D13D8">
      <w:pPr>
        <w:pStyle w:val="Bibliographie"/>
      </w:pPr>
      <w:r>
        <w:t>Döring, T., Wolfe, M., Jones, H., Pearce, H., Zhan, J., others, 2010. Breeding for resilience in wheat–Nature’s choice. Breed. Resil. Strategy Org. Low-Input Farming Syst. 47–50.</w:t>
      </w:r>
    </w:p>
    <w:p w14:paraId="00A13117" w14:textId="77777777" w:rsidR="001D13D8" w:rsidRDefault="001D13D8" w:rsidP="001D13D8">
      <w:pPr>
        <w:pStyle w:val="Bibliographie"/>
      </w:pPr>
      <w:r>
        <w:t>Finch-Savage, W.E., Bassel, G.W., 2016. Seed vigour and crop establishment: extending performance beyond adaptation. J. Exp. Bot. 67, 567–591. https://doi.org/10.1093/jxb/erv490</w:t>
      </w:r>
    </w:p>
    <w:p w14:paraId="42E4E02D" w14:textId="77777777" w:rsidR="001D13D8" w:rsidRDefault="001D13D8" w:rsidP="001D13D8">
      <w:pPr>
        <w:pStyle w:val="Bibliographie"/>
      </w:pPr>
      <w:r>
        <w:t>Gaynor, R.C., Gorjanc, G., Bentley, A.R., Ober, E.S., Howell, P., Jackson, R., Mackay, I.J., Hickey, J.M., 2017. A Two-Part Strategy for Using Genomic Selection to Develop Inbred Lines. Crop Sci. 57, 2372–2386. https://doi.org/10.2135/cropsci2016.09.0742</w:t>
      </w:r>
    </w:p>
    <w:p w14:paraId="6178E741" w14:textId="77777777" w:rsidR="001D13D8" w:rsidRDefault="001D13D8" w:rsidP="001D13D8">
      <w:pPr>
        <w:pStyle w:val="Bibliographie"/>
      </w:pPr>
      <w:r>
        <w:t>GIE Blé dur, 2017. Description et spécificités - GIE Blé dur Description, spécificités du blé dur. GIE Blé Dur. URL https://www.gie-bledur.fr/la-filiere-ble-dur/description-du-ble-dur/ (accessed 6.7.23).</w:t>
      </w:r>
    </w:p>
    <w:p w14:paraId="764C83CC" w14:textId="77777777" w:rsidR="001D13D8" w:rsidRDefault="001D13D8" w:rsidP="001D13D8">
      <w:pPr>
        <w:pStyle w:val="Bibliographie"/>
      </w:pPr>
      <w:r>
        <w:t>Gorjanc, G., Gaynor, R.C., Hickey, J.M., 2018. Optimal cross selection for long-term genetic gain in two-part programs with rapid recurrent genomic selection. Theor. Appl. Genet. 131, 1953–1966. https://doi.org/10.1007/s00122-018-3125-3</w:t>
      </w:r>
    </w:p>
    <w:p w14:paraId="70692B7B" w14:textId="77777777" w:rsidR="001D13D8" w:rsidRDefault="001D13D8" w:rsidP="001D13D8">
      <w:pPr>
        <w:pStyle w:val="Bibliographie"/>
      </w:pPr>
      <w:r>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DB60FFD" w14:textId="77777777" w:rsidR="001D13D8" w:rsidRDefault="001D13D8" w:rsidP="001D13D8">
      <w:pPr>
        <w:pStyle w:val="Bibliographie"/>
      </w:pPr>
      <w:r>
        <w:t>Houser, M., Stuart, D., 2020. An accelerating treadmill and an overlooked contradiction in industrial agriculture: Climate change and nitrogen fertilizer. J. Agrar. Change 20, 215–237. https://doi.org/10.1111/joac.12341</w:t>
      </w:r>
    </w:p>
    <w:p w14:paraId="1C900B98" w14:textId="77777777" w:rsidR="001D13D8" w:rsidRDefault="001D13D8" w:rsidP="001D13D8">
      <w:pPr>
        <w:pStyle w:val="Bibliographie"/>
      </w:pPr>
      <w: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5D197FE9" w14:textId="77777777" w:rsidR="001D13D8" w:rsidRDefault="001D13D8" w:rsidP="001D13D8">
      <w:pPr>
        <w:pStyle w:val="Bibliographie"/>
      </w:pPr>
      <w:r>
        <w:t>Johannsen, W., 1903. Heredity in populations and pure lines. Class. Pap. Genet. 20–26.</w:t>
      </w:r>
    </w:p>
    <w:p w14:paraId="364D089A" w14:textId="77777777" w:rsidR="001D13D8" w:rsidRDefault="001D13D8" w:rsidP="001D13D8">
      <w:pPr>
        <w:pStyle w:val="Bibliographie"/>
      </w:pPr>
      <w:r>
        <w:t>Juroszek, P., von Tiedemann, A., 2013. Climate change and potential future risks through wheat diseases: a review. Eur. J. Plant Pathol. 136, 21–33. https://doi.org/10.1007/s10658-012-0144-9</w:t>
      </w:r>
    </w:p>
    <w:p w14:paraId="444FD88F" w14:textId="77777777" w:rsidR="001D13D8" w:rsidRDefault="001D13D8" w:rsidP="001D13D8">
      <w:pPr>
        <w:pStyle w:val="Bibliographie"/>
      </w:pPr>
      <w:r>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4633ACE8" w14:textId="77777777" w:rsidR="001D13D8" w:rsidRDefault="001D13D8" w:rsidP="001D13D8">
      <w:pPr>
        <w:pStyle w:val="Bibliographie"/>
      </w:pPr>
      <w:r>
        <w:t>Lang, L., Balla, L., Bedo, Z., 1989. Machine mass selection of winter wheat hybrid populations. Novenytermeles Hung.</w:t>
      </w:r>
    </w:p>
    <w:p w14:paraId="477D1AA5" w14:textId="77777777" w:rsidR="001D13D8" w:rsidRDefault="001D13D8" w:rsidP="001D13D8">
      <w:pPr>
        <w:pStyle w:val="Bibliographie"/>
      </w:pPr>
      <w:r>
        <w:t>Li, L., Giller, P., Peng, P., Guo, Y., Zhang, S., Hu, Z., Wang, X., Zhao, G., 2023. The genetic diversity-productivity effect in wheat cultivar mixtures at multiple levels. Eur. J. Agron. 142, 126676. https://doi.org/10.1016/j.eja.2022.126676</w:t>
      </w:r>
    </w:p>
    <w:p w14:paraId="25740808" w14:textId="77777777" w:rsidR="001D13D8" w:rsidRDefault="001D13D8" w:rsidP="001D13D8">
      <w:pPr>
        <w:pStyle w:val="Bibliographie"/>
      </w:pPr>
      <w:r>
        <w:t>Lush, J.L., 1943. Animal breeding plans. Anim. Breed. Plans.</w:t>
      </w:r>
    </w:p>
    <w:p w14:paraId="6F64D772" w14:textId="77777777" w:rsidR="001D13D8" w:rsidRDefault="001D13D8" w:rsidP="001D13D8">
      <w:pPr>
        <w:pStyle w:val="Bibliographie"/>
      </w:pPr>
      <w:r>
        <w:t>Mailhe, G., Cazeirgue, F., Gascuel, J., Gasnier, R., Berthelot, J., Baboulène, J., Poilly, C., Lavoyer, R., Hernandez, M., Coulbeaut, J., others, 2013. Mise en place d’une méthodologie de sélection participative sur le blé tendre en France.</w:t>
      </w:r>
    </w:p>
    <w:p w14:paraId="0AAA27A1" w14:textId="77777777" w:rsidR="001D13D8" w:rsidRDefault="001D13D8" w:rsidP="001D13D8">
      <w:pPr>
        <w:pStyle w:val="Bibliographie"/>
      </w:pPr>
      <w:r>
        <w:t>Montazeaud, G., Flutre, T., Ballini, E., Morel, J.-B., David, J., Girodolle, J., Rocher, A., Ducasse, A., Violle, C., Fort, F., Fréville, H., 2022. From cultivar mixtures to allelic mixtures: opposite effects of allelic richness between genotypes and genotype richness in wheat. New Phytol. 233, 2573–2584. https://doi.org/10.1111/nph.17915</w:t>
      </w:r>
    </w:p>
    <w:p w14:paraId="3CBEFEAA" w14:textId="77777777" w:rsidR="001D13D8" w:rsidRDefault="001D13D8" w:rsidP="001D13D8">
      <w:pPr>
        <w:pStyle w:val="Bibliographie"/>
      </w:pPr>
      <w:r>
        <w:lastRenderedPageBreak/>
        <w:t>Nass, H.G., 1987. Selection for grain yield of spring wheat utilizing seed size and other selection criteria. Can. J. Plant Sci. 67, 605–610. https://doi.org/10.4141/cjps87-086</w:t>
      </w:r>
    </w:p>
    <w:p w14:paraId="063C9BEC" w14:textId="77777777" w:rsidR="001D13D8" w:rsidRDefault="001D13D8" w:rsidP="001D13D8">
      <w:pPr>
        <w:pStyle w:val="Bibliographie"/>
      </w:pPr>
      <w:r>
        <w:t>Phillips, S., Wolfe, M.S., 2005. Evolutionary plant breeding for low input systems. J. Agric. Sci. 143, 245–254. https://doi.org/10.1017/S0021859605005009</w:t>
      </w:r>
    </w:p>
    <w:p w14:paraId="5E36703E" w14:textId="77777777" w:rsidR="001D13D8" w:rsidRDefault="001D13D8" w:rsidP="001D13D8">
      <w:pPr>
        <w:pStyle w:val="Bibliographie"/>
      </w:pPr>
      <w:r>
        <w:t>Pingali, P.L., 2012. Green Revolution: Impacts, limits, and the path ahead. Proc. Natl. Acad. Sci. 109, 12302–12308. https://doi.org/10.1073/pnas.0912953109</w:t>
      </w:r>
    </w:p>
    <w:p w14:paraId="697CED9C" w14:textId="77777777" w:rsidR="001D13D8" w:rsidRDefault="001D13D8" w:rsidP="001D13D8">
      <w:pPr>
        <w:pStyle w:val="Bibliographie"/>
      </w:pPr>
      <w:r>
        <w:t>R Core Team, 2022. R: A Language and Environment for Statistical Computing. R Foundation for Statistical Computing, Vienna, Austria.</w:t>
      </w:r>
    </w:p>
    <w:p w14:paraId="78B479DF" w14:textId="77777777" w:rsidR="001D13D8" w:rsidRDefault="001D13D8" w:rsidP="001D13D8">
      <w:pPr>
        <w:pStyle w:val="Bibliographie"/>
      </w:pPr>
      <w:r>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3EB4580C" w14:textId="77777777" w:rsidR="001D13D8" w:rsidRDefault="001D13D8" w:rsidP="001D13D8">
      <w:pPr>
        <w:pStyle w:val="Bibliographie"/>
      </w:pPr>
      <w:r>
        <w:t>Rivière, P., Goldringer, I., Berthellot, J.-F., Galic, N., Pin, S., Kochko, P.D., Dawson, J.C., 2015. Response to farmer mass selection in early generation progeny of bread wheat landrace crosses. Renew. Agric. Food Syst. 30, 190–201. https://doi.org/10.1017/S1742170513000343</w:t>
      </w:r>
    </w:p>
    <w:p w14:paraId="27A29DE7" w14:textId="77777777" w:rsidR="001D13D8" w:rsidRDefault="001D13D8" w:rsidP="001D13D8">
      <w:pPr>
        <w:pStyle w:val="Bibliographie"/>
      </w:pPr>
      <w:r>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24905CB8" w14:textId="77777777" w:rsidR="001D13D8" w:rsidRDefault="001D13D8" w:rsidP="001D13D8">
      <w:pPr>
        <w:pStyle w:val="Bibliographie"/>
      </w:pPr>
      <w:r>
        <w:t>Sadras, V.O., 2007. Evolutionary aspects of the trade-off between seed size and number in crops. Field Crops Res. 100, 125–138. https://doi.org/10.1016/j.fcr.2006.07.004</w:t>
      </w:r>
    </w:p>
    <w:p w14:paraId="5141C25A" w14:textId="77777777" w:rsidR="001D13D8" w:rsidRDefault="001D13D8" w:rsidP="001D13D8">
      <w:pPr>
        <w:pStyle w:val="Bibliographie"/>
      </w:pPr>
      <w:r>
        <w:t>Sharma, R.C., Tiwary, A.K., Ortiz-Ferrara, G., 2008. Reduction in kernel weight as a potential indirect selection criterion for wheat grain yield under terminal heat stress. Plant Breed. 127, 241–248. https://doi.org/10.1111/j.1439-0523.2007.01460.x</w:t>
      </w:r>
    </w:p>
    <w:p w14:paraId="62C9E9C9" w14:textId="77777777" w:rsidR="001D13D8" w:rsidRDefault="001D13D8" w:rsidP="001D13D8">
      <w:pPr>
        <w:pStyle w:val="Bibliographie"/>
      </w:pPr>
      <w:r>
        <w:t>Sharma, S.K., Singh, K.P., Singh, I., 1995. SELECTION RESPONSES FOR GRAIN WEIGHT IN SOME MASS SELECTED AND INTERMATED POPULATIONS OF WHEAT (TRITICUM AESTIVUM L.). INDIAN J. Genet. PLANT Breed. 55, 365–373.</w:t>
      </w:r>
    </w:p>
    <w:p w14:paraId="771A9DDB" w14:textId="77777777" w:rsidR="001D13D8" w:rsidRDefault="001D13D8" w:rsidP="001D13D8">
      <w:pPr>
        <w:pStyle w:val="Bibliographie"/>
      </w:pPr>
      <w:r>
        <w:t>Suneson, C.A., 1956. An Evolutionary Plant Breeding Method. Agron. J. 48, 188–191. https://doi.org/10.2134/agronj1956.00021962004800040012x</w:t>
      </w:r>
    </w:p>
    <w:p w14:paraId="5326D298" w14:textId="77777777" w:rsidR="001D13D8" w:rsidRDefault="001D13D8" w:rsidP="001D13D8">
      <w:pPr>
        <w:pStyle w:val="Bibliographie"/>
      </w:pPr>
      <w:r>
        <w:t>Truncated normal distribution [WWW Document], 2023. . Wikipedia. URL https://en.wikipedia.org/w/index.php?title=Truncated_normal_distribution&amp;oldid=1152823526#cite_note-5 (accessed 6.9.23).</w:t>
      </w:r>
    </w:p>
    <w:p w14:paraId="1369EAC3" w14:textId="77777777" w:rsidR="001D13D8" w:rsidRDefault="001D13D8" w:rsidP="001D13D8">
      <w:pPr>
        <w:pStyle w:val="Bibliographie"/>
      </w:pPr>
      <w:r>
        <w:t>Wang, J., Vanga, S.K., Saxena, R., Orsat, V., Raghavan, V., 2018. Effect of Climate Change on the Yield of Cereal Crops: A Review. Climate 6, 41. https://doi.org/10.3390/cli6020041</w:t>
      </w:r>
    </w:p>
    <w:p w14:paraId="615FF0A3" w14:textId="77777777" w:rsidR="001D13D8" w:rsidRDefault="001D13D8" w:rsidP="001D13D8">
      <w:pPr>
        <w:pStyle w:val="Bibliographie"/>
      </w:pPr>
      <w:r>
        <w:t>Wang, K., Fu, B.X., 2020. Inter-Relationships between Test Weight, Thousand Kernel Weight, Kernel Size Distribution and Their Effects on Durum Wheat Milling, Semolina Composition and Pasta Processing Quality. Foods 9, 1308. https://doi.org/10.3390/foods9091308</w:t>
      </w:r>
    </w:p>
    <w:p w14:paraId="389F8717" w14:textId="77777777" w:rsidR="001D13D8" w:rsidRDefault="001D13D8" w:rsidP="001D13D8">
      <w:pPr>
        <w:pStyle w:val="Bibliographie"/>
      </w:pPr>
      <w:r>
        <w:t>Weiß, T.M., Zhu, X., Leiser, W.L., Li, D., Liu, W., Schipprack, W., Melchinger, A.E., Hahn, V., Würschum, T., 2022. Unraveling the potential of phenomic selection within and among diverse breeding material of maize (Zea mays L.). G3 12, jkab445.</w:t>
      </w:r>
    </w:p>
    <w:p w14:paraId="5B0E4A15" w14:textId="77777777" w:rsidR="001D13D8" w:rsidRDefault="001D13D8" w:rsidP="001D13D8">
      <w:pPr>
        <w:pStyle w:val="Bibliographie"/>
      </w:pPr>
      <w:r>
        <w:t>Wiersma, J.J., Busch, R.H., Fulcher, G.G., Hareland, G.A., 2001. Recurrent Selection for Kernel Weight in Spring Wheat. Crop Sci. 41, 999–1005. https://doi.org/10.2135/cropsci2001.414999x</w:t>
      </w:r>
    </w:p>
    <w:p w14:paraId="4E3CE178" w14:textId="77777777" w:rsidR="001D13D8" w:rsidRDefault="001D13D8" w:rsidP="001D13D8">
      <w:pPr>
        <w:pStyle w:val="Bibliographie"/>
      </w:pPr>
      <w:r>
        <w:t>Wilcox, J., Makowski, D., 2014. A meta-analysis of the predicted effects of climate change on wheat yields using simulation studies. Field Crops Res. 156, 180–190. https://doi.org/10.1016/j.fcr.2013.11.008</w:t>
      </w:r>
    </w:p>
    <w:p w14:paraId="10A28A45" w14:textId="77777777" w:rsidR="001D13D8" w:rsidRDefault="001D13D8" w:rsidP="001D13D8">
      <w:pPr>
        <w:pStyle w:val="Bibliographie"/>
      </w:pPr>
      <w:r>
        <w:t>Wolfram Research inc, n.d. Mathematica, Version 13.3.</w:t>
      </w:r>
    </w:p>
    <w:p w14:paraId="469F2C18" w14:textId="77777777" w:rsidR="001D13D8" w:rsidRDefault="001D13D8" w:rsidP="001D13D8">
      <w:pPr>
        <w:pStyle w:val="Bibliographie"/>
      </w:pPr>
      <w:r>
        <w:t>Zahra, N., Hafeez, M.B., Wahid, A., Al Masruri, M.H., Ullah, A., Siddique, K.H.M., Farooq, M., 2023. Impact of climate change on wheat grain composition and quality. J. Sci. Food Agric. 103, 2745–2751. https://doi.org/10.1002/jsfa.12289</w:t>
      </w:r>
    </w:p>
    <w:p w14:paraId="636B62F1" w14:textId="77777777" w:rsidR="001D13D8" w:rsidRDefault="001D13D8" w:rsidP="001D13D8">
      <w:pPr>
        <w:pStyle w:val="Bibliographie"/>
      </w:pPr>
      <w:r>
        <w:t>Zhu, X., Leiser, W.L., Hahn, V., Würschum, T., 2021. Phenomic selection is competitive with genomic selection for breeding of complex traits. Plant Phenome J. 4, e20027. https://doi.org/10.1002/ppj2.20027</w:t>
      </w:r>
    </w:p>
    <w:p w14:paraId="29BFA9AB" w14:textId="77777777" w:rsidR="001D13D8" w:rsidRDefault="001D13D8" w:rsidP="001D13D8">
      <w:pPr>
        <w:pStyle w:val="Bibliographie"/>
      </w:pPr>
      <w:r>
        <w:t xml:space="preserve">Zhu, X., Maurer, H.P., Jenz, M., Hahn, V., Ruckelshausen, A., Leiser, W.L., Würschum, T., 2022. The </w:t>
      </w:r>
      <w:r>
        <w:lastRenderedPageBreak/>
        <w:t>performance of phenomic selection depends on the genetic architecture of the target trait. Theor. Appl. Genet. 135, 653–665. https://doi.org/10.1007/s00122-021-03997-7</w:t>
      </w:r>
    </w:p>
    <w:p w14:paraId="27DDA452" w14:textId="64E0C422"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fldSimple w:instr=" SEQ Annexe \* ARABIC ">
        <w:r w:rsidR="00651FC8">
          <w:rPr>
            <w:noProof/>
          </w:rPr>
          <w:t>1</w:t>
        </w:r>
      </w:fldSimple>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5B1C5E1B"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r w:rsidR="0024111A">
        <w:t xml:space="preserve"> </w:t>
      </w:r>
      <w:r w:rsidR="00A60495">
        <w:fldChar w:fldCharType="begin"/>
      </w:r>
      <w:r w:rsidR="00DB416E">
        <w:instrText xml:space="preserve"> ADDIN ZOTERO_ITEM CSL_CITATION {"citationID":"0pKxOGJK","properties":{"formattedCitation":"(Acreche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A60495">
        <w:fldChar w:fldCharType="separate"/>
      </w:r>
      <w:r w:rsidR="00A60495" w:rsidRPr="00A60495">
        <w:t>(Acreche and Slafer, 2006)</w:t>
      </w:r>
      <w:r w:rsidR="00A60495">
        <w:fldChar w:fldCharType="end"/>
      </w:r>
    </w:p>
    <w:p w14:paraId="388C8D35" w14:textId="4A138910"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{"citationID":"QBIE8idl","properties":{"formattedCitation":"(B\\uc0\\u233{}ral,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7C70F1"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7C70F1"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est le phénotype d’un grain individuel</w:t>
      </w:r>
    </w:p>
    <w:p w14:paraId="5466106C" w14:textId="77777777" w:rsidR="00530919" w:rsidRPr="009F7EE3" w:rsidRDefault="007C70F1"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l’effet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l’effet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l’effet de l’épi k au sein du génotype i dans l’environnement j</w:t>
      </w:r>
    </w:p>
    <w:p w14:paraId="69623544" w14:textId="77777777" w:rsidR="00530919" w:rsidRDefault="007C70F1"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un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7C70F1"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7C70F1">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7C70F1"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7C70F1"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Env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7C70F1"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7C70F1"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43B3B806" w:rsidR="005229A8" w:rsidRDefault="005229A8" w:rsidP="005229A8">
      <w:pPr>
        <w:pStyle w:val="Titre"/>
      </w:pPr>
      <w:r>
        <w:lastRenderedPageBreak/>
        <w:t xml:space="preserve">Annexe </w:t>
      </w:r>
      <w:fldSimple w:instr=" SEQ Annexe \* ARABIC ">
        <w:r w:rsidR="00651FC8">
          <w:rPr>
            <w:noProof/>
          </w:rPr>
          <w:t>2</w:t>
        </w:r>
      </w:fldSimple>
      <w:r w:rsidR="00F86418">
        <w:t> : Calculs de l’efficacité relative de la sélection sur grain et sur épi</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R</w:t>
      </w:r>
      <w:r>
        <w:rPr>
          <w:vertAlign w:val="subscript"/>
        </w:rPr>
        <w:t>epi</w:t>
      </w:r>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r w:rsidRPr="001E07CB">
        <w:t>nsel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7C70F1"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7C70F1"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7C70F1"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7C70F1"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7C70F1"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7C70F1"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7C70F1"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7C70F1"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nsel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EABAC2" w:rsidR="00AE0225" w:rsidRDefault="00AE0225" w:rsidP="00AF0E40">
      <w:pPr>
        <w:rPr>
          <w:sz w:val="20"/>
        </w:rPr>
      </w:pPr>
      <w:r>
        <w:rPr>
          <w:sz w:val="20"/>
        </w:rPr>
        <w:t xml:space="preserve">De plus, d’après </w:t>
      </w:r>
      <w:r>
        <w:rPr>
          <w:sz w:val="20"/>
        </w:rPr>
        <w:fldChar w:fldCharType="begin"/>
      </w:r>
      <w:r w:rsidR="00DB416E">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5738A915"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w:t>
      </w:r>
      <w:r w:rsidR="00615DD4">
        <w:t xml:space="preserve">e de moyenne µ et d’écart-type </w:t>
      </w:r>
      <m:oMath>
        <m:r>
          <w:rPr>
            <w:rFonts w:ascii="Cambria Math" w:hAnsi="Cambria Math"/>
          </w:rPr>
          <m:t>σ</m:t>
        </m:r>
      </m:oMath>
      <w:r w:rsidR="0059057A">
        <w:t>,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7C70F1"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7C70F1"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w:lastRenderedPageBreak/>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166D21DE" w:rsidR="000B51A8" w:rsidRPr="00A64282"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73B8F20D" w14:textId="77777777" w:rsidR="00A64282" w:rsidRPr="00A64282" w:rsidRDefault="00A64282" w:rsidP="001F1A2F"/>
    <w:p w14:paraId="298E710A" w14:textId="3A6AC4CA" w:rsidR="00A64282" w:rsidRPr="000B51A8" w:rsidRDefault="00A64282"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a-µ</m:t>
                  </m:r>
                </m:num>
                <m:den>
                  <m:r>
                    <w:rPr>
                      <w:rFonts w:ascii="Cambria Math" w:hAnsi="Cambria Math"/>
                    </w:rPr>
                    <m:t>σ</m:t>
                  </m:r>
                </m:den>
              </m:f>
            </m:e>
          </m:d>
        </m:oMath>
      </m:oMathPara>
    </w:p>
    <w:p w14:paraId="30CDD107" w14:textId="3A38D112" w:rsidR="000B51A8" w:rsidRDefault="000B51A8" w:rsidP="001F1A2F"/>
    <w:p w14:paraId="30B984C5" w14:textId="1D8EF340"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7C70F1"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7C70F1"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7C70F1"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7C70F1"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7C70F1"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7C70F1"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7C70F1"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408C29E6" w14:textId="3CB85581" w:rsidR="00D75247" w:rsidRDefault="00D75247">
      <w:pPr>
        <w:widowControl/>
        <w:suppressAutoHyphens w:val="0"/>
        <w:spacing w:line="240" w:lineRule="auto"/>
        <w:jc w:val="left"/>
      </w:pPr>
      <w:r>
        <w:br w:type="page"/>
      </w:r>
    </w:p>
    <w:p w14:paraId="06B4F9D4" w14:textId="3CA7898D" w:rsidR="00D75247" w:rsidRDefault="00D75247" w:rsidP="00D75247">
      <w:pPr>
        <w:pStyle w:val="Titre"/>
      </w:pPr>
      <w:r>
        <w:lastRenderedPageBreak/>
        <w:t>Annexe 3 : Représentations graphiques alternatives des scénarii de sélection</w:t>
      </w:r>
    </w:p>
    <w:p w14:paraId="0254BF8B" w14:textId="6E598012" w:rsidR="00D75247" w:rsidRPr="00D75247" w:rsidRDefault="00D75247" w:rsidP="00D75247">
      <w:pPr>
        <w:pStyle w:val="Corpsdetexte"/>
      </w:pPr>
      <w:r>
        <w:rPr>
          <w:noProof/>
        </w:rPr>
        <w:drawing>
          <wp:inline distT="0" distB="0" distL="0" distR="0" wp14:anchorId="7A932F97" wp14:editId="1E8EF968">
            <wp:extent cx="5760720" cy="37026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tiq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2685"/>
                    </a:xfrm>
                    <a:prstGeom prst="rect">
                      <a:avLst/>
                    </a:prstGeom>
                    <a:ln>
                      <a:solidFill>
                        <a:schemeClr val="tx1"/>
                      </a:solidFill>
                    </a:ln>
                  </pic:spPr>
                </pic:pic>
              </a:graphicData>
            </a:graphic>
          </wp:inline>
        </w:drawing>
      </w:r>
    </w:p>
    <w:p w14:paraId="68C92DA6" w14:textId="11B60D58" w:rsidR="00D75247" w:rsidRDefault="00D75247" w:rsidP="00D7524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8</w:t>
      </w:r>
      <w:r w:rsidRPr="006F45E7">
        <w:rPr>
          <w:b/>
          <w:i/>
        </w:rPr>
        <w:fldChar w:fldCharType="end"/>
      </w:r>
      <w:r>
        <w:rPr>
          <w:b/>
          <w:i/>
        </w:rPr>
        <w:t xml:space="preserve"> : </w:t>
      </w:r>
      <w:r w:rsidR="00605AF5">
        <w:rPr>
          <w:b/>
          <w:i/>
        </w:rPr>
        <w:t>ERS calculé à partir</w:t>
      </w:r>
      <w:r>
        <w:rPr>
          <w:b/>
          <w:i/>
        </w:rPr>
        <w:t xml:space="preserve"> de l’équation</w:t>
      </w:r>
      <w:r w:rsidR="00966166">
        <w:rPr>
          <w:b/>
          <w:i/>
        </w:rPr>
        <w:t xml:space="preserve"> 1</w:t>
      </w:r>
      <w:r>
        <w:rPr>
          <w:b/>
          <w:i/>
        </w:rPr>
        <w:t xml:space="preserve"> pour différentes combinaisons de paramètres</w:t>
      </w:r>
      <w:r w:rsidR="00D419AB">
        <w:rPr>
          <w:b/>
          <w:i/>
        </w:rPr>
        <w:t xml:space="preserve"> sans échelle logarithmique</w:t>
      </w:r>
      <w:r>
        <w:rPr>
          <w:b/>
          <w:i/>
        </w:rPr>
        <w:t>.</w:t>
      </w:r>
    </w:p>
    <w:p w14:paraId="08E92D99" w14:textId="70159AC2" w:rsidR="00D75247" w:rsidRPr="006F45E7" w:rsidRDefault="00D75247" w:rsidP="00D75247">
      <w:pPr>
        <w:spacing w:line="240" w:lineRule="auto"/>
      </w:pPr>
      <w:r>
        <w:t>Les combinaisons de paramètres testées sont : nombre de grains sélectionnés (nsel) allant de 10.000 à 100.000, nombre de grains par épi (NGE) allant de 40 à 80, nombre de grains observés allant de 10.000 à 5.000.000, nombre d’épis observés allant de 500 à 5.000. Les composantes de la variance utilisées sont celles estimées dans le dispositif de sélection in silico. Chaque graph représente le rapport R_grain/R_epi en fonction de NGO (nombre de grain observé) pour une combinaison de nsel x NGE (nombre de grains par épi). Chaque courbe représentée correspond à une valeur de NEO (nombre d’épis observé). Sur chaque graph est représenté par une ligne noire la courbe R_grain/R_epi=1.</w:t>
      </w:r>
    </w:p>
    <w:p w14:paraId="46A41D2B" w14:textId="2C231282" w:rsidR="009F3DDA" w:rsidRDefault="009F3DDA" w:rsidP="001F1A2F"/>
    <w:p w14:paraId="43477A2F" w14:textId="0D76FE6B" w:rsidR="00D419AB" w:rsidRDefault="00D419AB" w:rsidP="001F1A2F"/>
    <w:p w14:paraId="290AFF5A" w14:textId="551E5F1E" w:rsidR="00D419AB" w:rsidRDefault="00D419AB" w:rsidP="001F1A2F"/>
    <w:p w14:paraId="0933D419" w14:textId="77777777" w:rsidR="00D419AB" w:rsidRDefault="00D419AB" w:rsidP="001F1A2F"/>
    <w:p w14:paraId="08145C61" w14:textId="73013159" w:rsidR="00D419AB" w:rsidRDefault="00792979" w:rsidP="00D419AB">
      <w:pPr>
        <w:keepNext/>
      </w:pPr>
      <w:r>
        <w:rPr>
          <w:noProof/>
        </w:rPr>
        <w:lastRenderedPageBreak/>
        <mc:AlternateContent>
          <mc:Choice Requires="wps">
            <w:drawing>
              <wp:anchor distT="45720" distB="45720" distL="114300" distR="114300" simplePos="0" relativeHeight="251659264" behindDoc="1" locked="0" layoutInCell="1" allowOverlap="1" wp14:anchorId="0FCF2509" wp14:editId="42F5BAEF">
                <wp:simplePos x="0" y="0"/>
                <wp:positionH relativeFrom="margin">
                  <wp:align>right</wp:align>
                </wp:positionH>
                <wp:positionV relativeFrom="paragraph">
                  <wp:posOffset>-11274</wp:posOffset>
                </wp:positionV>
                <wp:extent cx="5900468" cy="4865106"/>
                <wp:effectExtent l="0" t="0" r="24130" b="1206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68" cy="4865106"/>
                        </a:xfrm>
                        <a:prstGeom prst="rect">
                          <a:avLst/>
                        </a:prstGeom>
                        <a:solidFill>
                          <a:srgbClr val="FFFFFF"/>
                        </a:solidFill>
                        <a:ln w="9525">
                          <a:solidFill>
                            <a:srgbClr val="000000"/>
                          </a:solidFill>
                          <a:miter lim="800000"/>
                          <a:headEnd/>
                          <a:tailEnd/>
                        </a:ln>
                      </wps:spPr>
                      <wps:txbx>
                        <w:txbxContent>
                          <w:p w14:paraId="282BE97E" w14:textId="21029A0E" w:rsidR="007C70F1" w:rsidRDefault="007C70F1"/>
                          <w:p w14:paraId="7BDCC2FB" w14:textId="3EC1461A" w:rsidR="007C70F1" w:rsidRDefault="007C70F1"/>
                          <w:p w14:paraId="17AB3C59" w14:textId="310D54E1" w:rsidR="007C70F1" w:rsidRDefault="007C70F1"/>
                          <w:p w14:paraId="677E0B16" w14:textId="75ED5546" w:rsidR="007C70F1" w:rsidRDefault="007C70F1"/>
                          <w:p w14:paraId="2CED43E3" w14:textId="6ED3ED3D" w:rsidR="007C70F1" w:rsidRDefault="007C70F1"/>
                          <w:p w14:paraId="53411D5E" w14:textId="77777777" w:rsidR="007C70F1" w:rsidRDefault="007C70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2509" id="_x0000_t202" coordsize="21600,21600" o:spt="202" path="m,l,21600r21600,l21600,xe">
                <v:stroke joinstyle="miter"/>
                <v:path gradientshapeok="t" o:connecttype="rect"/>
              </v:shapetype>
              <v:shape id="Zone de texte 2" o:spid="_x0000_s1026" type="#_x0000_t202" style="position:absolute;left:0;text-align:left;margin-left:413.4pt;margin-top:-.9pt;width:464.6pt;height:383.1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">
                <v:textbox>
                  <w:txbxContent>
                    <w:p w14:paraId="282BE97E" w14:textId="21029A0E" w:rsidR="007C70F1" w:rsidRDefault="007C70F1"/>
                    <w:p w14:paraId="7BDCC2FB" w14:textId="3EC1461A" w:rsidR="007C70F1" w:rsidRDefault="007C70F1"/>
                    <w:p w14:paraId="17AB3C59" w14:textId="310D54E1" w:rsidR="007C70F1" w:rsidRDefault="007C70F1"/>
                    <w:p w14:paraId="677E0B16" w14:textId="75ED5546" w:rsidR="007C70F1" w:rsidRDefault="007C70F1"/>
                    <w:p w14:paraId="2CED43E3" w14:textId="6ED3ED3D" w:rsidR="007C70F1" w:rsidRDefault="007C70F1"/>
                    <w:p w14:paraId="53411D5E" w14:textId="77777777" w:rsidR="007C70F1" w:rsidRDefault="007C70F1"/>
                  </w:txbxContent>
                </v:textbox>
                <w10:wrap anchorx="margin"/>
              </v:shape>
            </w:pict>
          </mc:Fallback>
        </mc:AlternateContent>
      </w:r>
      <w:r w:rsidR="00D419AB">
        <w:rPr>
          <w:noProof/>
        </w:rPr>
        <w:drawing>
          <wp:inline distT="0" distB="0" distL="0" distR="0" wp14:anchorId="4CAFBAF6" wp14:editId="0A298296">
            <wp:extent cx="2698250" cy="2441276"/>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1.png"/>
                    <pic:cNvPicPr/>
                  </pic:nvPicPr>
                  <pic:blipFill>
                    <a:blip r:embed="rId30">
                      <a:extLst>
                        <a:ext uri="{28A0092B-C50C-407E-A947-70E740481C1C}">
                          <a14:useLocalDpi xmlns:a14="http://schemas.microsoft.com/office/drawing/2010/main" val="0"/>
                        </a:ext>
                      </a:extLst>
                    </a:blip>
                    <a:stretch>
                      <a:fillRect/>
                    </a:stretch>
                  </pic:blipFill>
                  <pic:spPr>
                    <a:xfrm>
                      <a:off x="0" y="0"/>
                      <a:ext cx="2742169" cy="2481012"/>
                    </a:xfrm>
                    <a:prstGeom prst="rect">
                      <a:avLst/>
                    </a:prstGeom>
                    <a:ln>
                      <a:noFill/>
                    </a:ln>
                  </pic:spPr>
                </pic:pic>
              </a:graphicData>
            </a:graphic>
          </wp:inline>
        </w:drawing>
      </w:r>
      <w:r w:rsidR="00D419AB">
        <w:rPr>
          <w:noProof/>
        </w:rPr>
        <w:drawing>
          <wp:inline distT="0" distB="0" distL="0" distR="0" wp14:anchorId="7632E928" wp14:editId="1C842AD2">
            <wp:extent cx="2989383" cy="2199736"/>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2.png"/>
                    <pic:cNvPicPr/>
                  </pic:nvPicPr>
                  <pic:blipFill>
                    <a:blip r:embed="rId31">
                      <a:extLst>
                        <a:ext uri="{28A0092B-C50C-407E-A947-70E740481C1C}">
                          <a14:useLocalDpi xmlns:a14="http://schemas.microsoft.com/office/drawing/2010/main" val="0"/>
                        </a:ext>
                      </a:extLst>
                    </a:blip>
                    <a:stretch>
                      <a:fillRect/>
                    </a:stretch>
                  </pic:blipFill>
                  <pic:spPr>
                    <a:xfrm>
                      <a:off x="0" y="0"/>
                      <a:ext cx="3114113" cy="2291519"/>
                    </a:xfrm>
                    <a:prstGeom prst="rect">
                      <a:avLst/>
                    </a:prstGeom>
                    <a:ln>
                      <a:noFill/>
                    </a:ln>
                  </pic:spPr>
                </pic:pic>
              </a:graphicData>
            </a:graphic>
          </wp:inline>
        </w:drawing>
      </w:r>
      <w:r w:rsidR="00D419AB">
        <w:rPr>
          <w:noProof/>
        </w:rPr>
        <w:drawing>
          <wp:inline distT="0" distB="0" distL="0" distR="0" wp14:anchorId="76E35C0B" wp14:editId="2ADA3F61">
            <wp:extent cx="2743200" cy="22698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3.png"/>
                    <pic:cNvPicPr/>
                  </pic:nvPicPr>
                  <pic:blipFill>
                    <a:blip r:embed="rId32">
                      <a:extLst>
                        <a:ext uri="{28A0092B-C50C-407E-A947-70E740481C1C}">
                          <a14:useLocalDpi xmlns:a14="http://schemas.microsoft.com/office/drawing/2010/main" val="0"/>
                        </a:ext>
                      </a:extLst>
                    </a:blip>
                    <a:stretch>
                      <a:fillRect/>
                    </a:stretch>
                  </pic:blipFill>
                  <pic:spPr>
                    <a:xfrm>
                      <a:off x="0" y="0"/>
                      <a:ext cx="2793357" cy="2311369"/>
                    </a:xfrm>
                    <a:prstGeom prst="rect">
                      <a:avLst/>
                    </a:prstGeom>
                    <a:ln>
                      <a:noFill/>
                    </a:ln>
                  </pic:spPr>
                </pic:pic>
              </a:graphicData>
            </a:graphic>
          </wp:inline>
        </w:drawing>
      </w:r>
    </w:p>
    <w:p w14:paraId="434F1E02" w14:textId="7132635F" w:rsidR="00D419AB" w:rsidRPr="00D419AB" w:rsidRDefault="00D419AB" w:rsidP="00996A46">
      <w:pPr>
        <w:spacing w:line="240" w:lineRule="auto"/>
        <w:rPr>
          <w:b/>
          <w:i/>
        </w:rPr>
      </w:pPr>
      <w:r w:rsidRPr="00D419AB">
        <w:rPr>
          <w:b/>
          <w:i/>
        </w:rPr>
        <w:t xml:space="preserve">Figure </w:t>
      </w:r>
      <w:r w:rsidRPr="00D419AB">
        <w:rPr>
          <w:b/>
          <w:i/>
        </w:rPr>
        <w:fldChar w:fldCharType="begin"/>
      </w:r>
      <w:r w:rsidRPr="00D419AB">
        <w:rPr>
          <w:b/>
          <w:i/>
        </w:rPr>
        <w:instrText xml:space="preserve"> SEQ Figure \* ARABIC </w:instrText>
      </w:r>
      <w:r w:rsidRPr="00D419AB">
        <w:rPr>
          <w:b/>
          <w:i/>
        </w:rPr>
        <w:fldChar w:fldCharType="separate"/>
      </w:r>
      <w:r w:rsidRPr="00D419AB">
        <w:rPr>
          <w:b/>
          <w:i/>
          <w:noProof/>
        </w:rPr>
        <w:t>9</w:t>
      </w:r>
      <w:r w:rsidRPr="00D419AB">
        <w:rPr>
          <w:b/>
          <w:i/>
        </w:rPr>
        <w:fldChar w:fldCharType="end"/>
      </w:r>
      <w:r>
        <w:rPr>
          <w:b/>
          <w:i/>
        </w:rPr>
        <w:t> :</w:t>
      </w:r>
      <w:r w:rsidRPr="00D419AB">
        <w:rPr>
          <w:b/>
          <w:i/>
        </w:rPr>
        <w:t xml:space="preserve"> </w:t>
      </w:r>
      <w:r w:rsidR="00996A46">
        <w:rPr>
          <w:b/>
          <w:i/>
        </w:rPr>
        <w:t>ERS calculé à partir de l’équation</w:t>
      </w:r>
      <w:r w:rsidR="00966166">
        <w:rPr>
          <w:b/>
          <w:i/>
        </w:rPr>
        <w:t xml:space="preserve"> 1</w:t>
      </w:r>
      <w:r w:rsidR="00996A46">
        <w:rPr>
          <w:b/>
          <w:i/>
        </w:rPr>
        <w:t xml:space="preserve"> pour différentes combinaisons de paramètres en 3 dimensions</w:t>
      </w:r>
      <w:r>
        <w:rPr>
          <w:b/>
          <w:i/>
        </w:rPr>
        <w:t>.</w:t>
      </w:r>
    </w:p>
    <w:p w14:paraId="3CC6C1FD" w14:textId="67834576" w:rsidR="00327BEA" w:rsidRPr="006F45E7" w:rsidRDefault="00327BEA" w:rsidP="00327BEA">
      <w:pPr>
        <w:spacing w:line="240" w:lineRule="auto"/>
      </w:pPr>
      <w:r>
        <w:t>Les combinaisons de paramètres testées sont : nsel = 10.000, NGE = 60, NGO allant de 10.000 à 5.000.000, NEO allant de 500 à 5.000. Les composantes de la variance utilisées sont celles estimées dans le dispositif de sélection in silico. Chaque graph représente le rapport R_grain/R_epi en fonction de NGO et NEO. Sur chaque graph est représenté le plan R_grain/R_epi=1.</w:t>
      </w:r>
    </w:p>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3"/>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780893C5" w14:textId="77777777" w:rsidR="0089444C" w:rsidRDefault="0089444C" w:rsidP="0089444C">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la pratique de la sélection massale sont intéressantes car elles offrent justement une certaine résilience face aux conditions climatiques rudes, et ont aussi des implications sociales et économiques pour les agriculteurs.</w:t>
      </w:r>
    </w:p>
    <w:p w14:paraId="7C19D9A9" w14:textId="77777777" w:rsidR="0089444C" w:rsidRDefault="0089444C" w:rsidP="0089444C">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de la qualité chez le blé dur. La deuxième question concerne tout trait mesurable sur le grain et est de savoir s’il est préférable de mesurer ces traits sur des grains individuels ou sur des moyennes de grains du même épi. </w:t>
      </w:r>
    </w:p>
    <w:p w14:paraId="06C01438" w14:textId="77777777" w:rsidR="0089444C" w:rsidRPr="00C10297" w:rsidRDefault="0089444C" w:rsidP="0089444C">
      <w:pPr>
        <w:pStyle w:val="601Rsumtexte"/>
        <w:ind w:left="0"/>
        <w:rPr>
          <w:sz w:val="28"/>
          <w:szCs w:val="28"/>
        </w:rPr>
      </w:pPr>
      <w:r>
        <w:rPr>
          <w:sz w:val="28"/>
          <w:szCs w:val="28"/>
        </w:rPr>
        <w:t xml:space="preserve">Nous avons pu montrer que la sélection massale sur la taille du grain peut être efficace pour améliorer ce trait. Nous avons aussi développé une équation permettant de comparer la sélection sur grain individuel et sur épi. Cette équation nous a permis de montrer que pour la taille du grain, la sélection grains individuels semble avantageuse dans la plupart des situations mais que la sélection sur épi peut devenir plus efficace lorsque les effectifs impliqués sont faibles.  </w:t>
      </w:r>
    </w:p>
    <w:p w14:paraId="11D46A82" w14:textId="77777777" w:rsidR="0089444C" w:rsidRPr="00EA76C3" w:rsidRDefault="0089444C" w:rsidP="0089444C">
      <w:pPr>
        <w:pStyle w:val="601Rsumtexte"/>
        <w:ind w:left="0"/>
        <w:rPr>
          <w:rFonts w:ascii="Arial" w:hAnsi="Arial" w:cs="Arial"/>
        </w:rPr>
      </w:pPr>
    </w:p>
    <w:p w14:paraId="1D06BF9E" w14:textId="77777777" w:rsidR="0089444C" w:rsidRPr="00EA76C3" w:rsidRDefault="0089444C" w:rsidP="0089444C">
      <w:pPr>
        <w:pStyle w:val="602Motscltitre"/>
        <w:rPr>
          <w:rFonts w:cs="Arial"/>
        </w:rPr>
      </w:pPr>
      <w:r w:rsidRPr="00EA76C3">
        <w:rPr>
          <w:rFonts w:cs="Arial"/>
        </w:rPr>
        <w:t xml:space="preserve">Mots clés </w:t>
      </w:r>
    </w:p>
    <w:p w14:paraId="26F1C154" w14:textId="77777777" w:rsidR="0089444C" w:rsidRPr="00042E9F" w:rsidRDefault="0089444C" w:rsidP="0089444C">
      <w:pPr>
        <w:pStyle w:val="603Motscltexte"/>
      </w:pPr>
      <w:r w:rsidRPr="00042E9F">
        <w:t xml:space="preserve">Sélection massale, blé dur, </w:t>
      </w:r>
      <w:r>
        <w:t>taille des grains, variété population, agroécologie</w:t>
      </w:r>
    </w:p>
    <w:p w14:paraId="23927E72" w14:textId="77777777" w:rsidR="0089444C" w:rsidRPr="003E767A" w:rsidRDefault="0089444C" w:rsidP="0089444C">
      <w:pPr>
        <w:pStyle w:val="Corpsdetexte"/>
        <w:rPr>
          <w:szCs w:val="22"/>
          <w:lang w:val="en-GB"/>
        </w:rPr>
      </w:pPr>
      <w:r w:rsidRPr="00042E9F">
        <w:rPr>
          <w:szCs w:val="22"/>
        </w:rPr>
        <w:t xml:space="preserve">Pour citer ce document : Bienvenu, Clément, 2023. Les pratiques de sélections paysannes de blé dur : Quel regard porter sur les grains ?. Mémoire d’Ingénieur Agronome, diplôme, </w:t>
      </w:r>
      <w:r w:rsidRPr="00042E9F">
        <w:t>Amélioration des plantes et ingénierie végétale méditerranéennes et tropicales</w:t>
      </w:r>
      <w:r w:rsidRPr="00042E9F">
        <w:rPr>
          <w:szCs w:val="22"/>
        </w:rPr>
        <w:t xml:space="preserve">, L’Institut Agro Montpellier. </w:t>
      </w:r>
      <w:r w:rsidRPr="003E767A">
        <w:rPr>
          <w:szCs w:val="22"/>
          <w:lang w:val="en-GB"/>
        </w:rPr>
        <w:t>53 pages.</w:t>
      </w:r>
    </w:p>
    <w:p w14:paraId="1B23ACC1" w14:textId="4038BE1F"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SupAgro,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bienvenu" w:date="2023-06-19T14:47:00Z" w:initials="b">
    <w:p w14:paraId="02543093" w14:textId="77777777" w:rsidR="007C70F1" w:rsidRDefault="007C70F1" w:rsidP="00614EC0">
      <w:pPr>
        <w:pStyle w:val="Commentaire"/>
      </w:pPr>
      <w:r>
        <w:rPr>
          <w:rStyle w:val="Marquedecommentaire"/>
        </w:rPr>
        <w:annotationRef/>
      </w:r>
      <w:r>
        <w:t>Préciser l’itk (date de semis, ferti etc…)</w:t>
      </w:r>
    </w:p>
  </w:comment>
  <w:comment w:id="125" w:author="bienvenu" w:date="2023-09-04T19:11:00Z" w:initials="b">
    <w:p w14:paraId="050C7767" w14:textId="574584F6" w:rsidR="00C142FD" w:rsidRDefault="00C142FD">
      <w:pPr>
        <w:pStyle w:val="Commentaire"/>
      </w:pPr>
      <w:r>
        <w:rPr>
          <w:rStyle w:val="Marquedecommentaire"/>
        </w:rPr>
        <w:annotationRef/>
      </w:r>
      <w:r>
        <w:t>Montazeaud, flutre , colombo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543093" w15:done="0"/>
  <w15:commentEx w15:paraId="050C776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B0A75" w14:textId="77777777" w:rsidR="001126D4" w:rsidRDefault="001126D4">
      <w:r>
        <w:separator/>
      </w:r>
    </w:p>
  </w:endnote>
  <w:endnote w:type="continuationSeparator" w:id="0">
    <w:p w14:paraId="68938F8F" w14:textId="77777777" w:rsidR="001126D4" w:rsidRDefault="0011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A2AF5AE" w:rsidR="007C70F1" w:rsidRDefault="007C70F1">
    <w:pPr>
      <w:pStyle w:val="Pieddepage"/>
      <w:jc w:val="center"/>
    </w:pPr>
    <w:r>
      <w:fldChar w:fldCharType="begin"/>
    </w:r>
    <w:r>
      <w:instrText xml:space="preserve"> PAGE </w:instrText>
    </w:r>
    <w:r>
      <w:fldChar w:fldCharType="separate"/>
    </w:r>
    <w:r w:rsidR="006A43DD">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618C44E" w:rsidR="007C70F1" w:rsidRDefault="007C70F1">
    <w:pPr>
      <w:pStyle w:val="Pieddepage"/>
      <w:jc w:val="center"/>
    </w:pPr>
    <w:r>
      <w:fldChar w:fldCharType="begin"/>
    </w:r>
    <w:r>
      <w:instrText xml:space="preserve"> PAGE </w:instrText>
    </w:r>
    <w:r>
      <w:fldChar w:fldCharType="separate"/>
    </w:r>
    <w:r w:rsidR="006A43DD">
      <w:rPr>
        <w:noProof/>
      </w:rPr>
      <w:t>46</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7C70F1" w:rsidRDefault="007C70F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3A027CAB" w:rsidR="007C70F1" w:rsidRDefault="007C70F1">
    <w:pPr>
      <w:pStyle w:val="Pieddepage"/>
      <w:jc w:val="center"/>
    </w:pPr>
    <w:r>
      <w:fldChar w:fldCharType="begin"/>
    </w:r>
    <w:r>
      <w:instrText xml:space="preserve"> PAGE </w:instrText>
    </w:r>
    <w:r>
      <w:fldChar w:fldCharType="separate"/>
    </w:r>
    <w:r w:rsidR="006A43DD">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107F0420" w:rsidR="007C70F1" w:rsidRDefault="007C70F1">
    <w:pPr>
      <w:pStyle w:val="Pieddepage"/>
      <w:jc w:val="center"/>
    </w:pPr>
    <w:r>
      <w:fldChar w:fldCharType="begin"/>
    </w:r>
    <w:r>
      <w:instrText xml:space="preserve"> PAGE </w:instrText>
    </w:r>
    <w:r>
      <w:fldChar w:fldCharType="separate"/>
    </w:r>
    <w:r w:rsidR="006A43DD">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504D96B8" w:rsidR="007C70F1" w:rsidRDefault="007C70F1">
    <w:pPr>
      <w:pStyle w:val="Pieddepage"/>
      <w:jc w:val="center"/>
    </w:pPr>
    <w:r>
      <w:fldChar w:fldCharType="begin"/>
    </w:r>
    <w:r>
      <w:instrText xml:space="preserve"> PAGE </w:instrText>
    </w:r>
    <w:r>
      <w:fldChar w:fldCharType="separate"/>
    </w:r>
    <w:r w:rsidR="006A43DD">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3A21EF3E" w:rsidR="007C70F1" w:rsidRDefault="007C70F1">
    <w:pPr>
      <w:pStyle w:val="Pieddepage"/>
      <w:jc w:val="center"/>
    </w:pPr>
    <w:r>
      <w:fldChar w:fldCharType="begin"/>
    </w:r>
    <w:r>
      <w:instrText xml:space="preserve"> PAGE </w:instrText>
    </w:r>
    <w:r>
      <w:fldChar w:fldCharType="separate"/>
    </w:r>
    <w:r w:rsidR="006A43DD">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3EF7380F" w:rsidR="007C70F1" w:rsidRDefault="007C70F1">
    <w:pPr>
      <w:pStyle w:val="Pieddepage"/>
      <w:jc w:val="center"/>
    </w:pPr>
    <w:r>
      <w:fldChar w:fldCharType="begin"/>
    </w:r>
    <w:r>
      <w:instrText xml:space="preserve"> PAGE </w:instrText>
    </w:r>
    <w:r>
      <w:fldChar w:fldCharType="separate"/>
    </w:r>
    <w:r w:rsidR="006A43DD">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6BAB5F4F" w:rsidR="007C70F1" w:rsidRDefault="007C70F1">
    <w:pPr>
      <w:pStyle w:val="Pieddepage"/>
      <w:jc w:val="center"/>
    </w:pPr>
    <w:r>
      <w:fldChar w:fldCharType="begin"/>
    </w:r>
    <w:r>
      <w:instrText xml:space="preserve"> PAGE </w:instrText>
    </w:r>
    <w:r>
      <w:fldChar w:fldCharType="separate"/>
    </w:r>
    <w:r w:rsidR="006A43DD">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1AAFF725" w:rsidR="007C70F1" w:rsidRDefault="007C70F1">
    <w:pPr>
      <w:pStyle w:val="Pieddepage"/>
      <w:jc w:val="center"/>
    </w:pPr>
    <w:r>
      <w:fldChar w:fldCharType="begin"/>
    </w:r>
    <w:r>
      <w:instrText xml:space="preserve"> PAGE </w:instrText>
    </w:r>
    <w:r>
      <w:fldChar w:fldCharType="separate"/>
    </w:r>
    <w:r w:rsidR="006A43DD">
      <w:rPr>
        <w:noProof/>
      </w:rPr>
      <w:t>21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1F45B21C" w:rsidR="007C70F1" w:rsidRDefault="007C70F1">
    <w:pPr>
      <w:pStyle w:val="Pieddepage"/>
      <w:jc w:val="center"/>
    </w:pPr>
    <w:r>
      <w:fldChar w:fldCharType="begin"/>
    </w:r>
    <w:r>
      <w:instrText xml:space="preserve"> PAGE </w:instrText>
    </w:r>
    <w:r>
      <w:fldChar w:fldCharType="separate"/>
    </w:r>
    <w:r w:rsidR="006A43DD">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DD2EC" w14:textId="77777777" w:rsidR="001126D4" w:rsidRDefault="001126D4">
      <w:r>
        <w:separator/>
      </w:r>
    </w:p>
  </w:footnote>
  <w:footnote w:type="continuationSeparator" w:id="0">
    <w:p w14:paraId="3C8656B9" w14:textId="77777777" w:rsidR="001126D4" w:rsidRDefault="00112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434D"/>
    <w:rsid w:val="00006C2B"/>
    <w:rsid w:val="0001011A"/>
    <w:rsid w:val="000105A0"/>
    <w:rsid w:val="000105D2"/>
    <w:rsid w:val="00011A40"/>
    <w:rsid w:val="000122C6"/>
    <w:rsid w:val="00014152"/>
    <w:rsid w:val="00015152"/>
    <w:rsid w:val="00015328"/>
    <w:rsid w:val="000171A7"/>
    <w:rsid w:val="0001781C"/>
    <w:rsid w:val="000209DB"/>
    <w:rsid w:val="00020C79"/>
    <w:rsid w:val="0002100C"/>
    <w:rsid w:val="000210F1"/>
    <w:rsid w:val="00021B66"/>
    <w:rsid w:val="00022582"/>
    <w:rsid w:val="000232B8"/>
    <w:rsid w:val="00023A0F"/>
    <w:rsid w:val="00023DF1"/>
    <w:rsid w:val="000255C9"/>
    <w:rsid w:val="00025664"/>
    <w:rsid w:val="0002684B"/>
    <w:rsid w:val="00026E87"/>
    <w:rsid w:val="0002713E"/>
    <w:rsid w:val="0003491F"/>
    <w:rsid w:val="000355DB"/>
    <w:rsid w:val="000358D6"/>
    <w:rsid w:val="0003621B"/>
    <w:rsid w:val="00036941"/>
    <w:rsid w:val="00037313"/>
    <w:rsid w:val="000419DF"/>
    <w:rsid w:val="00041DE0"/>
    <w:rsid w:val="00042A33"/>
    <w:rsid w:val="00042E9F"/>
    <w:rsid w:val="0004414F"/>
    <w:rsid w:val="00047BF3"/>
    <w:rsid w:val="00047DFC"/>
    <w:rsid w:val="000508D5"/>
    <w:rsid w:val="00050F54"/>
    <w:rsid w:val="00051813"/>
    <w:rsid w:val="000526BB"/>
    <w:rsid w:val="00052A3E"/>
    <w:rsid w:val="000530C8"/>
    <w:rsid w:val="000551B3"/>
    <w:rsid w:val="00056906"/>
    <w:rsid w:val="000572DB"/>
    <w:rsid w:val="00057E2E"/>
    <w:rsid w:val="000616EB"/>
    <w:rsid w:val="0006398B"/>
    <w:rsid w:val="00063D9A"/>
    <w:rsid w:val="0006415E"/>
    <w:rsid w:val="00065447"/>
    <w:rsid w:val="00067FB8"/>
    <w:rsid w:val="00070E9A"/>
    <w:rsid w:val="00071CF1"/>
    <w:rsid w:val="00071E4B"/>
    <w:rsid w:val="00072C83"/>
    <w:rsid w:val="00073532"/>
    <w:rsid w:val="0007521D"/>
    <w:rsid w:val="00077106"/>
    <w:rsid w:val="000805E8"/>
    <w:rsid w:val="000827B4"/>
    <w:rsid w:val="00082C58"/>
    <w:rsid w:val="00083D4C"/>
    <w:rsid w:val="00085BBB"/>
    <w:rsid w:val="000866AF"/>
    <w:rsid w:val="00087663"/>
    <w:rsid w:val="0009145B"/>
    <w:rsid w:val="000919EE"/>
    <w:rsid w:val="00091A6A"/>
    <w:rsid w:val="00091E23"/>
    <w:rsid w:val="000922CB"/>
    <w:rsid w:val="00093AAC"/>
    <w:rsid w:val="0009434C"/>
    <w:rsid w:val="00095119"/>
    <w:rsid w:val="000965F0"/>
    <w:rsid w:val="00096829"/>
    <w:rsid w:val="00096D92"/>
    <w:rsid w:val="0009760D"/>
    <w:rsid w:val="00097BAC"/>
    <w:rsid w:val="000A1320"/>
    <w:rsid w:val="000A1E56"/>
    <w:rsid w:val="000A21BC"/>
    <w:rsid w:val="000A4381"/>
    <w:rsid w:val="000A4EBE"/>
    <w:rsid w:val="000A57C0"/>
    <w:rsid w:val="000A679E"/>
    <w:rsid w:val="000A7C60"/>
    <w:rsid w:val="000B018C"/>
    <w:rsid w:val="000B1CEE"/>
    <w:rsid w:val="000B31A2"/>
    <w:rsid w:val="000B35A1"/>
    <w:rsid w:val="000B3767"/>
    <w:rsid w:val="000B3808"/>
    <w:rsid w:val="000B3C21"/>
    <w:rsid w:val="000B4200"/>
    <w:rsid w:val="000B51A8"/>
    <w:rsid w:val="000B6B21"/>
    <w:rsid w:val="000B7A71"/>
    <w:rsid w:val="000C0274"/>
    <w:rsid w:val="000C044B"/>
    <w:rsid w:val="000C0AA6"/>
    <w:rsid w:val="000C2C77"/>
    <w:rsid w:val="000C35A4"/>
    <w:rsid w:val="000C3D7D"/>
    <w:rsid w:val="000C48E0"/>
    <w:rsid w:val="000C4BFA"/>
    <w:rsid w:val="000C59B1"/>
    <w:rsid w:val="000C77A3"/>
    <w:rsid w:val="000D00DF"/>
    <w:rsid w:val="000D0D47"/>
    <w:rsid w:val="000D2896"/>
    <w:rsid w:val="000D2E34"/>
    <w:rsid w:val="000D4A6D"/>
    <w:rsid w:val="000D5523"/>
    <w:rsid w:val="000D779D"/>
    <w:rsid w:val="000D79CF"/>
    <w:rsid w:val="000E1AE6"/>
    <w:rsid w:val="000E2F77"/>
    <w:rsid w:val="000E364F"/>
    <w:rsid w:val="000E3C72"/>
    <w:rsid w:val="000E621A"/>
    <w:rsid w:val="000F0057"/>
    <w:rsid w:val="000F2A2B"/>
    <w:rsid w:val="000F50F8"/>
    <w:rsid w:val="000F5267"/>
    <w:rsid w:val="0010130A"/>
    <w:rsid w:val="00101A9B"/>
    <w:rsid w:val="00104866"/>
    <w:rsid w:val="00105F24"/>
    <w:rsid w:val="00106323"/>
    <w:rsid w:val="00107153"/>
    <w:rsid w:val="00107608"/>
    <w:rsid w:val="00107672"/>
    <w:rsid w:val="00107A68"/>
    <w:rsid w:val="00110323"/>
    <w:rsid w:val="00111BCF"/>
    <w:rsid w:val="00111E43"/>
    <w:rsid w:val="001126D4"/>
    <w:rsid w:val="00114C29"/>
    <w:rsid w:val="00120575"/>
    <w:rsid w:val="00120E6D"/>
    <w:rsid w:val="00122BB2"/>
    <w:rsid w:val="00132EDE"/>
    <w:rsid w:val="00134905"/>
    <w:rsid w:val="00134C39"/>
    <w:rsid w:val="00134D92"/>
    <w:rsid w:val="00134F4C"/>
    <w:rsid w:val="001356A0"/>
    <w:rsid w:val="001363E7"/>
    <w:rsid w:val="001420AF"/>
    <w:rsid w:val="00142995"/>
    <w:rsid w:val="00143029"/>
    <w:rsid w:val="0014447E"/>
    <w:rsid w:val="0014485E"/>
    <w:rsid w:val="00144E81"/>
    <w:rsid w:val="00145372"/>
    <w:rsid w:val="00145A74"/>
    <w:rsid w:val="00146CBD"/>
    <w:rsid w:val="00146F50"/>
    <w:rsid w:val="00147901"/>
    <w:rsid w:val="00150A98"/>
    <w:rsid w:val="00151851"/>
    <w:rsid w:val="00152F2B"/>
    <w:rsid w:val="001533AD"/>
    <w:rsid w:val="00153CFC"/>
    <w:rsid w:val="00155529"/>
    <w:rsid w:val="00156747"/>
    <w:rsid w:val="0015743B"/>
    <w:rsid w:val="001611F4"/>
    <w:rsid w:val="00161D7F"/>
    <w:rsid w:val="00164196"/>
    <w:rsid w:val="0016608A"/>
    <w:rsid w:val="00166421"/>
    <w:rsid w:val="00171783"/>
    <w:rsid w:val="001725C2"/>
    <w:rsid w:val="0017397E"/>
    <w:rsid w:val="001748D4"/>
    <w:rsid w:val="001752F9"/>
    <w:rsid w:val="00180335"/>
    <w:rsid w:val="00183225"/>
    <w:rsid w:val="0018663C"/>
    <w:rsid w:val="00187095"/>
    <w:rsid w:val="00191199"/>
    <w:rsid w:val="00191694"/>
    <w:rsid w:val="0019677D"/>
    <w:rsid w:val="00196ED0"/>
    <w:rsid w:val="00197185"/>
    <w:rsid w:val="001A16B7"/>
    <w:rsid w:val="001A2574"/>
    <w:rsid w:val="001A2CCC"/>
    <w:rsid w:val="001A47AF"/>
    <w:rsid w:val="001A5011"/>
    <w:rsid w:val="001A5D12"/>
    <w:rsid w:val="001A7954"/>
    <w:rsid w:val="001B12F0"/>
    <w:rsid w:val="001B347A"/>
    <w:rsid w:val="001B4057"/>
    <w:rsid w:val="001B4690"/>
    <w:rsid w:val="001B569E"/>
    <w:rsid w:val="001B6058"/>
    <w:rsid w:val="001C0DF2"/>
    <w:rsid w:val="001C2192"/>
    <w:rsid w:val="001C268D"/>
    <w:rsid w:val="001C2D81"/>
    <w:rsid w:val="001C3AD0"/>
    <w:rsid w:val="001C4331"/>
    <w:rsid w:val="001C5309"/>
    <w:rsid w:val="001C5AE3"/>
    <w:rsid w:val="001C5DE2"/>
    <w:rsid w:val="001C6E5B"/>
    <w:rsid w:val="001D06DE"/>
    <w:rsid w:val="001D13D8"/>
    <w:rsid w:val="001D1D51"/>
    <w:rsid w:val="001D3672"/>
    <w:rsid w:val="001D4795"/>
    <w:rsid w:val="001D4D34"/>
    <w:rsid w:val="001D51D0"/>
    <w:rsid w:val="001D5229"/>
    <w:rsid w:val="001D596C"/>
    <w:rsid w:val="001D6DC6"/>
    <w:rsid w:val="001E07CB"/>
    <w:rsid w:val="001E07EC"/>
    <w:rsid w:val="001E0AC5"/>
    <w:rsid w:val="001E3C2D"/>
    <w:rsid w:val="001E4B92"/>
    <w:rsid w:val="001E5413"/>
    <w:rsid w:val="001E541F"/>
    <w:rsid w:val="001E6194"/>
    <w:rsid w:val="001F08FD"/>
    <w:rsid w:val="001F1A2F"/>
    <w:rsid w:val="001F2A1B"/>
    <w:rsid w:val="001F365A"/>
    <w:rsid w:val="001F3915"/>
    <w:rsid w:val="001F3918"/>
    <w:rsid w:val="001F5C55"/>
    <w:rsid w:val="001F6AF6"/>
    <w:rsid w:val="0020007A"/>
    <w:rsid w:val="002000FE"/>
    <w:rsid w:val="002007E2"/>
    <w:rsid w:val="00200B46"/>
    <w:rsid w:val="00200F67"/>
    <w:rsid w:val="00200FF6"/>
    <w:rsid w:val="00201AC0"/>
    <w:rsid w:val="00202CEC"/>
    <w:rsid w:val="00203455"/>
    <w:rsid w:val="00205325"/>
    <w:rsid w:val="0020660C"/>
    <w:rsid w:val="00206988"/>
    <w:rsid w:val="002071FD"/>
    <w:rsid w:val="00207FAB"/>
    <w:rsid w:val="00210DCB"/>
    <w:rsid w:val="00211EF1"/>
    <w:rsid w:val="002125FF"/>
    <w:rsid w:val="0021265D"/>
    <w:rsid w:val="00212C15"/>
    <w:rsid w:val="00215323"/>
    <w:rsid w:val="00217F2A"/>
    <w:rsid w:val="002206BA"/>
    <w:rsid w:val="0022169F"/>
    <w:rsid w:val="002221C2"/>
    <w:rsid w:val="0022254A"/>
    <w:rsid w:val="00223019"/>
    <w:rsid w:val="00223190"/>
    <w:rsid w:val="00224A01"/>
    <w:rsid w:val="00224A43"/>
    <w:rsid w:val="00225D2E"/>
    <w:rsid w:val="00226C38"/>
    <w:rsid w:val="002276CD"/>
    <w:rsid w:val="00227D85"/>
    <w:rsid w:val="002305F0"/>
    <w:rsid w:val="00230967"/>
    <w:rsid w:val="0023207C"/>
    <w:rsid w:val="00232D17"/>
    <w:rsid w:val="002337BB"/>
    <w:rsid w:val="00233DF8"/>
    <w:rsid w:val="0023469C"/>
    <w:rsid w:val="00234CB8"/>
    <w:rsid w:val="00234FF5"/>
    <w:rsid w:val="00235F36"/>
    <w:rsid w:val="002401CB"/>
    <w:rsid w:val="002404BE"/>
    <w:rsid w:val="00240B35"/>
    <w:rsid w:val="0024111A"/>
    <w:rsid w:val="00241E0B"/>
    <w:rsid w:val="00241F4F"/>
    <w:rsid w:val="00242448"/>
    <w:rsid w:val="00243355"/>
    <w:rsid w:val="00243BCA"/>
    <w:rsid w:val="00243E1E"/>
    <w:rsid w:val="00246813"/>
    <w:rsid w:val="002503CC"/>
    <w:rsid w:val="0025045D"/>
    <w:rsid w:val="00251864"/>
    <w:rsid w:val="00251F7D"/>
    <w:rsid w:val="002522D2"/>
    <w:rsid w:val="00252572"/>
    <w:rsid w:val="00252FB3"/>
    <w:rsid w:val="002541E0"/>
    <w:rsid w:val="00254B1A"/>
    <w:rsid w:val="00256743"/>
    <w:rsid w:val="0025761B"/>
    <w:rsid w:val="0026069D"/>
    <w:rsid w:val="00260FBB"/>
    <w:rsid w:val="00262BB4"/>
    <w:rsid w:val="00262DAC"/>
    <w:rsid w:val="00262F00"/>
    <w:rsid w:val="0026484D"/>
    <w:rsid w:val="00265105"/>
    <w:rsid w:val="002660D7"/>
    <w:rsid w:val="00266582"/>
    <w:rsid w:val="00266934"/>
    <w:rsid w:val="00271233"/>
    <w:rsid w:val="002743BE"/>
    <w:rsid w:val="00275503"/>
    <w:rsid w:val="00275C9E"/>
    <w:rsid w:val="00276D88"/>
    <w:rsid w:val="0028045C"/>
    <w:rsid w:val="002806FF"/>
    <w:rsid w:val="00281A6D"/>
    <w:rsid w:val="00281B7C"/>
    <w:rsid w:val="0028278D"/>
    <w:rsid w:val="00282E2D"/>
    <w:rsid w:val="002834B7"/>
    <w:rsid w:val="00283ADA"/>
    <w:rsid w:val="00284E22"/>
    <w:rsid w:val="002850DE"/>
    <w:rsid w:val="00286E0F"/>
    <w:rsid w:val="0028728D"/>
    <w:rsid w:val="002873B7"/>
    <w:rsid w:val="002918A0"/>
    <w:rsid w:val="00292015"/>
    <w:rsid w:val="00292E61"/>
    <w:rsid w:val="00292FC5"/>
    <w:rsid w:val="00292FCA"/>
    <w:rsid w:val="00293691"/>
    <w:rsid w:val="002938A5"/>
    <w:rsid w:val="00293B69"/>
    <w:rsid w:val="00294097"/>
    <w:rsid w:val="002971D1"/>
    <w:rsid w:val="002A227B"/>
    <w:rsid w:val="002A3FAE"/>
    <w:rsid w:val="002A5FAA"/>
    <w:rsid w:val="002A617F"/>
    <w:rsid w:val="002A66D1"/>
    <w:rsid w:val="002A7C97"/>
    <w:rsid w:val="002A7D59"/>
    <w:rsid w:val="002B1366"/>
    <w:rsid w:val="002B3DCB"/>
    <w:rsid w:val="002B5310"/>
    <w:rsid w:val="002C09A7"/>
    <w:rsid w:val="002C2DFA"/>
    <w:rsid w:val="002C334B"/>
    <w:rsid w:val="002C3878"/>
    <w:rsid w:val="002C401C"/>
    <w:rsid w:val="002C4152"/>
    <w:rsid w:val="002C4981"/>
    <w:rsid w:val="002C4F1B"/>
    <w:rsid w:val="002C6C80"/>
    <w:rsid w:val="002C7BE0"/>
    <w:rsid w:val="002D16A6"/>
    <w:rsid w:val="002D3C1D"/>
    <w:rsid w:val="002D3E0D"/>
    <w:rsid w:val="002D5ECB"/>
    <w:rsid w:val="002D7D23"/>
    <w:rsid w:val="002E0557"/>
    <w:rsid w:val="002E0C34"/>
    <w:rsid w:val="002E19EB"/>
    <w:rsid w:val="002E3DD4"/>
    <w:rsid w:val="002E4258"/>
    <w:rsid w:val="002E46CD"/>
    <w:rsid w:val="002E6299"/>
    <w:rsid w:val="002F16B0"/>
    <w:rsid w:val="002F29D8"/>
    <w:rsid w:val="002F2E36"/>
    <w:rsid w:val="002F3CDA"/>
    <w:rsid w:val="002F7975"/>
    <w:rsid w:val="002F7C5C"/>
    <w:rsid w:val="002F7EC3"/>
    <w:rsid w:val="00301C3B"/>
    <w:rsid w:val="00303327"/>
    <w:rsid w:val="00303B75"/>
    <w:rsid w:val="00303EA8"/>
    <w:rsid w:val="00304ABB"/>
    <w:rsid w:val="00304AFC"/>
    <w:rsid w:val="0030619A"/>
    <w:rsid w:val="00306744"/>
    <w:rsid w:val="003069A1"/>
    <w:rsid w:val="00310017"/>
    <w:rsid w:val="0031024F"/>
    <w:rsid w:val="00310D89"/>
    <w:rsid w:val="00310EC8"/>
    <w:rsid w:val="00311344"/>
    <w:rsid w:val="00312175"/>
    <w:rsid w:val="00312C07"/>
    <w:rsid w:val="00313AF8"/>
    <w:rsid w:val="00314DC1"/>
    <w:rsid w:val="00315B91"/>
    <w:rsid w:val="0031665A"/>
    <w:rsid w:val="00316AF5"/>
    <w:rsid w:val="003215F3"/>
    <w:rsid w:val="0032213C"/>
    <w:rsid w:val="003240E3"/>
    <w:rsid w:val="003274AE"/>
    <w:rsid w:val="00327BEA"/>
    <w:rsid w:val="003301D7"/>
    <w:rsid w:val="00330C18"/>
    <w:rsid w:val="003315CB"/>
    <w:rsid w:val="003323FB"/>
    <w:rsid w:val="0033241A"/>
    <w:rsid w:val="00333C55"/>
    <w:rsid w:val="003342EB"/>
    <w:rsid w:val="00334393"/>
    <w:rsid w:val="0033598C"/>
    <w:rsid w:val="00336B08"/>
    <w:rsid w:val="00336D69"/>
    <w:rsid w:val="0034013A"/>
    <w:rsid w:val="00341D76"/>
    <w:rsid w:val="00342215"/>
    <w:rsid w:val="0034277A"/>
    <w:rsid w:val="00344072"/>
    <w:rsid w:val="0034476B"/>
    <w:rsid w:val="00347339"/>
    <w:rsid w:val="003503AD"/>
    <w:rsid w:val="00350774"/>
    <w:rsid w:val="003507C6"/>
    <w:rsid w:val="00351C57"/>
    <w:rsid w:val="00352A92"/>
    <w:rsid w:val="00353F9B"/>
    <w:rsid w:val="003540DD"/>
    <w:rsid w:val="00355527"/>
    <w:rsid w:val="003560F6"/>
    <w:rsid w:val="003571A1"/>
    <w:rsid w:val="003571BA"/>
    <w:rsid w:val="00360541"/>
    <w:rsid w:val="00362DBD"/>
    <w:rsid w:val="00362EC1"/>
    <w:rsid w:val="00363586"/>
    <w:rsid w:val="00364832"/>
    <w:rsid w:val="00365215"/>
    <w:rsid w:val="00365DF3"/>
    <w:rsid w:val="00367453"/>
    <w:rsid w:val="00367A79"/>
    <w:rsid w:val="00367FCB"/>
    <w:rsid w:val="003712FF"/>
    <w:rsid w:val="003713FB"/>
    <w:rsid w:val="00372DC3"/>
    <w:rsid w:val="003743EA"/>
    <w:rsid w:val="003757D0"/>
    <w:rsid w:val="003759FC"/>
    <w:rsid w:val="00375D0D"/>
    <w:rsid w:val="00376560"/>
    <w:rsid w:val="00376CB7"/>
    <w:rsid w:val="00377EA1"/>
    <w:rsid w:val="0038147F"/>
    <w:rsid w:val="003873E3"/>
    <w:rsid w:val="0038756A"/>
    <w:rsid w:val="00390DCA"/>
    <w:rsid w:val="00391197"/>
    <w:rsid w:val="00395066"/>
    <w:rsid w:val="00395B3D"/>
    <w:rsid w:val="00396A30"/>
    <w:rsid w:val="00397693"/>
    <w:rsid w:val="00397A33"/>
    <w:rsid w:val="003A118B"/>
    <w:rsid w:val="003A321F"/>
    <w:rsid w:val="003A3440"/>
    <w:rsid w:val="003A3C24"/>
    <w:rsid w:val="003A6FC1"/>
    <w:rsid w:val="003A78E3"/>
    <w:rsid w:val="003A7C57"/>
    <w:rsid w:val="003B05F1"/>
    <w:rsid w:val="003B070E"/>
    <w:rsid w:val="003B12DE"/>
    <w:rsid w:val="003B17A1"/>
    <w:rsid w:val="003B1B98"/>
    <w:rsid w:val="003B252E"/>
    <w:rsid w:val="003B2ADD"/>
    <w:rsid w:val="003B2E98"/>
    <w:rsid w:val="003B320B"/>
    <w:rsid w:val="003B3BBC"/>
    <w:rsid w:val="003B3D1A"/>
    <w:rsid w:val="003B3EDB"/>
    <w:rsid w:val="003B4665"/>
    <w:rsid w:val="003B4D11"/>
    <w:rsid w:val="003B4E7D"/>
    <w:rsid w:val="003B6339"/>
    <w:rsid w:val="003B720F"/>
    <w:rsid w:val="003B7A74"/>
    <w:rsid w:val="003C016D"/>
    <w:rsid w:val="003C19B8"/>
    <w:rsid w:val="003C22F7"/>
    <w:rsid w:val="003C3AB4"/>
    <w:rsid w:val="003C55C0"/>
    <w:rsid w:val="003C76A3"/>
    <w:rsid w:val="003D02DE"/>
    <w:rsid w:val="003D3CDB"/>
    <w:rsid w:val="003D3E25"/>
    <w:rsid w:val="003D4C17"/>
    <w:rsid w:val="003D5A5C"/>
    <w:rsid w:val="003D72D0"/>
    <w:rsid w:val="003E0AC6"/>
    <w:rsid w:val="003E2180"/>
    <w:rsid w:val="003E5C15"/>
    <w:rsid w:val="003E5CFB"/>
    <w:rsid w:val="003E6A15"/>
    <w:rsid w:val="003E767A"/>
    <w:rsid w:val="003F02DC"/>
    <w:rsid w:val="003F15F5"/>
    <w:rsid w:val="003F1CB4"/>
    <w:rsid w:val="003F3D55"/>
    <w:rsid w:val="003F6607"/>
    <w:rsid w:val="004000F3"/>
    <w:rsid w:val="00400410"/>
    <w:rsid w:val="00401381"/>
    <w:rsid w:val="004017A0"/>
    <w:rsid w:val="00402633"/>
    <w:rsid w:val="00402C08"/>
    <w:rsid w:val="004037F9"/>
    <w:rsid w:val="00403BB8"/>
    <w:rsid w:val="00404F0A"/>
    <w:rsid w:val="00406AFC"/>
    <w:rsid w:val="00407BA5"/>
    <w:rsid w:val="004106F1"/>
    <w:rsid w:val="004111FF"/>
    <w:rsid w:val="00411226"/>
    <w:rsid w:val="004148D4"/>
    <w:rsid w:val="00415CCB"/>
    <w:rsid w:val="004166D8"/>
    <w:rsid w:val="00416E91"/>
    <w:rsid w:val="00417368"/>
    <w:rsid w:val="00417653"/>
    <w:rsid w:val="004203CF"/>
    <w:rsid w:val="00421B0B"/>
    <w:rsid w:val="004227D5"/>
    <w:rsid w:val="004232DD"/>
    <w:rsid w:val="00423702"/>
    <w:rsid w:val="00424A55"/>
    <w:rsid w:val="0042542E"/>
    <w:rsid w:val="004261FC"/>
    <w:rsid w:val="004262B1"/>
    <w:rsid w:val="00426A7A"/>
    <w:rsid w:val="00427986"/>
    <w:rsid w:val="00427CF8"/>
    <w:rsid w:val="00430831"/>
    <w:rsid w:val="0043174F"/>
    <w:rsid w:val="0043186A"/>
    <w:rsid w:val="00433B9C"/>
    <w:rsid w:val="00433F51"/>
    <w:rsid w:val="00434F6B"/>
    <w:rsid w:val="0043571C"/>
    <w:rsid w:val="00436572"/>
    <w:rsid w:val="0044026E"/>
    <w:rsid w:val="004416A4"/>
    <w:rsid w:val="004422F0"/>
    <w:rsid w:val="004429D6"/>
    <w:rsid w:val="00442C8D"/>
    <w:rsid w:val="004450CB"/>
    <w:rsid w:val="00447B78"/>
    <w:rsid w:val="0045079B"/>
    <w:rsid w:val="00450B23"/>
    <w:rsid w:val="00451940"/>
    <w:rsid w:val="00453197"/>
    <w:rsid w:val="00454105"/>
    <w:rsid w:val="00454815"/>
    <w:rsid w:val="00455CED"/>
    <w:rsid w:val="004564D0"/>
    <w:rsid w:val="0045700B"/>
    <w:rsid w:val="00457278"/>
    <w:rsid w:val="00457B16"/>
    <w:rsid w:val="00461203"/>
    <w:rsid w:val="00461481"/>
    <w:rsid w:val="00461A45"/>
    <w:rsid w:val="004628B3"/>
    <w:rsid w:val="00462FCE"/>
    <w:rsid w:val="00464812"/>
    <w:rsid w:val="00464E8C"/>
    <w:rsid w:val="00465706"/>
    <w:rsid w:val="00465BD3"/>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3D9F"/>
    <w:rsid w:val="0048454E"/>
    <w:rsid w:val="004849F5"/>
    <w:rsid w:val="00484F0D"/>
    <w:rsid w:val="00485B3D"/>
    <w:rsid w:val="004879BF"/>
    <w:rsid w:val="00490230"/>
    <w:rsid w:val="004906A5"/>
    <w:rsid w:val="00490EC0"/>
    <w:rsid w:val="00492745"/>
    <w:rsid w:val="00492A40"/>
    <w:rsid w:val="00495410"/>
    <w:rsid w:val="004959CF"/>
    <w:rsid w:val="004959EC"/>
    <w:rsid w:val="004A0B9A"/>
    <w:rsid w:val="004A28B1"/>
    <w:rsid w:val="004A31CF"/>
    <w:rsid w:val="004A486A"/>
    <w:rsid w:val="004A5210"/>
    <w:rsid w:val="004A67FC"/>
    <w:rsid w:val="004A6B48"/>
    <w:rsid w:val="004A7A33"/>
    <w:rsid w:val="004B0988"/>
    <w:rsid w:val="004B19B7"/>
    <w:rsid w:val="004B1C59"/>
    <w:rsid w:val="004B46F8"/>
    <w:rsid w:val="004B4B8F"/>
    <w:rsid w:val="004B5ECB"/>
    <w:rsid w:val="004B64E3"/>
    <w:rsid w:val="004B6806"/>
    <w:rsid w:val="004B71D9"/>
    <w:rsid w:val="004B7FA1"/>
    <w:rsid w:val="004C0E2E"/>
    <w:rsid w:val="004C24DE"/>
    <w:rsid w:val="004C2D43"/>
    <w:rsid w:val="004C47E5"/>
    <w:rsid w:val="004C4CA8"/>
    <w:rsid w:val="004C4EDD"/>
    <w:rsid w:val="004C5BD7"/>
    <w:rsid w:val="004C62EC"/>
    <w:rsid w:val="004D0505"/>
    <w:rsid w:val="004D261C"/>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2CD6"/>
    <w:rsid w:val="004F3CB9"/>
    <w:rsid w:val="004F4EAD"/>
    <w:rsid w:val="004F5214"/>
    <w:rsid w:val="004F6109"/>
    <w:rsid w:val="004F768E"/>
    <w:rsid w:val="0050221C"/>
    <w:rsid w:val="00502E19"/>
    <w:rsid w:val="005039B7"/>
    <w:rsid w:val="00503BE2"/>
    <w:rsid w:val="00504741"/>
    <w:rsid w:val="00505623"/>
    <w:rsid w:val="0050581C"/>
    <w:rsid w:val="00505948"/>
    <w:rsid w:val="00507811"/>
    <w:rsid w:val="00510297"/>
    <w:rsid w:val="00513A77"/>
    <w:rsid w:val="00514205"/>
    <w:rsid w:val="00520B99"/>
    <w:rsid w:val="00520FAE"/>
    <w:rsid w:val="00521483"/>
    <w:rsid w:val="00521F21"/>
    <w:rsid w:val="0052280F"/>
    <w:rsid w:val="005229A8"/>
    <w:rsid w:val="005241EC"/>
    <w:rsid w:val="005257BA"/>
    <w:rsid w:val="00525DDF"/>
    <w:rsid w:val="00525DF3"/>
    <w:rsid w:val="005262C1"/>
    <w:rsid w:val="00526346"/>
    <w:rsid w:val="00527FDA"/>
    <w:rsid w:val="00530919"/>
    <w:rsid w:val="00532AB8"/>
    <w:rsid w:val="005357BA"/>
    <w:rsid w:val="00535E20"/>
    <w:rsid w:val="00537135"/>
    <w:rsid w:val="00541996"/>
    <w:rsid w:val="005419E6"/>
    <w:rsid w:val="00541CB8"/>
    <w:rsid w:val="00542644"/>
    <w:rsid w:val="00542B2D"/>
    <w:rsid w:val="00543360"/>
    <w:rsid w:val="00543677"/>
    <w:rsid w:val="00544975"/>
    <w:rsid w:val="00546FE3"/>
    <w:rsid w:val="005473DD"/>
    <w:rsid w:val="0055253C"/>
    <w:rsid w:val="00553653"/>
    <w:rsid w:val="00556C90"/>
    <w:rsid w:val="00557BE2"/>
    <w:rsid w:val="00557CB2"/>
    <w:rsid w:val="00560155"/>
    <w:rsid w:val="00563F03"/>
    <w:rsid w:val="00564E0F"/>
    <w:rsid w:val="00567AEC"/>
    <w:rsid w:val="005700A4"/>
    <w:rsid w:val="00570530"/>
    <w:rsid w:val="0057061D"/>
    <w:rsid w:val="005713AD"/>
    <w:rsid w:val="00573E15"/>
    <w:rsid w:val="00575393"/>
    <w:rsid w:val="005756A2"/>
    <w:rsid w:val="005759B6"/>
    <w:rsid w:val="00576312"/>
    <w:rsid w:val="00576DE3"/>
    <w:rsid w:val="00580746"/>
    <w:rsid w:val="00580EA1"/>
    <w:rsid w:val="00582908"/>
    <w:rsid w:val="00583047"/>
    <w:rsid w:val="005854E8"/>
    <w:rsid w:val="00585696"/>
    <w:rsid w:val="005873B9"/>
    <w:rsid w:val="00587408"/>
    <w:rsid w:val="005878C7"/>
    <w:rsid w:val="00587EAC"/>
    <w:rsid w:val="00587FC8"/>
    <w:rsid w:val="0059057A"/>
    <w:rsid w:val="00590FE3"/>
    <w:rsid w:val="005955B4"/>
    <w:rsid w:val="00596C2E"/>
    <w:rsid w:val="00597B0C"/>
    <w:rsid w:val="005A09F0"/>
    <w:rsid w:val="005A179D"/>
    <w:rsid w:val="005A2606"/>
    <w:rsid w:val="005A3B8B"/>
    <w:rsid w:val="005A4CD6"/>
    <w:rsid w:val="005A6727"/>
    <w:rsid w:val="005B1507"/>
    <w:rsid w:val="005B1624"/>
    <w:rsid w:val="005B1F16"/>
    <w:rsid w:val="005B26B6"/>
    <w:rsid w:val="005B285C"/>
    <w:rsid w:val="005B4B95"/>
    <w:rsid w:val="005C0ABF"/>
    <w:rsid w:val="005C12C2"/>
    <w:rsid w:val="005C284C"/>
    <w:rsid w:val="005C3D8E"/>
    <w:rsid w:val="005C5671"/>
    <w:rsid w:val="005D0252"/>
    <w:rsid w:val="005D03CC"/>
    <w:rsid w:val="005D052D"/>
    <w:rsid w:val="005D25CA"/>
    <w:rsid w:val="005D69C8"/>
    <w:rsid w:val="005D75F3"/>
    <w:rsid w:val="005E3E57"/>
    <w:rsid w:val="005F13D8"/>
    <w:rsid w:val="005F1649"/>
    <w:rsid w:val="005F25B1"/>
    <w:rsid w:val="005F3CE6"/>
    <w:rsid w:val="005F4A9D"/>
    <w:rsid w:val="005F547B"/>
    <w:rsid w:val="005F55CB"/>
    <w:rsid w:val="005F5641"/>
    <w:rsid w:val="005F6229"/>
    <w:rsid w:val="005F67AB"/>
    <w:rsid w:val="005F6A7F"/>
    <w:rsid w:val="005F7478"/>
    <w:rsid w:val="00600603"/>
    <w:rsid w:val="006006BF"/>
    <w:rsid w:val="006038BF"/>
    <w:rsid w:val="006040D7"/>
    <w:rsid w:val="0060426B"/>
    <w:rsid w:val="00605824"/>
    <w:rsid w:val="00605AF5"/>
    <w:rsid w:val="00605FDB"/>
    <w:rsid w:val="0060681D"/>
    <w:rsid w:val="00606F17"/>
    <w:rsid w:val="006100E7"/>
    <w:rsid w:val="006102DD"/>
    <w:rsid w:val="00610F0E"/>
    <w:rsid w:val="00611615"/>
    <w:rsid w:val="00611C2D"/>
    <w:rsid w:val="00611DEA"/>
    <w:rsid w:val="00613086"/>
    <w:rsid w:val="00614296"/>
    <w:rsid w:val="00614CD9"/>
    <w:rsid w:val="00614EC0"/>
    <w:rsid w:val="00615361"/>
    <w:rsid w:val="00615496"/>
    <w:rsid w:val="0061559B"/>
    <w:rsid w:val="00615DD4"/>
    <w:rsid w:val="00615E8C"/>
    <w:rsid w:val="0061784B"/>
    <w:rsid w:val="006219C3"/>
    <w:rsid w:val="00621B8E"/>
    <w:rsid w:val="00621FC1"/>
    <w:rsid w:val="00625CD3"/>
    <w:rsid w:val="0062606D"/>
    <w:rsid w:val="0062710B"/>
    <w:rsid w:val="0062767B"/>
    <w:rsid w:val="006304B5"/>
    <w:rsid w:val="00630D58"/>
    <w:rsid w:val="00633AE9"/>
    <w:rsid w:val="00634481"/>
    <w:rsid w:val="00635308"/>
    <w:rsid w:val="00637979"/>
    <w:rsid w:val="00637BDE"/>
    <w:rsid w:val="00642D27"/>
    <w:rsid w:val="00644770"/>
    <w:rsid w:val="00645D2D"/>
    <w:rsid w:val="00647709"/>
    <w:rsid w:val="00650207"/>
    <w:rsid w:val="00651260"/>
    <w:rsid w:val="00651FC8"/>
    <w:rsid w:val="0065243D"/>
    <w:rsid w:val="00653EBA"/>
    <w:rsid w:val="00654866"/>
    <w:rsid w:val="00654ED8"/>
    <w:rsid w:val="00655E5A"/>
    <w:rsid w:val="00656112"/>
    <w:rsid w:val="00656401"/>
    <w:rsid w:val="00656B99"/>
    <w:rsid w:val="00656F35"/>
    <w:rsid w:val="00657693"/>
    <w:rsid w:val="006631EF"/>
    <w:rsid w:val="0066547E"/>
    <w:rsid w:val="006668B4"/>
    <w:rsid w:val="00666CED"/>
    <w:rsid w:val="006675E8"/>
    <w:rsid w:val="00667E62"/>
    <w:rsid w:val="0067395D"/>
    <w:rsid w:val="006739F8"/>
    <w:rsid w:val="0067558C"/>
    <w:rsid w:val="00676C33"/>
    <w:rsid w:val="00677107"/>
    <w:rsid w:val="00677BE8"/>
    <w:rsid w:val="00680E6D"/>
    <w:rsid w:val="006818A8"/>
    <w:rsid w:val="00683A22"/>
    <w:rsid w:val="00683CB9"/>
    <w:rsid w:val="00684891"/>
    <w:rsid w:val="00685590"/>
    <w:rsid w:val="00691EB5"/>
    <w:rsid w:val="006920FA"/>
    <w:rsid w:val="00692DE6"/>
    <w:rsid w:val="00692EE9"/>
    <w:rsid w:val="006934EE"/>
    <w:rsid w:val="00695351"/>
    <w:rsid w:val="006956DD"/>
    <w:rsid w:val="006957E4"/>
    <w:rsid w:val="00697E59"/>
    <w:rsid w:val="006A01A2"/>
    <w:rsid w:val="006A0B0F"/>
    <w:rsid w:val="006A0C0C"/>
    <w:rsid w:val="006A120F"/>
    <w:rsid w:val="006A20C5"/>
    <w:rsid w:val="006A33D3"/>
    <w:rsid w:val="006A3D5D"/>
    <w:rsid w:val="006A4109"/>
    <w:rsid w:val="006A43DD"/>
    <w:rsid w:val="006A5404"/>
    <w:rsid w:val="006A62D9"/>
    <w:rsid w:val="006A6963"/>
    <w:rsid w:val="006B0078"/>
    <w:rsid w:val="006B37AC"/>
    <w:rsid w:val="006B5A30"/>
    <w:rsid w:val="006B5C10"/>
    <w:rsid w:val="006B7EB3"/>
    <w:rsid w:val="006C01BE"/>
    <w:rsid w:val="006C0423"/>
    <w:rsid w:val="006C091E"/>
    <w:rsid w:val="006C670F"/>
    <w:rsid w:val="006C7945"/>
    <w:rsid w:val="006D22BC"/>
    <w:rsid w:val="006D6F6C"/>
    <w:rsid w:val="006D7801"/>
    <w:rsid w:val="006E0C92"/>
    <w:rsid w:val="006E156E"/>
    <w:rsid w:val="006E295A"/>
    <w:rsid w:val="006E3C22"/>
    <w:rsid w:val="006E48C5"/>
    <w:rsid w:val="006E5306"/>
    <w:rsid w:val="006E5BA3"/>
    <w:rsid w:val="006E60B1"/>
    <w:rsid w:val="006E64A1"/>
    <w:rsid w:val="006F0FDF"/>
    <w:rsid w:val="006F23C5"/>
    <w:rsid w:val="006F2880"/>
    <w:rsid w:val="006F289E"/>
    <w:rsid w:val="006F3C10"/>
    <w:rsid w:val="006F45E7"/>
    <w:rsid w:val="006F53D3"/>
    <w:rsid w:val="006F5862"/>
    <w:rsid w:val="006F62AC"/>
    <w:rsid w:val="006F6E58"/>
    <w:rsid w:val="006F75AB"/>
    <w:rsid w:val="00700139"/>
    <w:rsid w:val="0070019F"/>
    <w:rsid w:val="0070124F"/>
    <w:rsid w:val="007017E7"/>
    <w:rsid w:val="00702BBC"/>
    <w:rsid w:val="0070305B"/>
    <w:rsid w:val="007033BE"/>
    <w:rsid w:val="00703D1C"/>
    <w:rsid w:val="0070417E"/>
    <w:rsid w:val="00704875"/>
    <w:rsid w:val="0070549E"/>
    <w:rsid w:val="00711051"/>
    <w:rsid w:val="00712F01"/>
    <w:rsid w:val="00713CDD"/>
    <w:rsid w:val="00713DA5"/>
    <w:rsid w:val="00714020"/>
    <w:rsid w:val="00714886"/>
    <w:rsid w:val="00715C06"/>
    <w:rsid w:val="0071649D"/>
    <w:rsid w:val="007204CA"/>
    <w:rsid w:val="007206A9"/>
    <w:rsid w:val="00723ACE"/>
    <w:rsid w:val="00724780"/>
    <w:rsid w:val="00724E0D"/>
    <w:rsid w:val="00724E4E"/>
    <w:rsid w:val="00726DAE"/>
    <w:rsid w:val="00727779"/>
    <w:rsid w:val="00727963"/>
    <w:rsid w:val="007314F9"/>
    <w:rsid w:val="00731FAE"/>
    <w:rsid w:val="00732C80"/>
    <w:rsid w:val="00734309"/>
    <w:rsid w:val="00734F68"/>
    <w:rsid w:val="007358C9"/>
    <w:rsid w:val="00736723"/>
    <w:rsid w:val="00736E11"/>
    <w:rsid w:val="0073728A"/>
    <w:rsid w:val="0073760C"/>
    <w:rsid w:val="00737CCE"/>
    <w:rsid w:val="0074026B"/>
    <w:rsid w:val="00740436"/>
    <w:rsid w:val="007404E3"/>
    <w:rsid w:val="00740CBC"/>
    <w:rsid w:val="0074166F"/>
    <w:rsid w:val="00742D82"/>
    <w:rsid w:val="00742FA3"/>
    <w:rsid w:val="00743981"/>
    <w:rsid w:val="00745FCB"/>
    <w:rsid w:val="0074700F"/>
    <w:rsid w:val="00747B14"/>
    <w:rsid w:val="007502D7"/>
    <w:rsid w:val="00750CDA"/>
    <w:rsid w:val="00751931"/>
    <w:rsid w:val="007524C7"/>
    <w:rsid w:val="0075344C"/>
    <w:rsid w:val="007537FB"/>
    <w:rsid w:val="00754184"/>
    <w:rsid w:val="0075435E"/>
    <w:rsid w:val="00754BDF"/>
    <w:rsid w:val="00756A41"/>
    <w:rsid w:val="00757D60"/>
    <w:rsid w:val="00757F0E"/>
    <w:rsid w:val="00761835"/>
    <w:rsid w:val="00762D2E"/>
    <w:rsid w:val="00762FDE"/>
    <w:rsid w:val="00762FF2"/>
    <w:rsid w:val="0076315B"/>
    <w:rsid w:val="007635CD"/>
    <w:rsid w:val="00763F44"/>
    <w:rsid w:val="00764022"/>
    <w:rsid w:val="00765312"/>
    <w:rsid w:val="00765447"/>
    <w:rsid w:val="0076552F"/>
    <w:rsid w:val="00766E7A"/>
    <w:rsid w:val="007704F5"/>
    <w:rsid w:val="007705AF"/>
    <w:rsid w:val="00771C8B"/>
    <w:rsid w:val="007756D3"/>
    <w:rsid w:val="00776035"/>
    <w:rsid w:val="007767EB"/>
    <w:rsid w:val="00776BB5"/>
    <w:rsid w:val="00777CB1"/>
    <w:rsid w:val="007815EC"/>
    <w:rsid w:val="00785CD0"/>
    <w:rsid w:val="00785D88"/>
    <w:rsid w:val="007862F4"/>
    <w:rsid w:val="007869E4"/>
    <w:rsid w:val="00786A70"/>
    <w:rsid w:val="00790A12"/>
    <w:rsid w:val="0079107C"/>
    <w:rsid w:val="00791415"/>
    <w:rsid w:val="007920DB"/>
    <w:rsid w:val="00792979"/>
    <w:rsid w:val="00792BC6"/>
    <w:rsid w:val="00793C74"/>
    <w:rsid w:val="00795377"/>
    <w:rsid w:val="00796AE3"/>
    <w:rsid w:val="00796D65"/>
    <w:rsid w:val="007A0A98"/>
    <w:rsid w:val="007A0CA5"/>
    <w:rsid w:val="007A10EB"/>
    <w:rsid w:val="007A350C"/>
    <w:rsid w:val="007A3CBC"/>
    <w:rsid w:val="007A49C8"/>
    <w:rsid w:val="007A4D66"/>
    <w:rsid w:val="007A4D75"/>
    <w:rsid w:val="007A5504"/>
    <w:rsid w:val="007A66C3"/>
    <w:rsid w:val="007A7455"/>
    <w:rsid w:val="007A7774"/>
    <w:rsid w:val="007A7E4E"/>
    <w:rsid w:val="007B0EBA"/>
    <w:rsid w:val="007B6697"/>
    <w:rsid w:val="007B6EC5"/>
    <w:rsid w:val="007B7F88"/>
    <w:rsid w:val="007C02C9"/>
    <w:rsid w:val="007C1775"/>
    <w:rsid w:val="007C1F6B"/>
    <w:rsid w:val="007C3269"/>
    <w:rsid w:val="007C3E69"/>
    <w:rsid w:val="007C70F1"/>
    <w:rsid w:val="007D0495"/>
    <w:rsid w:val="007D2EC4"/>
    <w:rsid w:val="007D4777"/>
    <w:rsid w:val="007D6ED1"/>
    <w:rsid w:val="007D7633"/>
    <w:rsid w:val="007D7965"/>
    <w:rsid w:val="007D7DC6"/>
    <w:rsid w:val="007E059D"/>
    <w:rsid w:val="007E0833"/>
    <w:rsid w:val="007E2CFD"/>
    <w:rsid w:val="007E3330"/>
    <w:rsid w:val="007E39F3"/>
    <w:rsid w:val="007E44E8"/>
    <w:rsid w:val="007E454F"/>
    <w:rsid w:val="007E5CB5"/>
    <w:rsid w:val="007E72A6"/>
    <w:rsid w:val="007E75B0"/>
    <w:rsid w:val="007E77A1"/>
    <w:rsid w:val="007F1D7B"/>
    <w:rsid w:val="007F2546"/>
    <w:rsid w:val="007F28F5"/>
    <w:rsid w:val="007F746D"/>
    <w:rsid w:val="00801023"/>
    <w:rsid w:val="008017FC"/>
    <w:rsid w:val="00803FC0"/>
    <w:rsid w:val="00804185"/>
    <w:rsid w:val="0080426D"/>
    <w:rsid w:val="00806E33"/>
    <w:rsid w:val="00810A9E"/>
    <w:rsid w:val="00810B9E"/>
    <w:rsid w:val="00810D9E"/>
    <w:rsid w:val="00810F74"/>
    <w:rsid w:val="00811D46"/>
    <w:rsid w:val="0081253E"/>
    <w:rsid w:val="0081271F"/>
    <w:rsid w:val="00814946"/>
    <w:rsid w:val="00815B64"/>
    <w:rsid w:val="008164C8"/>
    <w:rsid w:val="008173E9"/>
    <w:rsid w:val="00820DCF"/>
    <w:rsid w:val="0082192E"/>
    <w:rsid w:val="00821CBB"/>
    <w:rsid w:val="0082301B"/>
    <w:rsid w:val="008231AD"/>
    <w:rsid w:val="008241A9"/>
    <w:rsid w:val="008245EB"/>
    <w:rsid w:val="00824B81"/>
    <w:rsid w:val="00825095"/>
    <w:rsid w:val="00826C25"/>
    <w:rsid w:val="00827A79"/>
    <w:rsid w:val="00830474"/>
    <w:rsid w:val="008304B6"/>
    <w:rsid w:val="00834555"/>
    <w:rsid w:val="00834C2B"/>
    <w:rsid w:val="00836BCC"/>
    <w:rsid w:val="00836CCB"/>
    <w:rsid w:val="008402E8"/>
    <w:rsid w:val="00840DD7"/>
    <w:rsid w:val="00841053"/>
    <w:rsid w:val="00841904"/>
    <w:rsid w:val="00841C4E"/>
    <w:rsid w:val="00842CAB"/>
    <w:rsid w:val="00844602"/>
    <w:rsid w:val="00844BD5"/>
    <w:rsid w:val="00847403"/>
    <w:rsid w:val="0084788D"/>
    <w:rsid w:val="008513CA"/>
    <w:rsid w:val="008526B5"/>
    <w:rsid w:val="00852B0B"/>
    <w:rsid w:val="00852C11"/>
    <w:rsid w:val="00852CAF"/>
    <w:rsid w:val="00853343"/>
    <w:rsid w:val="008538DF"/>
    <w:rsid w:val="00853AE4"/>
    <w:rsid w:val="00853D00"/>
    <w:rsid w:val="0085691E"/>
    <w:rsid w:val="008574DE"/>
    <w:rsid w:val="00860594"/>
    <w:rsid w:val="008617BA"/>
    <w:rsid w:val="0086257F"/>
    <w:rsid w:val="00863477"/>
    <w:rsid w:val="00863AFD"/>
    <w:rsid w:val="008666D4"/>
    <w:rsid w:val="00866802"/>
    <w:rsid w:val="008669AA"/>
    <w:rsid w:val="008752C0"/>
    <w:rsid w:val="008752FB"/>
    <w:rsid w:val="008755F2"/>
    <w:rsid w:val="0087599B"/>
    <w:rsid w:val="0088068F"/>
    <w:rsid w:val="00880E65"/>
    <w:rsid w:val="0088160A"/>
    <w:rsid w:val="00881BA6"/>
    <w:rsid w:val="00881C02"/>
    <w:rsid w:val="00883AB1"/>
    <w:rsid w:val="00883C0B"/>
    <w:rsid w:val="00885821"/>
    <w:rsid w:val="008859A1"/>
    <w:rsid w:val="00886A47"/>
    <w:rsid w:val="00886B38"/>
    <w:rsid w:val="00887041"/>
    <w:rsid w:val="0089131E"/>
    <w:rsid w:val="0089444C"/>
    <w:rsid w:val="00894630"/>
    <w:rsid w:val="0089469F"/>
    <w:rsid w:val="00894DD5"/>
    <w:rsid w:val="00895009"/>
    <w:rsid w:val="00897512"/>
    <w:rsid w:val="00897C58"/>
    <w:rsid w:val="008A07F2"/>
    <w:rsid w:val="008A0DC3"/>
    <w:rsid w:val="008A2FCD"/>
    <w:rsid w:val="008A46CC"/>
    <w:rsid w:val="008A473B"/>
    <w:rsid w:val="008A525A"/>
    <w:rsid w:val="008A65B2"/>
    <w:rsid w:val="008A7284"/>
    <w:rsid w:val="008A76D4"/>
    <w:rsid w:val="008B0361"/>
    <w:rsid w:val="008B1F5D"/>
    <w:rsid w:val="008B513F"/>
    <w:rsid w:val="008B64F7"/>
    <w:rsid w:val="008B6C0E"/>
    <w:rsid w:val="008B6E61"/>
    <w:rsid w:val="008B708C"/>
    <w:rsid w:val="008B7825"/>
    <w:rsid w:val="008B7EB8"/>
    <w:rsid w:val="008C1272"/>
    <w:rsid w:val="008C141F"/>
    <w:rsid w:val="008C171F"/>
    <w:rsid w:val="008C3860"/>
    <w:rsid w:val="008C4FD6"/>
    <w:rsid w:val="008C51AB"/>
    <w:rsid w:val="008C68F1"/>
    <w:rsid w:val="008C794C"/>
    <w:rsid w:val="008D1583"/>
    <w:rsid w:val="008D2348"/>
    <w:rsid w:val="008D4901"/>
    <w:rsid w:val="008D49F7"/>
    <w:rsid w:val="008D72B7"/>
    <w:rsid w:val="008D73FF"/>
    <w:rsid w:val="008E1A9F"/>
    <w:rsid w:val="008E1AB3"/>
    <w:rsid w:val="008E2F04"/>
    <w:rsid w:val="008E474C"/>
    <w:rsid w:val="008E65E7"/>
    <w:rsid w:val="008E674A"/>
    <w:rsid w:val="008E69C2"/>
    <w:rsid w:val="008E6BA6"/>
    <w:rsid w:val="008E6BBC"/>
    <w:rsid w:val="008E7873"/>
    <w:rsid w:val="008F0981"/>
    <w:rsid w:val="008F0B9B"/>
    <w:rsid w:val="008F0F87"/>
    <w:rsid w:val="008F3030"/>
    <w:rsid w:val="008F3767"/>
    <w:rsid w:val="008F684E"/>
    <w:rsid w:val="009014CE"/>
    <w:rsid w:val="00901D9D"/>
    <w:rsid w:val="009030DC"/>
    <w:rsid w:val="00904786"/>
    <w:rsid w:val="0090480D"/>
    <w:rsid w:val="00904FDD"/>
    <w:rsid w:val="00906B4C"/>
    <w:rsid w:val="00906F73"/>
    <w:rsid w:val="00910B17"/>
    <w:rsid w:val="009133A3"/>
    <w:rsid w:val="00913632"/>
    <w:rsid w:val="009150BC"/>
    <w:rsid w:val="00915A3F"/>
    <w:rsid w:val="00915FFB"/>
    <w:rsid w:val="00920565"/>
    <w:rsid w:val="009225D0"/>
    <w:rsid w:val="00922744"/>
    <w:rsid w:val="0092276B"/>
    <w:rsid w:val="00922824"/>
    <w:rsid w:val="00922889"/>
    <w:rsid w:val="00922F4C"/>
    <w:rsid w:val="00923E97"/>
    <w:rsid w:val="00925103"/>
    <w:rsid w:val="00925195"/>
    <w:rsid w:val="00925D32"/>
    <w:rsid w:val="009274DD"/>
    <w:rsid w:val="009316B2"/>
    <w:rsid w:val="0093232C"/>
    <w:rsid w:val="00933050"/>
    <w:rsid w:val="009343D5"/>
    <w:rsid w:val="00934481"/>
    <w:rsid w:val="00936718"/>
    <w:rsid w:val="00936B3E"/>
    <w:rsid w:val="00937327"/>
    <w:rsid w:val="00937358"/>
    <w:rsid w:val="00941137"/>
    <w:rsid w:val="00941DAA"/>
    <w:rsid w:val="009434AE"/>
    <w:rsid w:val="00945A9F"/>
    <w:rsid w:val="00946530"/>
    <w:rsid w:val="00947E6C"/>
    <w:rsid w:val="00947EA9"/>
    <w:rsid w:val="00950706"/>
    <w:rsid w:val="00955919"/>
    <w:rsid w:val="00957B7E"/>
    <w:rsid w:val="00961057"/>
    <w:rsid w:val="009615FB"/>
    <w:rsid w:val="00961643"/>
    <w:rsid w:val="00963F61"/>
    <w:rsid w:val="009644C3"/>
    <w:rsid w:val="009658C1"/>
    <w:rsid w:val="009659D8"/>
    <w:rsid w:val="00966166"/>
    <w:rsid w:val="00967562"/>
    <w:rsid w:val="00967629"/>
    <w:rsid w:val="009716CF"/>
    <w:rsid w:val="00971F28"/>
    <w:rsid w:val="0097276A"/>
    <w:rsid w:val="00972CCF"/>
    <w:rsid w:val="00972D87"/>
    <w:rsid w:val="00973FB0"/>
    <w:rsid w:val="0097459C"/>
    <w:rsid w:val="00975603"/>
    <w:rsid w:val="00975913"/>
    <w:rsid w:val="00977355"/>
    <w:rsid w:val="00977767"/>
    <w:rsid w:val="00982BCF"/>
    <w:rsid w:val="00983181"/>
    <w:rsid w:val="00983B7E"/>
    <w:rsid w:val="009843A6"/>
    <w:rsid w:val="00984CCE"/>
    <w:rsid w:val="009852DC"/>
    <w:rsid w:val="00985ABA"/>
    <w:rsid w:val="00986F14"/>
    <w:rsid w:val="00990490"/>
    <w:rsid w:val="009906FD"/>
    <w:rsid w:val="00990EFB"/>
    <w:rsid w:val="00991D1C"/>
    <w:rsid w:val="009939C7"/>
    <w:rsid w:val="0099418B"/>
    <w:rsid w:val="0099434C"/>
    <w:rsid w:val="00994DAD"/>
    <w:rsid w:val="0099501F"/>
    <w:rsid w:val="00995B7A"/>
    <w:rsid w:val="00995D21"/>
    <w:rsid w:val="00996A46"/>
    <w:rsid w:val="00996AD6"/>
    <w:rsid w:val="009A03EC"/>
    <w:rsid w:val="009A0C61"/>
    <w:rsid w:val="009A1E02"/>
    <w:rsid w:val="009A333E"/>
    <w:rsid w:val="009A4367"/>
    <w:rsid w:val="009A6E4A"/>
    <w:rsid w:val="009A76C3"/>
    <w:rsid w:val="009B2BB7"/>
    <w:rsid w:val="009B5168"/>
    <w:rsid w:val="009B5FEC"/>
    <w:rsid w:val="009C11B0"/>
    <w:rsid w:val="009C2C5C"/>
    <w:rsid w:val="009C4687"/>
    <w:rsid w:val="009C63A5"/>
    <w:rsid w:val="009C7613"/>
    <w:rsid w:val="009C7BF9"/>
    <w:rsid w:val="009D2846"/>
    <w:rsid w:val="009D4A41"/>
    <w:rsid w:val="009D50F4"/>
    <w:rsid w:val="009D5FB6"/>
    <w:rsid w:val="009D7A5C"/>
    <w:rsid w:val="009E0527"/>
    <w:rsid w:val="009E065D"/>
    <w:rsid w:val="009E0BC4"/>
    <w:rsid w:val="009E2169"/>
    <w:rsid w:val="009E240C"/>
    <w:rsid w:val="009E35B6"/>
    <w:rsid w:val="009E35F0"/>
    <w:rsid w:val="009E3A0A"/>
    <w:rsid w:val="009E4A02"/>
    <w:rsid w:val="009E4F77"/>
    <w:rsid w:val="009E51A9"/>
    <w:rsid w:val="009E61A4"/>
    <w:rsid w:val="009E69D8"/>
    <w:rsid w:val="009F0037"/>
    <w:rsid w:val="009F0307"/>
    <w:rsid w:val="009F0EE9"/>
    <w:rsid w:val="009F108A"/>
    <w:rsid w:val="009F1C7F"/>
    <w:rsid w:val="009F20D1"/>
    <w:rsid w:val="009F3DDA"/>
    <w:rsid w:val="009F40A6"/>
    <w:rsid w:val="009F5CF4"/>
    <w:rsid w:val="009F71DC"/>
    <w:rsid w:val="009F7EE3"/>
    <w:rsid w:val="00A007EB"/>
    <w:rsid w:val="00A00C19"/>
    <w:rsid w:val="00A00EEC"/>
    <w:rsid w:val="00A00FA3"/>
    <w:rsid w:val="00A01E59"/>
    <w:rsid w:val="00A01F2C"/>
    <w:rsid w:val="00A02906"/>
    <w:rsid w:val="00A0350A"/>
    <w:rsid w:val="00A04140"/>
    <w:rsid w:val="00A05D90"/>
    <w:rsid w:val="00A06E19"/>
    <w:rsid w:val="00A071D2"/>
    <w:rsid w:val="00A07328"/>
    <w:rsid w:val="00A079DD"/>
    <w:rsid w:val="00A11981"/>
    <w:rsid w:val="00A14652"/>
    <w:rsid w:val="00A14CA7"/>
    <w:rsid w:val="00A16537"/>
    <w:rsid w:val="00A16AF8"/>
    <w:rsid w:val="00A179D8"/>
    <w:rsid w:val="00A2208C"/>
    <w:rsid w:val="00A22221"/>
    <w:rsid w:val="00A23CA8"/>
    <w:rsid w:val="00A25AE5"/>
    <w:rsid w:val="00A265AF"/>
    <w:rsid w:val="00A2689B"/>
    <w:rsid w:val="00A26AD7"/>
    <w:rsid w:val="00A2790B"/>
    <w:rsid w:val="00A301EE"/>
    <w:rsid w:val="00A309E4"/>
    <w:rsid w:val="00A30E38"/>
    <w:rsid w:val="00A31607"/>
    <w:rsid w:val="00A3467C"/>
    <w:rsid w:val="00A348A1"/>
    <w:rsid w:val="00A35134"/>
    <w:rsid w:val="00A35683"/>
    <w:rsid w:val="00A35ABB"/>
    <w:rsid w:val="00A371E6"/>
    <w:rsid w:val="00A40A0F"/>
    <w:rsid w:val="00A40E75"/>
    <w:rsid w:val="00A410AC"/>
    <w:rsid w:val="00A41EDE"/>
    <w:rsid w:val="00A4245B"/>
    <w:rsid w:val="00A42DF4"/>
    <w:rsid w:val="00A42FC2"/>
    <w:rsid w:val="00A43082"/>
    <w:rsid w:val="00A430FF"/>
    <w:rsid w:val="00A432DD"/>
    <w:rsid w:val="00A435EB"/>
    <w:rsid w:val="00A44A12"/>
    <w:rsid w:val="00A44C56"/>
    <w:rsid w:val="00A450C3"/>
    <w:rsid w:val="00A45328"/>
    <w:rsid w:val="00A45AA3"/>
    <w:rsid w:val="00A46288"/>
    <w:rsid w:val="00A463AC"/>
    <w:rsid w:val="00A50BA8"/>
    <w:rsid w:val="00A51861"/>
    <w:rsid w:val="00A52107"/>
    <w:rsid w:val="00A53631"/>
    <w:rsid w:val="00A54180"/>
    <w:rsid w:val="00A545A6"/>
    <w:rsid w:val="00A546DD"/>
    <w:rsid w:val="00A54B94"/>
    <w:rsid w:val="00A54FF8"/>
    <w:rsid w:val="00A55608"/>
    <w:rsid w:val="00A55D66"/>
    <w:rsid w:val="00A60495"/>
    <w:rsid w:val="00A62280"/>
    <w:rsid w:val="00A624E3"/>
    <w:rsid w:val="00A63113"/>
    <w:rsid w:val="00A63427"/>
    <w:rsid w:val="00A63ABE"/>
    <w:rsid w:val="00A64097"/>
    <w:rsid w:val="00A6412B"/>
    <w:rsid w:val="00A64282"/>
    <w:rsid w:val="00A65675"/>
    <w:rsid w:val="00A66400"/>
    <w:rsid w:val="00A66BE6"/>
    <w:rsid w:val="00A710BC"/>
    <w:rsid w:val="00A745E5"/>
    <w:rsid w:val="00A74A72"/>
    <w:rsid w:val="00A75348"/>
    <w:rsid w:val="00A75F08"/>
    <w:rsid w:val="00A8027C"/>
    <w:rsid w:val="00A8053C"/>
    <w:rsid w:val="00A82184"/>
    <w:rsid w:val="00A8232D"/>
    <w:rsid w:val="00A828B9"/>
    <w:rsid w:val="00A83CFC"/>
    <w:rsid w:val="00A841EB"/>
    <w:rsid w:val="00A865DE"/>
    <w:rsid w:val="00A871C4"/>
    <w:rsid w:val="00A92F12"/>
    <w:rsid w:val="00A94A55"/>
    <w:rsid w:val="00A95E83"/>
    <w:rsid w:val="00A96231"/>
    <w:rsid w:val="00AA06A2"/>
    <w:rsid w:val="00AA2450"/>
    <w:rsid w:val="00AA2640"/>
    <w:rsid w:val="00AA27F9"/>
    <w:rsid w:val="00AA361F"/>
    <w:rsid w:val="00AA69EE"/>
    <w:rsid w:val="00AA7DD5"/>
    <w:rsid w:val="00AB0B18"/>
    <w:rsid w:val="00AB1838"/>
    <w:rsid w:val="00AB2EAF"/>
    <w:rsid w:val="00AB360B"/>
    <w:rsid w:val="00AB520C"/>
    <w:rsid w:val="00AB5E7A"/>
    <w:rsid w:val="00AB66A3"/>
    <w:rsid w:val="00AB6FB3"/>
    <w:rsid w:val="00AB7CE8"/>
    <w:rsid w:val="00AC25C3"/>
    <w:rsid w:val="00AC3BB6"/>
    <w:rsid w:val="00AC5399"/>
    <w:rsid w:val="00AC6D97"/>
    <w:rsid w:val="00AD0049"/>
    <w:rsid w:val="00AD094B"/>
    <w:rsid w:val="00AD0EA9"/>
    <w:rsid w:val="00AD1364"/>
    <w:rsid w:val="00AD166B"/>
    <w:rsid w:val="00AD5429"/>
    <w:rsid w:val="00AD5DED"/>
    <w:rsid w:val="00AD6E11"/>
    <w:rsid w:val="00AE01B7"/>
    <w:rsid w:val="00AE0225"/>
    <w:rsid w:val="00AE1E47"/>
    <w:rsid w:val="00AE2492"/>
    <w:rsid w:val="00AE2917"/>
    <w:rsid w:val="00AE37EC"/>
    <w:rsid w:val="00AE4EAA"/>
    <w:rsid w:val="00AE56D9"/>
    <w:rsid w:val="00AE58E7"/>
    <w:rsid w:val="00AE5984"/>
    <w:rsid w:val="00AE6BAB"/>
    <w:rsid w:val="00AE7B72"/>
    <w:rsid w:val="00AE7E99"/>
    <w:rsid w:val="00AF0E40"/>
    <w:rsid w:val="00AF1C82"/>
    <w:rsid w:val="00AF1E06"/>
    <w:rsid w:val="00AF417A"/>
    <w:rsid w:val="00AF471F"/>
    <w:rsid w:val="00B0099E"/>
    <w:rsid w:val="00B011F3"/>
    <w:rsid w:val="00B014AC"/>
    <w:rsid w:val="00B01CD9"/>
    <w:rsid w:val="00B02994"/>
    <w:rsid w:val="00B04009"/>
    <w:rsid w:val="00B04B4C"/>
    <w:rsid w:val="00B05C67"/>
    <w:rsid w:val="00B05DBD"/>
    <w:rsid w:val="00B065CB"/>
    <w:rsid w:val="00B06799"/>
    <w:rsid w:val="00B11EA4"/>
    <w:rsid w:val="00B1377F"/>
    <w:rsid w:val="00B140E7"/>
    <w:rsid w:val="00B149D2"/>
    <w:rsid w:val="00B14BD7"/>
    <w:rsid w:val="00B16E2A"/>
    <w:rsid w:val="00B17D9C"/>
    <w:rsid w:val="00B20032"/>
    <w:rsid w:val="00B204B9"/>
    <w:rsid w:val="00B20B1B"/>
    <w:rsid w:val="00B20F8E"/>
    <w:rsid w:val="00B225D4"/>
    <w:rsid w:val="00B22D9D"/>
    <w:rsid w:val="00B23DDD"/>
    <w:rsid w:val="00B245A2"/>
    <w:rsid w:val="00B24AD9"/>
    <w:rsid w:val="00B24CCA"/>
    <w:rsid w:val="00B25B88"/>
    <w:rsid w:val="00B26D48"/>
    <w:rsid w:val="00B310B2"/>
    <w:rsid w:val="00B3286C"/>
    <w:rsid w:val="00B3331A"/>
    <w:rsid w:val="00B33D06"/>
    <w:rsid w:val="00B35960"/>
    <w:rsid w:val="00B374BF"/>
    <w:rsid w:val="00B379F2"/>
    <w:rsid w:val="00B40130"/>
    <w:rsid w:val="00B40A4D"/>
    <w:rsid w:val="00B40D53"/>
    <w:rsid w:val="00B40FD1"/>
    <w:rsid w:val="00B423AA"/>
    <w:rsid w:val="00B426E3"/>
    <w:rsid w:val="00B42A78"/>
    <w:rsid w:val="00B43243"/>
    <w:rsid w:val="00B445E6"/>
    <w:rsid w:val="00B45172"/>
    <w:rsid w:val="00B46170"/>
    <w:rsid w:val="00B46B65"/>
    <w:rsid w:val="00B46C77"/>
    <w:rsid w:val="00B46FC6"/>
    <w:rsid w:val="00B50709"/>
    <w:rsid w:val="00B529F3"/>
    <w:rsid w:val="00B53906"/>
    <w:rsid w:val="00B54323"/>
    <w:rsid w:val="00B55AD7"/>
    <w:rsid w:val="00B63499"/>
    <w:rsid w:val="00B640C5"/>
    <w:rsid w:val="00B64A6F"/>
    <w:rsid w:val="00B64AAD"/>
    <w:rsid w:val="00B64FD6"/>
    <w:rsid w:val="00B6591E"/>
    <w:rsid w:val="00B66195"/>
    <w:rsid w:val="00B671B3"/>
    <w:rsid w:val="00B72B59"/>
    <w:rsid w:val="00B73A17"/>
    <w:rsid w:val="00B741E1"/>
    <w:rsid w:val="00B7447C"/>
    <w:rsid w:val="00B74F64"/>
    <w:rsid w:val="00B75019"/>
    <w:rsid w:val="00B7601A"/>
    <w:rsid w:val="00B80F58"/>
    <w:rsid w:val="00B8211F"/>
    <w:rsid w:val="00B8212D"/>
    <w:rsid w:val="00B824AE"/>
    <w:rsid w:val="00B82B9F"/>
    <w:rsid w:val="00B845C2"/>
    <w:rsid w:val="00B84EA1"/>
    <w:rsid w:val="00B87F71"/>
    <w:rsid w:val="00B91006"/>
    <w:rsid w:val="00B91A28"/>
    <w:rsid w:val="00B91B4C"/>
    <w:rsid w:val="00B91B93"/>
    <w:rsid w:val="00B91FA6"/>
    <w:rsid w:val="00B948A7"/>
    <w:rsid w:val="00BA047B"/>
    <w:rsid w:val="00BA061F"/>
    <w:rsid w:val="00BA06E8"/>
    <w:rsid w:val="00BA0F44"/>
    <w:rsid w:val="00BA11D1"/>
    <w:rsid w:val="00BA1BD8"/>
    <w:rsid w:val="00BA5368"/>
    <w:rsid w:val="00BA5C13"/>
    <w:rsid w:val="00BA734A"/>
    <w:rsid w:val="00BA762D"/>
    <w:rsid w:val="00BA775C"/>
    <w:rsid w:val="00BB0030"/>
    <w:rsid w:val="00BB1289"/>
    <w:rsid w:val="00BB18FD"/>
    <w:rsid w:val="00BB2366"/>
    <w:rsid w:val="00BB2E2A"/>
    <w:rsid w:val="00BB355C"/>
    <w:rsid w:val="00BB4E4D"/>
    <w:rsid w:val="00BB6501"/>
    <w:rsid w:val="00BC3BA5"/>
    <w:rsid w:val="00BC42C6"/>
    <w:rsid w:val="00BC45E5"/>
    <w:rsid w:val="00BC4B99"/>
    <w:rsid w:val="00BC5632"/>
    <w:rsid w:val="00BC5FF1"/>
    <w:rsid w:val="00BC6EB4"/>
    <w:rsid w:val="00BC79BB"/>
    <w:rsid w:val="00BD0978"/>
    <w:rsid w:val="00BD0B88"/>
    <w:rsid w:val="00BD186B"/>
    <w:rsid w:val="00BD192E"/>
    <w:rsid w:val="00BD23B3"/>
    <w:rsid w:val="00BD3DE9"/>
    <w:rsid w:val="00BD4A30"/>
    <w:rsid w:val="00BD6305"/>
    <w:rsid w:val="00BD6733"/>
    <w:rsid w:val="00BD678E"/>
    <w:rsid w:val="00BD6858"/>
    <w:rsid w:val="00BE000B"/>
    <w:rsid w:val="00BE1D39"/>
    <w:rsid w:val="00BE1EA7"/>
    <w:rsid w:val="00BE20F1"/>
    <w:rsid w:val="00BE24E1"/>
    <w:rsid w:val="00BE5541"/>
    <w:rsid w:val="00BE56EB"/>
    <w:rsid w:val="00BE78EB"/>
    <w:rsid w:val="00BF0085"/>
    <w:rsid w:val="00BF0586"/>
    <w:rsid w:val="00BF0715"/>
    <w:rsid w:val="00BF1D45"/>
    <w:rsid w:val="00BF1E0F"/>
    <w:rsid w:val="00BF34A7"/>
    <w:rsid w:val="00BF389E"/>
    <w:rsid w:val="00BF4733"/>
    <w:rsid w:val="00BF4883"/>
    <w:rsid w:val="00BF680C"/>
    <w:rsid w:val="00BF6C7B"/>
    <w:rsid w:val="00C00007"/>
    <w:rsid w:val="00C0048A"/>
    <w:rsid w:val="00C00891"/>
    <w:rsid w:val="00C02062"/>
    <w:rsid w:val="00C02899"/>
    <w:rsid w:val="00C029D3"/>
    <w:rsid w:val="00C03E6A"/>
    <w:rsid w:val="00C047D8"/>
    <w:rsid w:val="00C06B2A"/>
    <w:rsid w:val="00C10273"/>
    <w:rsid w:val="00C10297"/>
    <w:rsid w:val="00C10469"/>
    <w:rsid w:val="00C111EC"/>
    <w:rsid w:val="00C1182B"/>
    <w:rsid w:val="00C134E1"/>
    <w:rsid w:val="00C136E8"/>
    <w:rsid w:val="00C142FD"/>
    <w:rsid w:val="00C14936"/>
    <w:rsid w:val="00C16102"/>
    <w:rsid w:val="00C17C7C"/>
    <w:rsid w:val="00C2039A"/>
    <w:rsid w:val="00C20EBD"/>
    <w:rsid w:val="00C215EC"/>
    <w:rsid w:val="00C216A1"/>
    <w:rsid w:val="00C21D2F"/>
    <w:rsid w:val="00C22E27"/>
    <w:rsid w:val="00C2327D"/>
    <w:rsid w:val="00C23782"/>
    <w:rsid w:val="00C24C58"/>
    <w:rsid w:val="00C24CDF"/>
    <w:rsid w:val="00C26254"/>
    <w:rsid w:val="00C2782A"/>
    <w:rsid w:val="00C31470"/>
    <w:rsid w:val="00C331C8"/>
    <w:rsid w:val="00C335C6"/>
    <w:rsid w:val="00C339C1"/>
    <w:rsid w:val="00C34DC2"/>
    <w:rsid w:val="00C35560"/>
    <w:rsid w:val="00C37F83"/>
    <w:rsid w:val="00C4073D"/>
    <w:rsid w:val="00C408C7"/>
    <w:rsid w:val="00C40A96"/>
    <w:rsid w:val="00C41A8D"/>
    <w:rsid w:val="00C42275"/>
    <w:rsid w:val="00C43194"/>
    <w:rsid w:val="00C43648"/>
    <w:rsid w:val="00C43707"/>
    <w:rsid w:val="00C44DED"/>
    <w:rsid w:val="00C47344"/>
    <w:rsid w:val="00C47F4A"/>
    <w:rsid w:val="00C50405"/>
    <w:rsid w:val="00C50458"/>
    <w:rsid w:val="00C50DDD"/>
    <w:rsid w:val="00C51BEC"/>
    <w:rsid w:val="00C5320C"/>
    <w:rsid w:val="00C551D2"/>
    <w:rsid w:val="00C55693"/>
    <w:rsid w:val="00C556F8"/>
    <w:rsid w:val="00C61AF7"/>
    <w:rsid w:val="00C636F2"/>
    <w:rsid w:val="00C63A85"/>
    <w:rsid w:val="00C640CC"/>
    <w:rsid w:val="00C6719E"/>
    <w:rsid w:val="00C67587"/>
    <w:rsid w:val="00C67777"/>
    <w:rsid w:val="00C67EDD"/>
    <w:rsid w:val="00C71821"/>
    <w:rsid w:val="00C7214B"/>
    <w:rsid w:val="00C72544"/>
    <w:rsid w:val="00C725BD"/>
    <w:rsid w:val="00C728C5"/>
    <w:rsid w:val="00C73965"/>
    <w:rsid w:val="00C73B4A"/>
    <w:rsid w:val="00C758D0"/>
    <w:rsid w:val="00C76C57"/>
    <w:rsid w:val="00C778B1"/>
    <w:rsid w:val="00C80156"/>
    <w:rsid w:val="00C81530"/>
    <w:rsid w:val="00C824A5"/>
    <w:rsid w:val="00C8361B"/>
    <w:rsid w:val="00C8474F"/>
    <w:rsid w:val="00C853AF"/>
    <w:rsid w:val="00C86897"/>
    <w:rsid w:val="00C86CE7"/>
    <w:rsid w:val="00C87C11"/>
    <w:rsid w:val="00C908CF"/>
    <w:rsid w:val="00C93D7A"/>
    <w:rsid w:val="00C94AFC"/>
    <w:rsid w:val="00C954D8"/>
    <w:rsid w:val="00C95A1B"/>
    <w:rsid w:val="00CA173D"/>
    <w:rsid w:val="00CA1B6C"/>
    <w:rsid w:val="00CA1C01"/>
    <w:rsid w:val="00CA1E01"/>
    <w:rsid w:val="00CA204E"/>
    <w:rsid w:val="00CA29BB"/>
    <w:rsid w:val="00CA3812"/>
    <w:rsid w:val="00CA611F"/>
    <w:rsid w:val="00CA6181"/>
    <w:rsid w:val="00CA64C8"/>
    <w:rsid w:val="00CA6DD0"/>
    <w:rsid w:val="00CB052C"/>
    <w:rsid w:val="00CB1371"/>
    <w:rsid w:val="00CB233F"/>
    <w:rsid w:val="00CB2724"/>
    <w:rsid w:val="00CB3D3F"/>
    <w:rsid w:val="00CB4BD6"/>
    <w:rsid w:val="00CB5603"/>
    <w:rsid w:val="00CB5968"/>
    <w:rsid w:val="00CB6F61"/>
    <w:rsid w:val="00CB7DC6"/>
    <w:rsid w:val="00CC0859"/>
    <w:rsid w:val="00CC2475"/>
    <w:rsid w:val="00CC31F3"/>
    <w:rsid w:val="00CC4CD3"/>
    <w:rsid w:val="00CC4EBD"/>
    <w:rsid w:val="00CC582E"/>
    <w:rsid w:val="00CC5B95"/>
    <w:rsid w:val="00CC77C5"/>
    <w:rsid w:val="00CD017C"/>
    <w:rsid w:val="00CD2090"/>
    <w:rsid w:val="00CD33D7"/>
    <w:rsid w:val="00CD600D"/>
    <w:rsid w:val="00CD63F5"/>
    <w:rsid w:val="00CE006C"/>
    <w:rsid w:val="00CE0C01"/>
    <w:rsid w:val="00CE19AE"/>
    <w:rsid w:val="00CE2542"/>
    <w:rsid w:val="00CE2EF7"/>
    <w:rsid w:val="00CE3A3A"/>
    <w:rsid w:val="00CE3FE8"/>
    <w:rsid w:val="00CE64D2"/>
    <w:rsid w:val="00CE75EA"/>
    <w:rsid w:val="00CE7735"/>
    <w:rsid w:val="00CF12F7"/>
    <w:rsid w:val="00CF13E1"/>
    <w:rsid w:val="00CF1900"/>
    <w:rsid w:val="00CF3451"/>
    <w:rsid w:val="00CF5938"/>
    <w:rsid w:val="00CF73C7"/>
    <w:rsid w:val="00CF7C1C"/>
    <w:rsid w:val="00CF7DEA"/>
    <w:rsid w:val="00D01C69"/>
    <w:rsid w:val="00D0265B"/>
    <w:rsid w:val="00D026F9"/>
    <w:rsid w:val="00D05B46"/>
    <w:rsid w:val="00D0673E"/>
    <w:rsid w:val="00D07525"/>
    <w:rsid w:val="00D10773"/>
    <w:rsid w:val="00D110B6"/>
    <w:rsid w:val="00D114DC"/>
    <w:rsid w:val="00D132B4"/>
    <w:rsid w:val="00D132E3"/>
    <w:rsid w:val="00D1438A"/>
    <w:rsid w:val="00D16EFD"/>
    <w:rsid w:val="00D17068"/>
    <w:rsid w:val="00D17591"/>
    <w:rsid w:val="00D20DF3"/>
    <w:rsid w:val="00D228AF"/>
    <w:rsid w:val="00D26685"/>
    <w:rsid w:val="00D26E27"/>
    <w:rsid w:val="00D303A8"/>
    <w:rsid w:val="00D3108C"/>
    <w:rsid w:val="00D31D6E"/>
    <w:rsid w:val="00D32606"/>
    <w:rsid w:val="00D32885"/>
    <w:rsid w:val="00D32A12"/>
    <w:rsid w:val="00D345D1"/>
    <w:rsid w:val="00D34D1A"/>
    <w:rsid w:val="00D35C24"/>
    <w:rsid w:val="00D37396"/>
    <w:rsid w:val="00D37D17"/>
    <w:rsid w:val="00D4043D"/>
    <w:rsid w:val="00D40AF1"/>
    <w:rsid w:val="00D40FC4"/>
    <w:rsid w:val="00D412D5"/>
    <w:rsid w:val="00D419AB"/>
    <w:rsid w:val="00D43908"/>
    <w:rsid w:val="00D44B0F"/>
    <w:rsid w:val="00D45470"/>
    <w:rsid w:val="00D45711"/>
    <w:rsid w:val="00D462D2"/>
    <w:rsid w:val="00D4680B"/>
    <w:rsid w:val="00D46B92"/>
    <w:rsid w:val="00D4716F"/>
    <w:rsid w:val="00D47696"/>
    <w:rsid w:val="00D47E3C"/>
    <w:rsid w:val="00D50D1E"/>
    <w:rsid w:val="00D51AFA"/>
    <w:rsid w:val="00D5340C"/>
    <w:rsid w:val="00D616C0"/>
    <w:rsid w:val="00D61C48"/>
    <w:rsid w:val="00D61F7B"/>
    <w:rsid w:val="00D62FD8"/>
    <w:rsid w:val="00D63B09"/>
    <w:rsid w:val="00D63EDC"/>
    <w:rsid w:val="00D65329"/>
    <w:rsid w:val="00D65F1D"/>
    <w:rsid w:val="00D66B0D"/>
    <w:rsid w:val="00D6725F"/>
    <w:rsid w:val="00D672EF"/>
    <w:rsid w:val="00D67CE8"/>
    <w:rsid w:val="00D70E81"/>
    <w:rsid w:val="00D7227C"/>
    <w:rsid w:val="00D72D02"/>
    <w:rsid w:val="00D74AC3"/>
    <w:rsid w:val="00D75247"/>
    <w:rsid w:val="00D75C2B"/>
    <w:rsid w:val="00D7637C"/>
    <w:rsid w:val="00D76685"/>
    <w:rsid w:val="00D77294"/>
    <w:rsid w:val="00D80875"/>
    <w:rsid w:val="00D817D1"/>
    <w:rsid w:val="00D83702"/>
    <w:rsid w:val="00D8462E"/>
    <w:rsid w:val="00D860C6"/>
    <w:rsid w:val="00D905C2"/>
    <w:rsid w:val="00D90A58"/>
    <w:rsid w:val="00D923CA"/>
    <w:rsid w:val="00D92759"/>
    <w:rsid w:val="00D93644"/>
    <w:rsid w:val="00D93F1A"/>
    <w:rsid w:val="00D942EE"/>
    <w:rsid w:val="00D96F5F"/>
    <w:rsid w:val="00D979EE"/>
    <w:rsid w:val="00DA0C08"/>
    <w:rsid w:val="00DA0E1F"/>
    <w:rsid w:val="00DA4196"/>
    <w:rsid w:val="00DA47A8"/>
    <w:rsid w:val="00DA5233"/>
    <w:rsid w:val="00DA53C7"/>
    <w:rsid w:val="00DA57B4"/>
    <w:rsid w:val="00DA59CE"/>
    <w:rsid w:val="00DA656C"/>
    <w:rsid w:val="00DA69A2"/>
    <w:rsid w:val="00DA6C97"/>
    <w:rsid w:val="00DA6CE6"/>
    <w:rsid w:val="00DA6D06"/>
    <w:rsid w:val="00DB0198"/>
    <w:rsid w:val="00DB0BB5"/>
    <w:rsid w:val="00DB12E5"/>
    <w:rsid w:val="00DB1977"/>
    <w:rsid w:val="00DB2671"/>
    <w:rsid w:val="00DB3431"/>
    <w:rsid w:val="00DB40A6"/>
    <w:rsid w:val="00DB416E"/>
    <w:rsid w:val="00DB647F"/>
    <w:rsid w:val="00DB7E46"/>
    <w:rsid w:val="00DC13E9"/>
    <w:rsid w:val="00DC2810"/>
    <w:rsid w:val="00DC485D"/>
    <w:rsid w:val="00DC68FF"/>
    <w:rsid w:val="00DD3E30"/>
    <w:rsid w:val="00DD4FE2"/>
    <w:rsid w:val="00DD51BC"/>
    <w:rsid w:val="00DD6E7D"/>
    <w:rsid w:val="00DD7700"/>
    <w:rsid w:val="00DD7CF1"/>
    <w:rsid w:val="00DE20CB"/>
    <w:rsid w:val="00DE25B0"/>
    <w:rsid w:val="00DE32D1"/>
    <w:rsid w:val="00DE3C9D"/>
    <w:rsid w:val="00DE4649"/>
    <w:rsid w:val="00DE60C0"/>
    <w:rsid w:val="00DE6567"/>
    <w:rsid w:val="00DE658D"/>
    <w:rsid w:val="00DE6E41"/>
    <w:rsid w:val="00DE727C"/>
    <w:rsid w:val="00DE75C7"/>
    <w:rsid w:val="00DF03D8"/>
    <w:rsid w:val="00DF1498"/>
    <w:rsid w:val="00DF1804"/>
    <w:rsid w:val="00DF1F01"/>
    <w:rsid w:val="00DF3305"/>
    <w:rsid w:val="00DF331B"/>
    <w:rsid w:val="00DF3867"/>
    <w:rsid w:val="00DF4F83"/>
    <w:rsid w:val="00DF63DF"/>
    <w:rsid w:val="00DF7CC3"/>
    <w:rsid w:val="00E01485"/>
    <w:rsid w:val="00E0672B"/>
    <w:rsid w:val="00E10BA7"/>
    <w:rsid w:val="00E111F6"/>
    <w:rsid w:val="00E11CAF"/>
    <w:rsid w:val="00E1415D"/>
    <w:rsid w:val="00E14520"/>
    <w:rsid w:val="00E17144"/>
    <w:rsid w:val="00E1758E"/>
    <w:rsid w:val="00E176BC"/>
    <w:rsid w:val="00E179BC"/>
    <w:rsid w:val="00E20061"/>
    <w:rsid w:val="00E204F5"/>
    <w:rsid w:val="00E209F0"/>
    <w:rsid w:val="00E222FB"/>
    <w:rsid w:val="00E22313"/>
    <w:rsid w:val="00E2265C"/>
    <w:rsid w:val="00E22E08"/>
    <w:rsid w:val="00E23A74"/>
    <w:rsid w:val="00E24391"/>
    <w:rsid w:val="00E33025"/>
    <w:rsid w:val="00E35188"/>
    <w:rsid w:val="00E35B9B"/>
    <w:rsid w:val="00E35BFE"/>
    <w:rsid w:val="00E363B8"/>
    <w:rsid w:val="00E37032"/>
    <w:rsid w:val="00E41794"/>
    <w:rsid w:val="00E41FAC"/>
    <w:rsid w:val="00E4256A"/>
    <w:rsid w:val="00E42B27"/>
    <w:rsid w:val="00E4348D"/>
    <w:rsid w:val="00E43549"/>
    <w:rsid w:val="00E44F97"/>
    <w:rsid w:val="00E45318"/>
    <w:rsid w:val="00E45C5D"/>
    <w:rsid w:val="00E47EDE"/>
    <w:rsid w:val="00E47EF9"/>
    <w:rsid w:val="00E51A15"/>
    <w:rsid w:val="00E54BC8"/>
    <w:rsid w:val="00E54C47"/>
    <w:rsid w:val="00E54D8B"/>
    <w:rsid w:val="00E5522B"/>
    <w:rsid w:val="00E56EAB"/>
    <w:rsid w:val="00E60189"/>
    <w:rsid w:val="00E60AA4"/>
    <w:rsid w:val="00E60E9B"/>
    <w:rsid w:val="00E61D89"/>
    <w:rsid w:val="00E63562"/>
    <w:rsid w:val="00E645E7"/>
    <w:rsid w:val="00E653F1"/>
    <w:rsid w:val="00E65771"/>
    <w:rsid w:val="00E65CED"/>
    <w:rsid w:val="00E66364"/>
    <w:rsid w:val="00E666BB"/>
    <w:rsid w:val="00E66D50"/>
    <w:rsid w:val="00E67C03"/>
    <w:rsid w:val="00E71EDF"/>
    <w:rsid w:val="00E722E6"/>
    <w:rsid w:val="00E72331"/>
    <w:rsid w:val="00E74AD4"/>
    <w:rsid w:val="00E74EC1"/>
    <w:rsid w:val="00E75524"/>
    <w:rsid w:val="00E7566C"/>
    <w:rsid w:val="00E75878"/>
    <w:rsid w:val="00E75FF2"/>
    <w:rsid w:val="00E76418"/>
    <w:rsid w:val="00E76777"/>
    <w:rsid w:val="00E767C0"/>
    <w:rsid w:val="00E77733"/>
    <w:rsid w:val="00E80B2B"/>
    <w:rsid w:val="00E81289"/>
    <w:rsid w:val="00E815A7"/>
    <w:rsid w:val="00E82541"/>
    <w:rsid w:val="00E828AD"/>
    <w:rsid w:val="00E82B49"/>
    <w:rsid w:val="00E834FC"/>
    <w:rsid w:val="00E83FD1"/>
    <w:rsid w:val="00E8511C"/>
    <w:rsid w:val="00E85157"/>
    <w:rsid w:val="00E87965"/>
    <w:rsid w:val="00E91737"/>
    <w:rsid w:val="00E92208"/>
    <w:rsid w:val="00E94589"/>
    <w:rsid w:val="00E9535D"/>
    <w:rsid w:val="00E9565A"/>
    <w:rsid w:val="00E957C9"/>
    <w:rsid w:val="00E95ECA"/>
    <w:rsid w:val="00E9748E"/>
    <w:rsid w:val="00EA00C1"/>
    <w:rsid w:val="00EA117D"/>
    <w:rsid w:val="00EA287E"/>
    <w:rsid w:val="00EA45DA"/>
    <w:rsid w:val="00EA51B4"/>
    <w:rsid w:val="00EA63C6"/>
    <w:rsid w:val="00EA72EF"/>
    <w:rsid w:val="00EA76C3"/>
    <w:rsid w:val="00EB0CCA"/>
    <w:rsid w:val="00EB1B5A"/>
    <w:rsid w:val="00EB26BE"/>
    <w:rsid w:val="00EB2A06"/>
    <w:rsid w:val="00EB41BD"/>
    <w:rsid w:val="00EB6048"/>
    <w:rsid w:val="00EB6EB2"/>
    <w:rsid w:val="00EB74C7"/>
    <w:rsid w:val="00EC1227"/>
    <w:rsid w:val="00EC1266"/>
    <w:rsid w:val="00EC1A34"/>
    <w:rsid w:val="00EC3AB3"/>
    <w:rsid w:val="00EC4332"/>
    <w:rsid w:val="00EC4CD4"/>
    <w:rsid w:val="00EC63BA"/>
    <w:rsid w:val="00EC77C1"/>
    <w:rsid w:val="00ED0CE0"/>
    <w:rsid w:val="00ED0DB7"/>
    <w:rsid w:val="00ED2758"/>
    <w:rsid w:val="00ED4FDF"/>
    <w:rsid w:val="00ED66D8"/>
    <w:rsid w:val="00ED68E5"/>
    <w:rsid w:val="00ED7B9E"/>
    <w:rsid w:val="00ED7EEA"/>
    <w:rsid w:val="00EE011D"/>
    <w:rsid w:val="00EE0B10"/>
    <w:rsid w:val="00EE0C7F"/>
    <w:rsid w:val="00EE13C3"/>
    <w:rsid w:val="00EE160F"/>
    <w:rsid w:val="00EE22D8"/>
    <w:rsid w:val="00EE3535"/>
    <w:rsid w:val="00EE51CF"/>
    <w:rsid w:val="00EE52DE"/>
    <w:rsid w:val="00EE569A"/>
    <w:rsid w:val="00EE61F6"/>
    <w:rsid w:val="00EF148F"/>
    <w:rsid w:val="00EF2955"/>
    <w:rsid w:val="00EF4028"/>
    <w:rsid w:val="00EF46D0"/>
    <w:rsid w:val="00EF588A"/>
    <w:rsid w:val="00EF7610"/>
    <w:rsid w:val="00EF7C06"/>
    <w:rsid w:val="00EF7FE1"/>
    <w:rsid w:val="00F00E21"/>
    <w:rsid w:val="00F01122"/>
    <w:rsid w:val="00F0309B"/>
    <w:rsid w:val="00F03EEF"/>
    <w:rsid w:val="00F04277"/>
    <w:rsid w:val="00F04F69"/>
    <w:rsid w:val="00F100E5"/>
    <w:rsid w:val="00F10161"/>
    <w:rsid w:val="00F10DB8"/>
    <w:rsid w:val="00F11ACD"/>
    <w:rsid w:val="00F12AFC"/>
    <w:rsid w:val="00F12FAA"/>
    <w:rsid w:val="00F15785"/>
    <w:rsid w:val="00F15F6C"/>
    <w:rsid w:val="00F161BE"/>
    <w:rsid w:val="00F17B4D"/>
    <w:rsid w:val="00F21930"/>
    <w:rsid w:val="00F21F8F"/>
    <w:rsid w:val="00F22921"/>
    <w:rsid w:val="00F23F19"/>
    <w:rsid w:val="00F24AD0"/>
    <w:rsid w:val="00F27701"/>
    <w:rsid w:val="00F33AF4"/>
    <w:rsid w:val="00F35BE3"/>
    <w:rsid w:val="00F35C66"/>
    <w:rsid w:val="00F36FAF"/>
    <w:rsid w:val="00F40DB1"/>
    <w:rsid w:val="00F41581"/>
    <w:rsid w:val="00F42B28"/>
    <w:rsid w:val="00F431C2"/>
    <w:rsid w:val="00F4385D"/>
    <w:rsid w:val="00F45042"/>
    <w:rsid w:val="00F45ED5"/>
    <w:rsid w:val="00F5062B"/>
    <w:rsid w:val="00F50DCD"/>
    <w:rsid w:val="00F50FE1"/>
    <w:rsid w:val="00F51555"/>
    <w:rsid w:val="00F51C33"/>
    <w:rsid w:val="00F51EF5"/>
    <w:rsid w:val="00F5256D"/>
    <w:rsid w:val="00F529DC"/>
    <w:rsid w:val="00F52DFF"/>
    <w:rsid w:val="00F53048"/>
    <w:rsid w:val="00F53C1A"/>
    <w:rsid w:val="00F53F90"/>
    <w:rsid w:val="00F542BB"/>
    <w:rsid w:val="00F544BF"/>
    <w:rsid w:val="00F54D68"/>
    <w:rsid w:val="00F55426"/>
    <w:rsid w:val="00F5638B"/>
    <w:rsid w:val="00F563B2"/>
    <w:rsid w:val="00F56624"/>
    <w:rsid w:val="00F57253"/>
    <w:rsid w:val="00F5791A"/>
    <w:rsid w:val="00F60832"/>
    <w:rsid w:val="00F63128"/>
    <w:rsid w:val="00F6510A"/>
    <w:rsid w:val="00F66C10"/>
    <w:rsid w:val="00F6761F"/>
    <w:rsid w:val="00F678EC"/>
    <w:rsid w:val="00F67D43"/>
    <w:rsid w:val="00F728CF"/>
    <w:rsid w:val="00F72A4C"/>
    <w:rsid w:val="00F74E9A"/>
    <w:rsid w:val="00F75D14"/>
    <w:rsid w:val="00F76B83"/>
    <w:rsid w:val="00F77A3D"/>
    <w:rsid w:val="00F80A05"/>
    <w:rsid w:val="00F83D6C"/>
    <w:rsid w:val="00F847F8"/>
    <w:rsid w:val="00F86418"/>
    <w:rsid w:val="00F8781B"/>
    <w:rsid w:val="00F87E61"/>
    <w:rsid w:val="00F90417"/>
    <w:rsid w:val="00F90878"/>
    <w:rsid w:val="00F91B9E"/>
    <w:rsid w:val="00F9331E"/>
    <w:rsid w:val="00F9365E"/>
    <w:rsid w:val="00F961F0"/>
    <w:rsid w:val="00F96621"/>
    <w:rsid w:val="00F9783D"/>
    <w:rsid w:val="00F97F22"/>
    <w:rsid w:val="00FA0593"/>
    <w:rsid w:val="00FA0FB6"/>
    <w:rsid w:val="00FA0FCC"/>
    <w:rsid w:val="00FA2607"/>
    <w:rsid w:val="00FA42F6"/>
    <w:rsid w:val="00FA6498"/>
    <w:rsid w:val="00FA72F5"/>
    <w:rsid w:val="00FB1500"/>
    <w:rsid w:val="00FB2245"/>
    <w:rsid w:val="00FB2303"/>
    <w:rsid w:val="00FB23AC"/>
    <w:rsid w:val="00FB268C"/>
    <w:rsid w:val="00FB5D3E"/>
    <w:rsid w:val="00FB6C7A"/>
    <w:rsid w:val="00FB72B5"/>
    <w:rsid w:val="00FB777D"/>
    <w:rsid w:val="00FB7F66"/>
    <w:rsid w:val="00FC02B5"/>
    <w:rsid w:val="00FC079E"/>
    <w:rsid w:val="00FC0BF0"/>
    <w:rsid w:val="00FC2026"/>
    <w:rsid w:val="00FC2106"/>
    <w:rsid w:val="00FC386E"/>
    <w:rsid w:val="00FC4F2E"/>
    <w:rsid w:val="00FC57AB"/>
    <w:rsid w:val="00FC615D"/>
    <w:rsid w:val="00FC6523"/>
    <w:rsid w:val="00FC6CD0"/>
    <w:rsid w:val="00FC7FF2"/>
    <w:rsid w:val="00FD0D6E"/>
    <w:rsid w:val="00FD1419"/>
    <w:rsid w:val="00FD2F24"/>
    <w:rsid w:val="00FD3B42"/>
    <w:rsid w:val="00FD52B3"/>
    <w:rsid w:val="00FD580A"/>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650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optomachines.fr/accueil/optomachines-equipements-danalyse-de-semences/optomachines-opto-agrimetric-caracterisation-de-semences/" TargetMode="External"/><Relationship Id="rId25" Type="http://schemas.openxmlformats.org/officeDocument/2006/relationships/image" Target="media/image8.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footer" Target="footer9.xml"/><Relationship Id="rId36"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C176D-9FCA-40BB-840B-FAB0E891B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8084</TotalTime>
  <Pages>54</Pages>
  <Words>42204</Words>
  <Characters>232127</Characters>
  <Application>Microsoft Office Word</Application>
  <DocSecurity>0</DocSecurity>
  <Lines>1934</Lines>
  <Paragraphs>547</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273784</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1985</cp:revision>
  <cp:lastPrinted>1899-12-31T23:00:00Z</cp:lastPrinted>
  <dcterms:created xsi:type="dcterms:W3CDTF">2022-01-17T16:10:00Z</dcterms:created>
  <dcterms:modified xsi:type="dcterms:W3CDTF">2023-09-04T17:26:00Z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id="VPS5wmVp"/&gt;&lt;style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